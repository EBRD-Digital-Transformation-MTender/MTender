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9C7C4" w14:textId="77777777" w:rsidR="00745673" w:rsidRPr="00FF0611" w:rsidRDefault="00745673">
      <w:pPr>
        <w:rPr>
          <w:rFonts w:ascii="Times New Roman" w:hAnsi="Times New Roman" w:cs="Times New Roman"/>
          <w:lang w:val="en-GB"/>
        </w:rPr>
      </w:pPr>
      <w:r w:rsidRPr="00FF0611">
        <w:rPr>
          <w:rFonts w:ascii="Times New Roman" w:hAnsi="Times New Roman" w:cs="Times New Roman"/>
          <w:noProof/>
          <w:lang w:val="en-US"/>
        </w:rPr>
        <w:drawing>
          <wp:anchor distT="0" distB="0" distL="114300" distR="114300" simplePos="0" relativeHeight="251659264" behindDoc="0" locked="0" layoutInCell="1" allowOverlap="1" wp14:anchorId="414B348C" wp14:editId="7D2BB6BF">
            <wp:simplePos x="0" y="0"/>
            <wp:positionH relativeFrom="margin">
              <wp:posOffset>923925</wp:posOffset>
            </wp:positionH>
            <wp:positionV relativeFrom="margin">
              <wp:posOffset>285750</wp:posOffset>
            </wp:positionV>
            <wp:extent cx="4343400" cy="2276475"/>
            <wp:effectExtent l="0" t="0" r="0" b="9525"/>
            <wp:wrapSquare wrapText="bothSides"/>
            <wp:docPr id="4" name="Imagen 4"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BRD_2NcFAqFnH.jpg (1323×6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745673" w:rsidRPr="00FF0611" w:rsidRDefault="00745673" w:rsidP="00745673">
      <w:pPr>
        <w:rPr>
          <w:rFonts w:ascii="Times New Roman" w:hAnsi="Times New Roman" w:cs="Times New Roman"/>
          <w:lang w:val="en-GB"/>
        </w:rPr>
      </w:pPr>
    </w:p>
    <w:p w14:paraId="0A37501D" w14:textId="77777777" w:rsidR="00745673" w:rsidRPr="00FF0611" w:rsidRDefault="00745673" w:rsidP="00745673">
      <w:pPr>
        <w:rPr>
          <w:rFonts w:ascii="Times New Roman" w:hAnsi="Times New Roman" w:cs="Times New Roman"/>
          <w:lang w:val="en-GB"/>
        </w:rPr>
      </w:pPr>
    </w:p>
    <w:p w14:paraId="5DAB6C7B" w14:textId="77777777" w:rsidR="00745673" w:rsidRPr="00FF0611" w:rsidRDefault="00745673" w:rsidP="00745673">
      <w:pPr>
        <w:rPr>
          <w:rFonts w:ascii="Times New Roman" w:hAnsi="Times New Roman" w:cs="Times New Roman"/>
          <w:lang w:val="en-GB"/>
        </w:rPr>
      </w:pPr>
    </w:p>
    <w:p w14:paraId="02EB378F" w14:textId="77777777" w:rsidR="00745673" w:rsidRPr="00FF0611" w:rsidRDefault="00745673" w:rsidP="00745673">
      <w:pPr>
        <w:rPr>
          <w:rFonts w:ascii="Times New Roman" w:hAnsi="Times New Roman" w:cs="Times New Roman"/>
          <w:lang w:val="en-GB"/>
        </w:rPr>
      </w:pPr>
    </w:p>
    <w:p w14:paraId="6A05A809" w14:textId="77777777" w:rsidR="00745673" w:rsidRPr="00FF0611" w:rsidRDefault="00745673" w:rsidP="00745673">
      <w:pPr>
        <w:rPr>
          <w:rFonts w:ascii="Times New Roman" w:hAnsi="Times New Roman" w:cs="Times New Roman"/>
          <w:lang w:val="en-GB"/>
        </w:rPr>
      </w:pPr>
    </w:p>
    <w:p w14:paraId="5A39BBE3" w14:textId="77777777" w:rsidR="00745673" w:rsidRPr="00FF0611" w:rsidRDefault="00745673" w:rsidP="00745673">
      <w:pPr>
        <w:rPr>
          <w:rFonts w:ascii="Times New Roman" w:hAnsi="Times New Roman" w:cs="Times New Roman"/>
          <w:lang w:val="en-GB"/>
        </w:rPr>
      </w:pPr>
    </w:p>
    <w:p w14:paraId="41C8F396" w14:textId="77777777" w:rsidR="00745673" w:rsidRPr="00FF0611" w:rsidRDefault="00745673" w:rsidP="00745673">
      <w:pPr>
        <w:rPr>
          <w:rFonts w:ascii="Times New Roman" w:hAnsi="Times New Roman" w:cs="Times New Roman"/>
          <w:lang w:val="en-GB"/>
        </w:rPr>
      </w:pPr>
    </w:p>
    <w:p w14:paraId="72A3D3EC" w14:textId="77777777" w:rsidR="00745673" w:rsidRPr="00FF0611" w:rsidRDefault="00745673" w:rsidP="00745673">
      <w:pPr>
        <w:rPr>
          <w:rFonts w:ascii="Times New Roman" w:hAnsi="Times New Roman" w:cs="Times New Roman"/>
          <w:lang w:val="en-GB"/>
        </w:rPr>
      </w:pPr>
    </w:p>
    <w:p w14:paraId="22BF41D1" w14:textId="43C7F139" w:rsidR="00371D3E" w:rsidRPr="00FF0611" w:rsidRDefault="00371D3E" w:rsidP="00745673">
      <w:pPr>
        <w:jc w:val="center"/>
        <w:rPr>
          <w:rFonts w:ascii="Times New Roman" w:hAnsi="Times New Roman" w:cs="Times New Roman"/>
          <w:b/>
          <w:bCs/>
          <w:i/>
          <w:sz w:val="32"/>
          <w:szCs w:val="32"/>
          <w:lang w:val="en-GB"/>
        </w:rPr>
      </w:pPr>
      <w:r w:rsidRPr="00FF0611">
        <w:rPr>
          <w:rFonts w:ascii="Times New Roman" w:hAnsi="Times New Roman" w:cs="Times New Roman"/>
          <w:b/>
          <w:bCs/>
          <w:i/>
          <w:sz w:val="32"/>
          <w:szCs w:val="32"/>
          <w:lang w:val="en-GB"/>
        </w:rPr>
        <w:t xml:space="preserve"> </w:t>
      </w:r>
    </w:p>
    <w:p w14:paraId="6D20E99A" w14:textId="77777777" w:rsidR="00F90D5E" w:rsidRPr="00FF0611" w:rsidRDefault="00F90D5E" w:rsidP="00F90D5E">
      <w:pPr>
        <w:jc w:val="center"/>
        <w:rPr>
          <w:rFonts w:ascii="Times New Roman" w:hAnsi="Times New Roman" w:cs="Times New Roman"/>
          <w:b/>
          <w:bCs/>
          <w:i/>
          <w:sz w:val="32"/>
          <w:szCs w:val="32"/>
          <w:lang w:val="en-GB"/>
        </w:rPr>
      </w:pPr>
    </w:p>
    <w:p w14:paraId="04C48B98" w14:textId="77777777" w:rsidR="00A91459" w:rsidRPr="00FF0611" w:rsidRDefault="00A91459" w:rsidP="00A91459">
      <w:pPr>
        <w:jc w:val="center"/>
        <w:rPr>
          <w:rFonts w:eastAsia="Times New Roman" w:cs="Times New Roman"/>
          <w:b/>
          <w:bCs/>
          <w:sz w:val="40"/>
          <w:szCs w:val="40"/>
          <w:lang w:val="en-GB"/>
        </w:rPr>
      </w:pPr>
      <w:r w:rsidRPr="00FF0611">
        <w:rPr>
          <w:rFonts w:eastAsia="Times New Roman" w:cs="Times New Roman"/>
          <w:b/>
          <w:bCs/>
          <w:sz w:val="40"/>
          <w:szCs w:val="40"/>
          <w:lang w:val="en-GB"/>
        </w:rPr>
        <w:t>PROGRAMME TITLE: EBRD UNCITRAL Public Procurement Reform Initiative</w:t>
      </w:r>
    </w:p>
    <w:p w14:paraId="032C0084" w14:textId="77777777" w:rsidR="00A91459" w:rsidRPr="00FF0611" w:rsidRDefault="00A91459" w:rsidP="00A91459">
      <w:pPr>
        <w:jc w:val="center"/>
        <w:rPr>
          <w:rFonts w:eastAsia="Times New Roman" w:cs="Times New Roman"/>
          <w:b/>
          <w:bCs/>
          <w:sz w:val="40"/>
          <w:szCs w:val="40"/>
          <w:lang w:val="en-GB"/>
        </w:rPr>
      </w:pPr>
      <w:r w:rsidRPr="00FF0611">
        <w:rPr>
          <w:rFonts w:eastAsia="Times New Roman" w:cs="Times New Roman"/>
          <w:b/>
          <w:bCs/>
          <w:sz w:val="40"/>
          <w:szCs w:val="40"/>
          <w:lang w:val="en-GB"/>
        </w:rPr>
        <w:t>PROJECT TITLE: Moldova: Assistance with Piloting Electronic Framework Agreements on MTender</w:t>
      </w:r>
    </w:p>
    <w:p w14:paraId="4A1C8791" w14:textId="77777777" w:rsidR="00A91459" w:rsidRPr="00FF0611" w:rsidRDefault="00A91459" w:rsidP="00A91459">
      <w:pPr>
        <w:jc w:val="center"/>
        <w:rPr>
          <w:rFonts w:eastAsia="Times New Roman" w:cs="Times New Roman"/>
          <w:sz w:val="36"/>
          <w:szCs w:val="32"/>
          <w:lang w:val="en-GB"/>
        </w:rPr>
      </w:pPr>
    </w:p>
    <w:p w14:paraId="4389A7AF" w14:textId="77777777" w:rsidR="00A91459" w:rsidRPr="00FF0611" w:rsidRDefault="00A91459" w:rsidP="00A91459">
      <w:pPr>
        <w:jc w:val="center"/>
        <w:rPr>
          <w:rFonts w:eastAsia="Times New Roman" w:cs="Times New Roman"/>
          <w:sz w:val="36"/>
          <w:szCs w:val="32"/>
          <w:lang w:val="en-GB"/>
        </w:rPr>
      </w:pPr>
    </w:p>
    <w:p w14:paraId="12F2C589" w14:textId="77777777" w:rsidR="00A91459" w:rsidRPr="00FF0611" w:rsidRDefault="00A91459" w:rsidP="00A91459">
      <w:pPr>
        <w:jc w:val="center"/>
        <w:rPr>
          <w:rFonts w:eastAsia="Times New Roman" w:cs="Times New Roman"/>
          <w:sz w:val="36"/>
          <w:szCs w:val="32"/>
          <w:lang w:val="en-GB"/>
        </w:rPr>
      </w:pPr>
    </w:p>
    <w:p w14:paraId="0690CDE6" w14:textId="77777777" w:rsidR="00A91459" w:rsidRPr="00FF0611" w:rsidRDefault="00A91459" w:rsidP="00A91459">
      <w:pPr>
        <w:jc w:val="center"/>
        <w:rPr>
          <w:rFonts w:eastAsia="Times New Roman" w:cs="Times New Roman"/>
          <w:sz w:val="36"/>
          <w:szCs w:val="32"/>
          <w:lang w:val="en-GB"/>
        </w:rPr>
      </w:pPr>
    </w:p>
    <w:p w14:paraId="5E00CA27" w14:textId="4D41EB5E" w:rsidR="0002578F" w:rsidRPr="00FF0611" w:rsidRDefault="00EF6F6E" w:rsidP="009D38E5">
      <w:pPr>
        <w:jc w:val="center"/>
        <w:rPr>
          <w:rFonts w:ascii="Times New Roman" w:hAnsi="Times New Roman" w:cs="Times New Roman"/>
          <w:i/>
          <w:lang w:val="en-GB"/>
        </w:rPr>
      </w:pPr>
      <w:r w:rsidRPr="00FF0611">
        <w:rPr>
          <w:rFonts w:eastAsia="Times New Roman" w:cs="Times New Roman"/>
          <w:b/>
          <w:bCs/>
          <w:i/>
          <w:sz w:val="36"/>
          <w:szCs w:val="32"/>
          <w:lang w:val="en-GB"/>
        </w:rPr>
        <w:t>Deliverable 2</w:t>
      </w:r>
      <w:ins w:id="0" w:author="Chris Smith" w:date="2020-11-21T20:14:00Z">
        <w:r w:rsidR="00B44B5F">
          <w:rPr>
            <w:rFonts w:eastAsia="Times New Roman" w:cs="Times New Roman"/>
            <w:b/>
            <w:bCs/>
            <w:i/>
            <w:sz w:val="36"/>
            <w:szCs w:val="32"/>
            <w:lang w:val="en-GB"/>
          </w:rPr>
          <w:t>:</w:t>
        </w:r>
      </w:ins>
      <w:del w:id="1" w:author="Chris Smith" w:date="2020-11-21T20:14:00Z">
        <w:r w:rsidRPr="00FF0611" w:rsidDel="00B44B5F">
          <w:rPr>
            <w:rFonts w:eastAsia="Times New Roman" w:cs="Times New Roman"/>
            <w:b/>
            <w:bCs/>
            <w:i/>
            <w:sz w:val="36"/>
            <w:szCs w:val="32"/>
            <w:lang w:val="en-GB"/>
          </w:rPr>
          <w:delText>,</w:delText>
        </w:r>
      </w:del>
      <w:r w:rsidRPr="00FF0611">
        <w:rPr>
          <w:rFonts w:eastAsia="Times New Roman" w:cs="Times New Roman"/>
          <w:b/>
          <w:bCs/>
          <w:i/>
          <w:sz w:val="36"/>
          <w:szCs w:val="32"/>
          <w:lang w:val="en-GB"/>
        </w:rPr>
        <w:t xml:space="preserve"> workplan ID: P4-T2-A1-M2</w:t>
      </w:r>
      <w:ins w:id="2" w:author="Chris Smith" w:date="2020-11-21T18:58:00Z">
        <w:r w:rsidR="00FF0611">
          <w:rPr>
            <w:rFonts w:eastAsia="Times New Roman" w:cs="Times New Roman"/>
            <w:b/>
            <w:bCs/>
            <w:i/>
            <w:sz w:val="36"/>
            <w:szCs w:val="32"/>
            <w:lang w:val="en-GB"/>
          </w:rPr>
          <w:t xml:space="preserve"> </w:t>
        </w:r>
        <w:r w:rsidR="00FF0611" w:rsidRPr="00FF0611">
          <w:rPr>
            <w:rFonts w:eastAsia="Times New Roman" w:cs="Times New Roman"/>
            <w:b/>
            <w:bCs/>
            <w:i/>
            <w:sz w:val="36"/>
            <w:szCs w:val="32"/>
            <w:lang w:val="en-GB"/>
          </w:rPr>
          <w:t>Blueprint for conclusion of F</w:t>
        </w:r>
      </w:ins>
      <w:ins w:id="3" w:author="Chris Smith" w:date="2020-11-21T20:01:00Z">
        <w:r w:rsidR="00934650">
          <w:rPr>
            <w:rFonts w:eastAsia="Times New Roman" w:cs="Times New Roman"/>
            <w:b/>
            <w:bCs/>
            <w:i/>
            <w:sz w:val="36"/>
            <w:szCs w:val="32"/>
            <w:lang w:val="en-GB"/>
          </w:rPr>
          <w:t xml:space="preserve">ramework </w:t>
        </w:r>
      </w:ins>
      <w:ins w:id="4" w:author="Chris Smith" w:date="2020-11-21T18:58:00Z">
        <w:r w:rsidR="00FF0611" w:rsidRPr="00FF0611">
          <w:rPr>
            <w:rFonts w:eastAsia="Times New Roman" w:cs="Times New Roman"/>
            <w:b/>
            <w:bCs/>
            <w:i/>
            <w:sz w:val="36"/>
            <w:szCs w:val="32"/>
            <w:lang w:val="en-GB"/>
          </w:rPr>
          <w:t>A</w:t>
        </w:r>
      </w:ins>
      <w:ins w:id="5" w:author="Chris Smith" w:date="2020-11-21T20:01:00Z">
        <w:r w:rsidR="00934650">
          <w:rPr>
            <w:rFonts w:eastAsia="Times New Roman" w:cs="Times New Roman"/>
            <w:b/>
            <w:bCs/>
            <w:i/>
            <w:sz w:val="36"/>
            <w:szCs w:val="32"/>
            <w:lang w:val="en-GB"/>
          </w:rPr>
          <w:t>greements</w:t>
        </w:r>
      </w:ins>
    </w:p>
    <w:p w14:paraId="5F582264" w14:textId="77777777" w:rsidR="0002578F" w:rsidRPr="00FF0611" w:rsidRDefault="0002578F" w:rsidP="0002578F">
      <w:pPr>
        <w:rPr>
          <w:rFonts w:ascii="Times New Roman" w:hAnsi="Times New Roman" w:cs="Times New Roman"/>
          <w:lang w:val="en-GB"/>
        </w:rPr>
      </w:pPr>
    </w:p>
    <w:p w14:paraId="532C4991" w14:textId="77777777" w:rsidR="0002578F" w:rsidRPr="00FF0611" w:rsidRDefault="0002578F" w:rsidP="0002578F">
      <w:pPr>
        <w:jc w:val="right"/>
        <w:rPr>
          <w:rFonts w:ascii="Times New Roman" w:hAnsi="Times New Roman" w:cs="Times New Roman"/>
          <w:i/>
          <w:sz w:val="28"/>
          <w:szCs w:val="28"/>
          <w:lang w:val="en-GB"/>
        </w:rPr>
      </w:pPr>
    </w:p>
    <w:p w14:paraId="650F2773" w14:textId="15AAC08B" w:rsidR="0002578F" w:rsidRPr="00FF0611" w:rsidDel="00936E2D" w:rsidRDefault="0002578F" w:rsidP="0002578F">
      <w:pPr>
        <w:jc w:val="right"/>
        <w:rPr>
          <w:del w:id="6" w:author="Chris Smith" w:date="2020-11-21T20:51:00Z"/>
          <w:rFonts w:ascii="Times New Roman" w:hAnsi="Times New Roman" w:cs="Times New Roman"/>
          <w:i/>
          <w:sz w:val="28"/>
          <w:szCs w:val="28"/>
          <w:lang w:val="en-GB"/>
        </w:rPr>
      </w:pPr>
    </w:p>
    <w:p w14:paraId="11695693" w14:textId="77777777" w:rsidR="0002578F" w:rsidRPr="00FF0611" w:rsidRDefault="0002578F" w:rsidP="0002578F">
      <w:pPr>
        <w:jc w:val="right"/>
        <w:rPr>
          <w:rFonts w:ascii="Times New Roman" w:hAnsi="Times New Roman" w:cs="Times New Roman"/>
          <w:i/>
          <w:sz w:val="28"/>
          <w:szCs w:val="28"/>
          <w:lang w:val="en-GB"/>
        </w:rPr>
      </w:pPr>
    </w:p>
    <w:p w14:paraId="112AF92E" w14:textId="77777777" w:rsidR="0002578F" w:rsidRPr="00FF0611" w:rsidRDefault="0002578F" w:rsidP="0002578F">
      <w:pPr>
        <w:jc w:val="right"/>
        <w:rPr>
          <w:rFonts w:ascii="Times New Roman" w:hAnsi="Times New Roman" w:cs="Times New Roman"/>
          <w:i/>
          <w:sz w:val="28"/>
          <w:szCs w:val="28"/>
          <w:lang w:val="en-GB"/>
        </w:rPr>
      </w:pPr>
    </w:p>
    <w:p w14:paraId="38A620E5" w14:textId="77777777" w:rsidR="0002578F" w:rsidRPr="00FF0611" w:rsidRDefault="0002578F" w:rsidP="0002578F">
      <w:pPr>
        <w:jc w:val="right"/>
        <w:rPr>
          <w:rFonts w:ascii="Times New Roman" w:hAnsi="Times New Roman" w:cs="Times New Roman"/>
          <w:b/>
          <w:i/>
          <w:sz w:val="28"/>
          <w:szCs w:val="28"/>
          <w:lang w:val="en-GB"/>
        </w:rPr>
      </w:pPr>
    </w:p>
    <w:p w14:paraId="5848BA18" w14:textId="1C116253" w:rsidR="0002578F" w:rsidRPr="00FF0611" w:rsidRDefault="00A675F1" w:rsidP="0002578F">
      <w:pPr>
        <w:jc w:val="right"/>
        <w:rPr>
          <w:rFonts w:ascii="Times New Roman" w:hAnsi="Times New Roman" w:cs="Times New Roman"/>
          <w:b/>
          <w:i/>
          <w:color w:val="00539B"/>
          <w:sz w:val="28"/>
          <w:szCs w:val="28"/>
          <w:lang w:val="en-GB"/>
        </w:rPr>
      </w:pPr>
      <w:ins w:id="7" w:author="Chris Smith" w:date="2020-11-21T22:00:00Z">
        <w:r>
          <w:rPr>
            <w:rFonts w:ascii="Times New Roman" w:hAnsi="Times New Roman" w:cs="Times New Roman"/>
            <w:b/>
            <w:i/>
            <w:color w:val="00539B"/>
            <w:sz w:val="28"/>
            <w:szCs w:val="28"/>
            <w:lang w:val="en-GB"/>
          </w:rPr>
          <w:t>November</w:t>
        </w:r>
      </w:ins>
      <w:del w:id="8" w:author="Chris Smith" w:date="2020-11-21T22:00:00Z">
        <w:r w:rsidR="006C1F87" w:rsidRPr="00FF0611" w:rsidDel="00A675F1">
          <w:rPr>
            <w:rFonts w:ascii="Times New Roman" w:hAnsi="Times New Roman" w:cs="Times New Roman"/>
            <w:b/>
            <w:i/>
            <w:color w:val="00539B"/>
            <w:sz w:val="28"/>
            <w:szCs w:val="28"/>
            <w:lang w:val="en-GB"/>
          </w:rPr>
          <w:delText>October</w:delText>
        </w:r>
      </w:del>
      <w:r w:rsidR="00385602" w:rsidRPr="00FF0611">
        <w:rPr>
          <w:rFonts w:ascii="Times New Roman" w:hAnsi="Times New Roman" w:cs="Times New Roman"/>
          <w:b/>
          <w:i/>
          <w:color w:val="00539B"/>
          <w:sz w:val="28"/>
          <w:szCs w:val="28"/>
          <w:lang w:val="en-GB"/>
        </w:rPr>
        <w:t xml:space="preserve"> 2020</w:t>
      </w:r>
    </w:p>
    <w:p w14:paraId="23903344" w14:textId="179312FE" w:rsidR="007A276E" w:rsidRPr="00FF0611" w:rsidRDefault="007A276E" w:rsidP="00745673">
      <w:pPr>
        <w:jc w:val="right"/>
        <w:rPr>
          <w:rFonts w:ascii="Times New Roman" w:hAnsi="Times New Roman" w:cs="Times New Roman"/>
          <w:i/>
          <w:sz w:val="28"/>
          <w:szCs w:val="28"/>
          <w:lang w:val="en-GB"/>
        </w:rPr>
        <w:sectPr w:rsidR="007A276E" w:rsidRPr="00FF0611" w:rsidSect="00F723A1">
          <w:headerReference w:type="default" r:id="rId10"/>
          <w:footerReference w:type="default" r:id="rId11"/>
          <w:pgSz w:w="11906" w:h="16838"/>
          <w:pgMar w:top="1440" w:right="1440" w:bottom="1440" w:left="1440" w:header="720" w:footer="720" w:gutter="0"/>
          <w:cols w:space="720"/>
          <w:titlePg/>
          <w:docGrid w:linePitch="360"/>
        </w:sectPr>
      </w:pPr>
    </w:p>
    <w:p w14:paraId="6FA40088" w14:textId="77777777" w:rsidR="006C1F87" w:rsidRPr="00FF0611" w:rsidRDefault="006C1F87" w:rsidP="006C1F87">
      <w:pPr>
        <w:spacing w:after="0" w:line="240" w:lineRule="auto"/>
        <w:jc w:val="center"/>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1F3864"/>
          <w:sz w:val="32"/>
          <w:szCs w:val="32"/>
          <w:lang w:val="en-GB" w:eastAsia="es-ES"/>
        </w:rPr>
        <w:lastRenderedPageBreak/>
        <w:t>APPROVAL PAGE</w:t>
      </w:r>
      <w:r w:rsidRPr="00FF0611">
        <w:rPr>
          <w:rFonts w:ascii="Times New Roman" w:eastAsia="Times New Roman" w:hAnsi="Times New Roman" w:cs="Times New Roman"/>
          <w:color w:val="1F3864"/>
          <w:sz w:val="32"/>
          <w:szCs w:val="32"/>
          <w:lang w:val="en-GB" w:eastAsia="es-ES"/>
        </w:rPr>
        <w:t> </w:t>
      </w:r>
    </w:p>
    <w:p w14:paraId="01B5491C" w14:textId="14F02FE4" w:rsidR="006C1F87" w:rsidRPr="00FF0611" w:rsidRDefault="006C1F87" w:rsidP="006C1F87">
      <w:pPr>
        <w:spacing w:after="0" w:line="240" w:lineRule="auto"/>
        <w:jc w:val="right"/>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lang w:val="en-GB" w:eastAsia="es-ES"/>
        </w:rPr>
        <w:t>October 2020 </w:t>
      </w:r>
    </w:p>
    <w:p w14:paraId="22C279A3" w14:textId="2FE78292"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lang w:val="en-GB" w:eastAsia="es-ES"/>
        </w:rPr>
        <w:t>This document for “Blueprint for conclusion of FA” of the project “Moldova: Policy advice, legislative drafting and on-going support to the MTender Pilot in 2020” was first prepared as a draft and submitted on the 15</w:t>
      </w:r>
      <w:r w:rsidRPr="00FF0611">
        <w:rPr>
          <w:rFonts w:ascii="Times New Roman" w:eastAsia="Times New Roman" w:hAnsi="Times New Roman" w:cs="Times New Roman"/>
          <w:sz w:val="17"/>
          <w:szCs w:val="17"/>
          <w:vertAlign w:val="superscript"/>
          <w:lang w:val="en-GB" w:eastAsia="es-ES"/>
        </w:rPr>
        <w:t>th</w:t>
      </w:r>
      <w:r w:rsidRPr="00FF0611">
        <w:rPr>
          <w:rFonts w:ascii="Times New Roman" w:eastAsia="Times New Roman" w:hAnsi="Times New Roman" w:cs="Times New Roman"/>
          <w:lang w:val="en-GB" w:eastAsia="es-ES"/>
        </w:rPr>
        <w:t xml:space="preserve"> October 2020 by the Consultant: everis and uStudio. It has gone through a number of iterations, and this version 1.0 is the final version. The document has been examined by the EBRD OL and the representatives of the Government Client/Beneficiaries of Republic of Moldova and is hereby recommended for approval and acceptance.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30"/>
        <w:gridCol w:w="5670"/>
      </w:tblGrid>
      <w:tr w:rsidR="006C1F87" w:rsidRPr="00FF0611" w14:paraId="2D2E21B2" w14:textId="77777777" w:rsidTr="006C1F87">
        <w:trPr>
          <w:trHeight w:val="300"/>
        </w:trPr>
        <w:tc>
          <w:tcPr>
            <w:tcW w:w="3330" w:type="dxa"/>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19C11A1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Client/beneficiary Name</w:t>
            </w:r>
            <w:r w:rsidRPr="00FF0611">
              <w:rPr>
                <w:rFonts w:ascii="Times New Roman" w:eastAsia="Times New Roman" w:hAnsi="Times New Roman" w:cs="Times New Roman"/>
                <w:color w:val="595959"/>
                <w:sz w:val="20"/>
                <w:szCs w:val="20"/>
                <w:lang w:val="en-GB" w:eastAsia="es-ES"/>
              </w:rPr>
              <w:t> </w:t>
            </w:r>
          </w:p>
        </w:tc>
        <w:tc>
          <w:tcPr>
            <w:tcW w:w="5670" w:type="dxa"/>
            <w:tcBorders>
              <w:top w:val="single" w:sz="6" w:space="0" w:color="auto"/>
              <w:left w:val="nil"/>
              <w:bottom w:val="single" w:sz="6" w:space="0" w:color="auto"/>
              <w:right w:val="single" w:sz="6" w:space="0" w:color="auto"/>
            </w:tcBorders>
            <w:shd w:val="clear" w:color="auto" w:fill="auto"/>
            <w:vAlign w:val="center"/>
            <w:hideMark/>
          </w:tcPr>
          <w:p w14:paraId="2013A859"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18"/>
                <w:szCs w:val="18"/>
                <w:lang w:val="en-GB" w:eastAsia="es-ES"/>
              </w:rPr>
              <w:t>Ministry of Finance of the Republic of Moldova</w:t>
            </w:r>
            <w:r w:rsidRPr="00FF0611">
              <w:rPr>
                <w:rFonts w:ascii="Times New Roman" w:eastAsia="Times New Roman" w:hAnsi="Times New Roman" w:cs="Times New Roman"/>
                <w:sz w:val="18"/>
                <w:szCs w:val="18"/>
                <w:lang w:val="en-GB" w:eastAsia="es-ES"/>
              </w:rPr>
              <w:t> </w:t>
            </w:r>
          </w:p>
        </w:tc>
      </w:tr>
      <w:tr w:rsidR="006C1F87" w:rsidRPr="00FF0611" w14:paraId="52CCB7A1"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5DCF6874"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Project title</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78E70C3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18"/>
                <w:szCs w:val="18"/>
                <w:lang w:val="en-GB" w:eastAsia="es-ES"/>
              </w:rPr>
              <w:t>Moldova: Policy advice, legislative drafting and on-going support to the MTender Pilot in 2020</w:t>
            </w:r>
            <w:r w:rsidRPr="00FF0611">
              <w:rPr>
                <w:rFonts w:ascii="Times New Roman" w:eastAsia="Times New Roman" w:hAnsi="Times New Roman" w:cs="Times New Roman"/>
                <w:sz w:val="18"/>
                <w:szCs w:val="18"/>
                <w:lang w:val="en-GB" w:eastAsia="es-ES"/>
              </w:rPr>
              <w:t> </w:t>
            </w:r>
          </w:p>
        </w:tc>
      </w:tr>
      <w:tr w:rsidR="006C1F87" w:rsidRPr="00FF0611" w14:paraId="25851635"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12AD7BED"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Date of scheduled delivery </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2477DDCF" w14:textId="728F8ADB" w:rsidR="006C1F87" w:rsidRPr="00FF0611" w:rsidRDefault="005967EE" w:rsidP="005967EE">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0</w:t>
            </w:r>
            <w:r w:rsidR="006C1F87" w:rsidRPr="00FF0611">
              <w:rPr>
                <w:rFonts w:ascii="Times New Roman" w:eastAsia="Times New Roman" w:hAnsi="Times New Roman" w:cs="Times New Roman"/>
                <w:sz w:val="20"/>
                <w:szCs w:val="20"/>
                <w:lang w:val="en-GB" w:eastAsia="es-ES"/>
              </w:rPr>
              <w:t>9/</w:t>
            </w:r>
            <w:r w:rsidRPr="00FF0611">
              <w:rPr>
                <w:rFonts w:ascii="Times New Roman" w:eastAsia="Times New Roman" w:hAnsi="Times New Roman" w:cs="Times New Roman"/>
                <w:sz w:val="20"/>
                <w:szCs w:val="20"/>
                <w:lang w:val="en-GB" w:eastAsia="es-ES"/>
              </w:rPr>
              <w:t>10</w:t>
            </w:r>
            <w:r w:rsidR="006C1F87" w:rsidRPr="00FF0611">
              <w:rPr>
                <w:rFonts w:ascii="Times New Roman" w:eastAsia="Times New Roman" w:hAnsi="Times New Roman" w:cs="Times New Roman"/>
                <w:sz w:val="20"/>
                <w:szCs w:val="20"/>
                <w:lang w:val="en-GB" w:eastAsia="es-ES"/>
              </w:rPr>
              <w:t>/2020 </w:t>
            </w:r>
          </w:p>
        </w:tc>
      </w:tr>
      <w:tr w:rsidR="006C1F87" w:rsidRPr="00FF0611" w14:paraId="005A439E" w14:textId="77777777" w:rsidTr="006C1F87">
        <w:trPr>
          <w:trHeight w:val="300"/>
        </w:trPr>
        <w:tc>
          <w:tcPr>
            <w:tcW w:w="3330" w:type="dxa"/>
            <w:tcBorders>
              <w:top w:val="nil"/>
              <w:left w:val="single" w:sz="6" w:space="0" w:color="auto"/>
              <w:bottom w:val="single" w:sz="6" w:space="0" w:color="auto"/>
              <w:right w:val="single" w:sz="6" w:space="0" w:color="auto"/>
            </w:tcBorders>
            <w:shd w:val="clear" w:color="auto" w:fill="D9D9D9"/>
            <w:vAlign w:val="center"/>
            <w:hideMark/>
          </w:tcPr>
          <w:p w14:paraId="7DB1B815"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Date of submission for acceptance</w:t>
            </w:r>
            <w:r w:rsidRPr="00FF0611">
              <w:rPr>
                <w:rFonts w:ascii="Times New Roman" w:eastAsia="Times New Roman" w:hAnsi="Times New Roman" w:cs="Times New Roman"/>
                <w:color w:val="595959"/>
                <w:sz w:val="20"/>
                <w:szCs w:val="20"/>
                <w:lang w:val="en-GB" w:eastAsia="es-ES"/>
              </w:rPr>
              <w:t> </w:t>
            </w:r>
          </w:p>
        </w:tc>
        <w:tc>
          <w:tcPr>
            <w:tcW w:w="5670" w:type="dxa"/>
            <w:tcBorders>
              <w:top w:val="nil"/>
              <w:left w:val="nil"/>
              <w:bottom w:val="single" w:sz="6" w:space="0" w:color="auto"/>
              <w:right w:val="single" w:sz="6" w:space="0" w:color="auto"/>
            </w:tcBorders>
            <w:shd w:val="clear" w:color="auto" w:fill="auto"/>
            <w:vAlign w:val="center"/>
            <w:hideMark/>
          </w:tcPr>
          <w:p w14:paraId="25EFECC0" w14:textId="07BBB028" w:rsidR="006C1F87" w:rsidRPr="00FF0611" w:rsidRDefault="005967EE" w:rsidP="005967EE">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15</w:t>
            </w:r>
            <w:r w:rsidR="006C1F87" w:rsidRPr="00FF0611">
              <w:rPr>
                <w:rFonts w:ascii="Times New Roman" w:eastAsia="Times New Roman" w:hAnsi="Times New Roman" w:cs="Times New Roman"/>
                <w:sz w:val="20"/>
                <w:szCs w:val="20"/>
                <w:lang w:val="en-GB" w:eastAsia="es-ES"/>
              </w:rPr>
              <w:t>/</w:t>
            </w:r>
            <w:r w:rsidRPr="00FF0611">
              <w:rPr>
                <w:rFonts w:ascii="Times New Roman" w:eastAsia="Times New Roman" w:hAnsi="Times New Roman" w:cs="Times New Roman"/>
                <w:sz w:val="20"/>
                <w:szCs w:val="20"/>
                <w:lang w:val="en-GB" w:eastAsia="es-ES"/>
              </w:rPr>
              <w:t>1</w:t>
            </w:r>
            <w:r w:rsidR="006C1F87" w:rsidRPr="00FF0611">
              <w:rPr>
                <w:rFonts w:ascii="Times New Roman" w:eastAsia="Times New Roman" w:hAnsi="Times New Roman" w:cs="Times New Roman"/>
                <w:sz w:val="20"/>
                <w:szCs w:val="20"/>
                <w:lang w:val="en-GB" w:eastAsia="es-ES"/>
              </w:rPr>
              <w:t>0/2020 </w:t>
            </w:r>
          </w:p>
        </w:tc>
      </w:tr>
    </w:tbl>
    <w:p w14:paraId="21E0AAEA"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4992"/>
        <w:gridCol w:w="2369"/>
      </w:tblGrid>
      <w:tr w:rsidR="006C1F87" w:rsidRPr="00FF0611" w14:paraId="618FCB0C" w14:textId="77777777" w:rsidTr="006C1F87">
        <w:trPr>
          <w:trHeight w:val="300"/>
        </w:trPr>
        <w:tc>
          <w:tcPr>
            <w:tcW w:w="9015" w:type="dxa"/>
            <w:gridSpan w:val="3"/>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4309946C" w14:textId="77777777" w:rsidR="006C1F87" w:rsidRPr="00FF0611" w:rsidRDefault="006C1F87" w:rsidP="006C1F87">
            <w:pPr>
              <w:spacing w:after="0" w:line="240" w:lineRule="auto"/>
              <w:jc w:val="both"/>
              <w:textAlignment w:val="baseline"/>
              <w:divId w:val="342513975"/>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The output is specified in the table below and includes a list of delivered deliverables. The output is in accordance with approved specifications and complies with all conditions defined in the Contract, as per the Terms of Reference.</w:t>
            </w:r>
            <w:r w:rsidRPr="00FF0611">
              <w:rPr>
                <w:rFonts w:ascii="Times New Roman" w:eastAsia="Times New Roman" w:hAnsi="Times New Roman" w:cs="Times New Roman"/>
                <w:color w:val="595959"/>
                <w:sz w:val="20"/>
                <w:szCs w:val="20"/>
                <w:lang w:val="en-GB" w:eastAsia="es-ES"/>
              </w:rPr>
              <w:t> </w:t>
            </w:r>
          </w:p>
        </w:tc>
      </w:tr>
      <w:tr w:rsidR="006C1F87" w:rsidRPr="00FF0611" w14:paraId="6326A93F" w14:textId="77777777" w:rsidTr="006C1F87">
        <w:trPr>
          <w:trHeight w:val="300"/>
        </w:trPr>
        <w:tc>
          <w:tcPr>
            <w:tcW w:w="1650" w:type="dxa"/>
            <w:tcBorders>
              <w:top w:val="nil"/>
              <w:left w:val="single" w:sz="6" w:space="0" w:color="auto"/>
              <w:bottom w:val="single" w:sz="6" w:space="0" w:color="auto"/>
              <w:right w:val="single" w:sz="6" w:space="0" w:color="auto"/>
            </w:tcBorders>
            <w:shd w:val="clear" w:color="auto" w:fill="D9D9D9"/>
            <w:vAlign w:val="center"/>
            <w:hideMark/>
          </w:tcPr>
          <w:p w14:paraId="646D871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Deliverable</w:t>
            </w:r>
            <w:r w:rsidRPr="00FF0611">
              <w:rPr>
                <w:rFonts w:ascii="Times New Roman" w:eastAsia="Times New Roman" w:hAnsi="Times New Roman" w:cs="Times New Roman"/>
                <w:color w:val="595959"/>
                <w:sz w:val="20"/>
                <w:szCs w:val="20"/>
                <w:lang w:val="en-GB" w:eastAsia="es-ES"/>
              </w:rPr>
              <w:t> </w:t>
            </w:r>
          </w:p>
        </w:tc>
        <w:tc>
          <w:tcPr>
            <w:tcW w:w="4995" w:type="dxa"/>
            <w:tcBorders>
              <w:top w:val="nil"/>
              <w:left w:val="nil"/>
              <w:bottom w:val="single" w:sz="6" w:space="0" w:color="auto"/>
              <w:right w:val="single" w:sz="6" w:space="0" w:color="auto"/>
            </w:tcBorders>
            <w:shd w:val="clear" w:color="auto" w:fill="D9D9D9"/>
            <w:vAlign w:val="center"/>
            <w:hideMark/>
          </w:tcPr>
          <w:p w14:paraId="58E36CB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Deliverable Description</w:t>
            </w:r>
            <w:r w:rsidRPr="00FF0611">
              <w:rPr>
                <w:rFonts w:ascii="Times New Roman" w:eastAsia="Times New Roman" w:hAnsi="Times New Roman" w:cs="Times New Roman"/>
                <w:color w:val="595959"/>
                <w:sz w:val="20"/>
                <w:szCs w:val="20"/>
                <w:lang w:val="en-GB" w:eastAsia="es-ES"/>
              </w:rPr>
              <w:t> </w:t>
            </w:r>
          </w:p>
        </w:tc>
        <w:tc>
          <w:tcPr>
            <w:tcW w:w="2355" w:type="dxa"/>
            <w:tcBorders>
              <w:top w:val="nil"/>
              <w:left w:val="nil"/>
              <w:bottom w:val="single" w:sz="6" w:space="0" w:color="auto"/>
              <w:right w:val="single" w:sz="6" w:space="0" w:color="auto"/>
            </w:tcBorders>
            <w:shd w:val="clear" w:color="auto" w:fill="D9D9D9"/>
            <w:vAlign w:val="center"/>
            <w:hideMark/>
          </w:tcPr>
          <w:p w14:paraId="27CF9F8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Acceptance Date</w:t>
            </w:r>
            <w:r w:rsidRPr="00FF0611">
              <w:rPr>
                <w:rFonts w:ascii="Times New Roman" w:eastAsia="Times New Roman" w:hAnsi="Times New Roman" w:cs="Times New Roman"/>
                <w:color w:val="595959"/>
                <w:sz w:val="20"/>
                <w:szCs w:val="20"/>
                <w:lang w:val="en-GB" w:eastAsia="es-ES"/>
              </w:rPr>
              <w:t> </w:t>
            </w:r>
          </w:p>
        </w:tc>
      </w:tr>
      <w:tr w:rsidR="006C1F87" w:rsidRPr="00FF0611" w14:paraId="43FB2E1E" w14:textId="77777777" w:rsidTr="006C1F87">
        <w:trPr>
          <w:trHeight w:val="600"/>
        </w:trPr>
        <w:tc>
          <w:tcPr>
            <w:tcW w:w="1650" w:type="dxa"/>
            <w:tcBorders>
              <w:top w:val="single" w:sz="6" w:space="0" w:color="7F7F7F"/>
              <w:left w:val="single" w:sz="6" w:space="0" w:color="7F7F7F"/>
              <w:bottom w:val="single" w:sz="6" w:space="0" w:color="7F7F7F"/>
              <w:right w:val="single" w:sz="6" w:space="0" w:color="7F7F7F"/>
            </w:tcBorders>
            <w:shd w:val="clear" w:color="auto" w:fill="auto"/>
            <w:hideMark/>
          </w:tcPr>
          <w:p w14:paraId="3D2C3AEE" w14:textId="2A577AFD" w:rsidR="006C1F87" w:rsidRPr="00FF0611" w:rsidRDefault="005967EE" w:rsidP="006C1F87">
            <w:pPr>
              <w:spacing w:after="0" w:line="240" w:lineRule="auto"/>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2</w:t>
            </w:r>
            <w:r w:rsidR="006C1F87" w:rsidRPr="00FF0611">
              <w:rPr>
                <w:rFonts w:ascii="Times New Roman" w:eastAsia="Times New Roman" w:hAnsi="Times New Roman" w:cs="Times New Roman"/>
                <w:color w:val="D13438"/>
                <w:sz w:val="20"/>
                <w:szCs w:val="20"/>
                <w:lang w:val="en-GB" w:eastAsia="es-ES"/>
              </w:rPr>
              <w:t> </w:t>
            </w:r>
          </w:p>
        </w:tc>
        <w:tc>
          <w:tcPr>
            <w:tcW w:w="4995" w:type="dxa"/>
            <w:tcBorders>
              <w:top w:val="single" w:sz="6" w:space="0" w:color="7F7F7F"/>
              <w:left w:val="single" w:sz="6" w:space="0" w:color="7F7F7F"/>
              <w:bottom w:val="single" w:sz="6" w:space="0" w:color="7F7F7F"/>
              <w:right w:val="single" w:sz="6" w:space="0" w:color="7F7F7F"/>
            </w:tcBorders>
            <w:shd w:val="clear" w:color="auto" w:fill="auto"/>
            <w:hideMark/>
          </w:tcPr>
          <w:p w14:paraId="64DDA00A" w14:textId="4AE78CF3" w:rsidR="006C1F87" w:rsidRPr="00FF0611" w:rsidRDefault="005967EE" w:rsidP="006C1F87">
            <w:pPr>
              <w:spacing w:after="0" w:line="240" w:lineRule="auto"/>
              <w:textAlignment w:val="baseline"/>
              <w:rPr>
                <w:rFonts w:ascii="Times New Roman" w:eastAsia="Times New Roman" w:hAnsi="Times New Roman" w:cs="Times New Roman"/>
                <w:color w:val="000000"/>
                <w:sz w:val="24"/>
                <w:szCs w:val="24"/>
                <w:lang w:val="en-GB" w:eastAsia="es-ES"/>
              </w:rPr>
            </w:pPr>
            <w:r w:rsidRPr="00FF0611">
              <w:rPr>
                <w:rFonts w:ascii="Times New Roman" w:eastAsia="Times New Roman" w:hAnsi="Times New Roman" w:cs="Times New Roman"/>
                <w:i/>
                <w:iCs/>
                <w:color w:val="000000"/>
                <w:sz w:val="20"/>
                <w:szCs w:val="20"/>
                <w:lang w:val="en-GB" w:eastAsia="es-ES"/>
              </w:rPr>
              <w:t>P4-T2-A1-M2 Blueprint for conclusion of FA</w:t>
            </w:r>
          </w:p>
        </w:tc>
        <w:tc>
          <w:tcPr>
            <w:tcW w:w="2355" w:type="dxa"/>
            <w:tcBorders>
              <w:top w:val="single" w:sz="6" w:space="0" w:color="7F7F7F"/>
              <w:left w:val="single" w:sz="6" w:space="0" w:color="7F7F7F"/>
              <w:bottom w:val="single" w:sz="6" w:space="0" w:color="7F7F7F"/>
              <w:right w:val="single" w:sz="6" w:space="0" w:color="7F7F7F"/>
            </w:tcBorders>
            <w:shd w:val="clear" w:color="auto" w:fill="auto"/>
            <w:vAlign w:val="center"/>
            <w:hideMark/>
          </w:tcPr>
          <w:p w14:paraId="255188D6"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c>
      </w:tr>
      <w:tr w:rsidR="006C1F87" w:rsidRPr="00FF0611" w14:paraId="7224A020" w14:textId="77777777" w:rsidTr="006C1F87">
        <w:trPr>
          <w:trHeight w:val="300"/>
        </w:trPr>
        <w:tc>
          <w:tcPr>
            <w:tcW w:w="9015" w:type="dxa"/>
            <w:gridSpan w:val="3"/>
            <w:tcBorders>
              <w:top w:val="nil"/>
              <w:left w:val="single" w:sz="6" w:space="0" w:color="auto"/>
              <w:bottom w:val="single" w:sz="6" w:space="0" w:color="auto"/>
              <w:right w:val="single" w:sz="6" w:space="0" w:color="auto"/>
            </w:tcBorders>
            <w:shd w:val="clear" w:color="auto" w:fill="D9D9D9"/>
            <w:vAlign w:val="center"/>
            <w:hideMark/>
          </w:tcPr>
          <w:p w14:paraId="16250D7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All deliverables were prepared in required quality and time and are accepted without open points. </w:t>
            </w:r>
            <w:r w:rsidRPr="00FF0611">
              <w:rPr>
                <w:rFonts w:ascii="Times New Roman" w:eastAsia="Times New Roman" w:hAnsi="Times New Roman" w:cs="Times New Roman"/>
                <w:color w:val="595959"/>
                <w:sz w:val="20"/>
                <w:szCs w:val="20"/>
                <w:lang w:val="en-GB" w:eastAsia="es-ES"/>
              </w:rPr>
              <w:t> </w:t>
            </w:r>
          </w:p>
          <w:p w14:paraId="26825C8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Other comments [….] </w:t>
            </w:r>
            <w:r w:rsidRPr="00FF0611">
              <w:rPr>
                <w:rFonts w:ascii="Times New Roman" w:eastAsia="Times New Roman" w:hAnsi="Times New Roman" w:cs="Times New Roman"/>
                <w:color w:val="595959"/>
                <w:sz w:val="20"/>
                <w:szCs w:val="20"/>
                <w:lang w:val="en-GB" w:eastAsia="es-ES"/>
              </w:rPr>
              <w:t> </w:t>
            </w:r>
          </w:p>
        </w:tc>
      </w:tr>
    </w:tbl>
    <w:p w14:paraId="021FD9D9"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10"/>
        <w:gridCol w:w="3045"/>
        <w:gridCol w:w="2445"/>
      </w:tblGrid>
      <w:tr w:rsidR="006C1F87" w:rsidRPr="00FF0611" w14:paraId="48BB02B7" w14:textId="77777777" w:rsidTr="006C1F87">
        <w:trPr>
          <w:trHeight w:val="525"/>
        </w:trPr>
        <w:tc>
          <w:tcPr>
            <w:tcW w:w="3510" w:type="dxa"/>
            <w:tcBorders>
              <w:top w:val="single" w:sz="6" w:space="0" w:color="7F7F7F"/>
              <w:left w:val="single" w:sz="6" w:space="0" w:color="7F7F7F"/>
              <w:bottom w:val="single" w:sz="6" w:space="0" w:color="7F7F7F"/>
              <w:right w:val="single" w:sz="6" w:space="0" w:color="7F7F7F"/>
            </w:tcBorders>
            <w:shd w:val="clear" w:color="auto" w:fill="D9D9D9"/>
            <w:vAlign w:val="center"/>
            <w:hideMark/>
          </w:tcPr>
          <w:p w14:paraId="1AF514CE"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Consultancy &amp; Report Author</w:t>
            </w:r>
            <w:r w:rsidRPr="00FF0611">
              <w:rPr>
                <w:rFonts w:ascii="Times New Roman" w:eastAsia="Times New Roman" w:hAnsi="Times New Roman" w:cs="Times New Roman"/>
                <w:color w:val="595959"/>
                <w:sz w:val="20"/>
                <w:szCs w:val="20"/>
                <w:lang w:val="en-GB" w:eastAsia="es-ES"/>
              </w:rPr>
              <w:t> </w:t>
            </w:r>
          </w:p>
        </w:tc>
        <w:tc>
          <w:tcPr>
            <w:tcW w:w="3045" w:type="dxa"/>
            <w:vMerge w:val="restart"/>
            <w:tcBorders>
              <w:top w:val="single" w:sz="6" w:space="0" w:color="auto"/>
              <w:left w:val="nil"/>
              <w:bottom w:val="single" w:sz="6" w:space="0" w:color="auto"/>
              <w:right w:val="single" w:sz="6" w:space="0" w:color="auto"/>
            </w:tcBorders>
            <w:shd w:val="clear" w:color="auto" w:fill="auto"/>
            <w:vAlign w:val="center"/>
            <w:hideMark/>
          </w:tcPr>
          <w:p w14:paraId="472BD471"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Signature:  </w:t>
            </w:r>
          </w:p>
        </w:tc>
        <w:tc>
          <w:tcPr>
            <w:tcW w:w="2445" w:type="dxa"/>
            <w:vMerge w:val="restart"/>
            <w:tcBorders>
              <w:top w:val="single" w:sz="6" w:space="0" w:color="auto"/>
              <w:left w:val="nil"/>
              <w:bottom w:val="single" w:sz="6" w:space="0" w:color="auto"/>
              <w:right w:val="single" w:sz="6" w:space="0" w:color="auto"/>
            </w:tcBorders>
            <w:shd w:val="clear" w:color="auto" w:fill="auto"/>
            <w:vAlign w:val="center"/>
            <w:hideMark/>
          </w:tcPr>
          <w:p w14:paraId="7781C6F8"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Date:  </w:t>
            </w:r>
          </w:p>
        </w:tc>
      </w:tr>
      <w:tr w:rsidR="006C1F87" w:rsidRPr="00FF0611" w14:paraId="7BA6D5AD" w14:textId="77777777" w:rsidTr="006C1F87">
        <w:trPr>
          <w:trHeight w:val="450"/>
        </w:trPr>
        <w:tc>
          <w:tcPr>
            <w:tcW w:w="3510" w:type="dxa"/>
            <w:tcBorders>
              <w:top w:val="nil"/>
              <w:left w:val="single" w:sz="6" w:space="0" w:color="auto"/>
              <w:bottom w:val="single" w:sz="6" w:space="0" w:color="auto"/>
              <w:right w:val="single" w:sz="6" w:space="0" w:color="auto"/>
            </w:tcBorders>
            <w:shd w:val="clear" w:color="auto" w:fill="auto"/>
            <w:vAlign w:val="center"/>
            <w:hideMark/>
          </w:tcPr>
          <w:p w14:paraId="4964129A" w14:textId="77777777" w:rsidR="006C1F87" w:rsidRPr="00FF0611" w:rsidRDefault="006C1F87" w:rsidP="006C1F87">
            <w:pPr>
              <w:spacing w:after="0" w:line="240" w:lineRule="auto"/>
              <w:jc w:val="center"/>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20"/>
                <w:szCs w:val="20"/>
                <w:lang w:val="en-GB" w:eastAsia="es-ES"/>
              </w:rPr>
              <w:t>Everis Spain, SLU</w:t>
            </w:r>
            <w:r w:rsidRPr="00FF0611">
              <w:rPr>
                <w:rFonts w:ascii="Times New Roman" w:eastAsia="Times New Roman" w:hAnsi="Times New Roman" w:cs="Times New Roman"/>
                <w:sz w:val="20"/>
                <w:szCs w:val="20"/>
                <w:lang w:val="en-GB" w:eastAsia="es-ES"/>
              </w:rPr>
              <w:t> </w:t>
            </w:r>
          </w:p>
          <w:p w14:paraId="1F2A7BE8" w14:textId="77777777" w:rsidR="006C1F87" w:rsidRPr="00FF0611" w:rsidRDefault="006C1F87" w:rsidP="006C1F87">
            <w:pPr>
              <w:spacing w:after="0" w:line="240" w:lineRule="auto"/>
              <w:ind w:left="720"/>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 </w:t>
            </w:r>
          </w:p>
        </w:tc>
        <w:tc>
          <w:tcPr>
            <w:tcW w:w="0" w:type="auto"/>
            <w:vMerge/>
            <w:tcBorders>
              <w:top w:val="single" w:sz="6" w:space="0" w:color="auto"/>
              <w:left w:val="nil"/>
              <w:bottom w:val="single" w:sz="6" w:space="0" w:color="auto"/>
              <w:right w:val="single" w:sz="6" w:space="0" w:color="auto"/>
            </w:tcBorders>
            <w:vAlign w:val="center"/>
            <w:hideMark/>
          </w:tcPr>
          <w:p w14:paraId="3BE04494"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c>
          <w:tcPr>
            <w:tcW w:w="0" w:type="auto"/>
            <w:vMerge/>
            <w:tcBorders>
              <w:top w:val="single" w:sz="6" w:space="0" w:color="auto"/>
              <w:left w:val="nil"/>
              <w:bottom w:val="single" w:sz="6" w:space="0" w:color="auto"/>
              <w:right w:val="single" w:sz="6" w:space="0" w:color="auto"/>
            </w:tcBorders>
            <w:vAlign w:val="center"/>
            <w:hideMark/>
          </w:tcPr>
          <w:p w14:paraId="25B3BEAE"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r>
      <w:tr w:rsidR="006C1F87" w:rsidRPr="00FF0611" w14:paraId="15CE0273" w14:textId="77777777" w:rsidTr="006C1F87">
        <w:trPr>
          <w:trHeight w:val="555"/>
        </w:trPr>
        <w:tc>
          <w:tcPr>
            <w:tcW w:w="3510" w:type="dxa"/>
            <w:tcBorders>
              <w:top w:val="nil"/>
              <w:left w:val="single" w:sz="6" w:space="0" w:color="auto"/>
              <w:bottom w:val="single" w:sz="6" w:space="0" w:color="auto"/>
              <w:right w:val="single" w:sz="6" w:space="0" w:color="auto"/>
            </w:tcBorders>
            <w:shd w:val="clear" w:color="auto" w:fill="D9D9D9"/>
            <w:vAlign w:val="center"/>
            <w:hideMark/>
          </w:tcPr>
          <w:p w14:paraId="4A603E1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color w:val="595959"/>
                <w:sz w:val="20"/>
                <w:szCs w:val="20"/>
                <w:lang w:val="en-GB" w:eastAsia="es-ES"/>
              </w:rPr>
              <w:t>Persons authorised to Sign-off</w:t>
            </w:r>
            <w:r w:rsidRPr="00FF0611">
              <w:rPr>
                <w:rFonts w:ascii="Times New Roman" w:eastAsia="Times New Roman" w:hAnsi="Times New Roman" w:cs="Times New Roman"/>
                <w:color w:val="595959"/>
                <w:sz w:val="20"/>
                <w:szCs w:val="20"/>
                <w:lang w:val="en-GB" w:eastAsia="es-ES"/>
              </w:rPr>
              <w:t> </w:t>
            </w:r>
          </w:p>
        </w:tc>
        <w:tc>
          <w:tcPr>
            <w:tcW w:w="3045" w:type="dxa"/>
            <w:vMerge w:val="restart"/>
            <w:tcBorders>
              <w:top w:val="nil"/>
              <w:left w:val="nil"/>
              <w:bottom w:val="single" w:sz="6" w:space="0" w:color="auto"/>
              <w:right w:val="single" w:sz="6" w:space="0" w:color="auto"/>
            </w:tcBorders>
            <w:shd w:val="clear" w:color="auto" w:fill="auto"/>
            <w:vAlign w:val="center"/>
            <w:hideMark/>
          </w:tcPr>
          <w:p w14:paraId="693AD617"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Signature: </w:t>
            </w:r>
          </w:p>
        </w:tc>
        <w:tc>
          <w:tcPr>
            <w:tcW w:w="2445" w:type="dxa"/>
            <w:vMerge w:val="restart"/>
            <w:tcBorders>
              <w:top w:val="nil"/>
              <w:left w:val="nil"/>
              <w:bottom w:val="single" w:sz="6" w:space="0" w:color="auto"/>
              <w:right w:val="single" w:sz="6" w:space="0" w:color="auto"/>
            </w:tcBorders>
            <w:shd w:val="clear" w:color="auto" w:fill="auto"/>
            <w:vAlign w:val="center"/>
            <w:hideMark/>
          </w:tcPr>
          <w:p w14:paraId="1134131D"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sz w:val="20"/>
                <w:szCs w:val="20"/>
                <w:lang w:val="en-GB" w:eastAsia="es-ES"/>
              </w:rPr>
              <w:t>Date:  </w:t>
            </w:r>
          </w:p>
        </w:tc>
      </w:tr>
      <w:tr w:rsidR="006C1F87" w:rsidRPr="00FF0611" w14:paraId="498B3729" w14:textId="77777777" w:rsidTr="006C1F87">
        <w:trPr>
          <w:trHeight w:val="495"/>
        </w:trPr>
        <w:tc>
          <w:tcPr>
            <w:tcW w:w="3510" w:type="dxa"/>
            <w:tcBorders>
              <w:top w:val="nil"/>
              <w:left w:val="single" w:sz="6" w:space="0" w:color="auto"/>
              <w:bottom w:val="single" w:sz="6" w:space="0" w:color="auto"/>
              <w:right w:val="single" w:sz="6" w:space="0" w:color="auto"/>
            </w:tcBorders>
            <w:shd w:val="clear" w:color="auto" w:fill="auto"/>
            <w:vAlign w:val="center"/>
            <w:hideMark/>
          </w:tcPr>
          <w:p w14:paraId="1B40B120" w14:textId="77777777" w:rsidR="006C1F87" w:rsidRPr="00FF0611" w:rsidRDefault="006C1F87" w:rsidP="006C1F87">
            <w:pPr>
              <w:spacing w:after="0"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b/>
                <w:bCs/>
                <w:sz w:val="20"/>
                <w:szCs w:val="20"/>
                <w:lang w:val="en-GB" w:eastAsia="es-ES"/>
              </w:rPr>
              <w:t>Eliza Niewiadomska, EBRD OL</w:t>
            </w:r>
            <w:r w:rsidRPr="00FF0611">
              <w:rPr>
                <w:rFonts w:ascii="Times New Roman" w:eastAsia="Times New Roman" w:hAnsi="Times New Roman" w:cs="Times New Roman"/>
                <w:sz w:val="20"/>
                <w:szCs w:val="20"/>
                <w:lang w:val="en-GB" w:eastAsia="es-ES"/>
              </w:rPr>
              <w:t> </w:t>
            </w:r>
          </w:p>
        </w:tc>
        <w:tc>
          <w:tcPr>
            <w:tcW w:w="0" w:type="auto"/>
            <w:vMerge/>
            <w:tcBorders>
              <w:top w:val="nil"/>
              <w:left w:val="nil"/>
              <w:bottom w:val="single" w:sz="6" w:space="0" w:color="auto"/>
              <w:right w:val="single" w:sz="6" w:space="0" w:color="auto"/>
            </w:tcBorders>
            <w:vAlign w:val="center"/>
            <w:hideMark/>
          </w:tcPr>
          <w:p w14:paraId="1BD7C6B5"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c>
          <w:tcPr>
            <w:tcW w:w="0" w:type="auto"/>
            <w:vMerge/>
            <w:tcBorders>
              <w:top w:val="nil"/>
              <w:left w:val="nil"/>
              <w:bottom w:val="single" w:sz="6" w:space="0" w:color="auto"/>
              <w:right w:val="single" w:sz="6" w:space="0" w:color="auto"/>
            </w:tcBorders>
            <w:vAlign w:val="center"/>
            <w:hideMark/>
          </w:tcPr>
          <w:p w14:paraId="3FEEDC6E" w14:textId="77777777" w:rsidR="006C1F87" w:rsidRPr="00FF0611" w:rsidRDefault="006C1F87" w:rsidP="006C1F87">
            <w:pPr>
              <w:spacing w:after="0" w:line="240" w:lineRule="auto"/>
              <w:rPr>
                <w:rFonts w:ascii="Times New Roman" w:eastAsia="Times New Roman" w:hAnsi="Times New Roman" w:cs="Times New Roman"/>
                <w:sz w:val="24"/>
                <w:szCs w:val="24"/>
                <w:lang w:val="en-GB" w:eastAsia="es-ES"/>
              </w:rPr>
            </w:pPr>
          </w:p>
        </w:tc>
      </w:tr>
    </w:tbl>
    <w:p w14:paraId="30172EBB" w14:textId="77777777" w:rsidR="005967EE" w:rsidRPr="00FF0611" w:rsidRDefault="005967EE" w:rsidP="006C1F87">
      <w:pPr>
        <w:spacing w:line="240" w:lineRule="auto"/>
        <w:jc w:val="both"/>
        <w:textAlignment w:val="baseline"/>
        <w:rPr>
          <w:rFonts w:ascii="Times New Roman" w:eastAsia="Times New Roman" w:hAnsi="Times New Roman" w:cs="Times New Roman"/>
          <w:i/>
          <w:iCs/>
          <w:lang w:val="en-GB" w:eastAsia="es-ES"/>
        </w:rPr>
      </w:pPr>
    </w:p>
    <w:p w14:paraId="7CCFF981" w14:textId="77777777" w:rsidR="006C1F87" w:rsidRPr="00FF0611" w:rsidRDefault="006C1F87" w:rsidP="006C1F87">
      <w:pPr>
        <w:spacing w:line="240" w:lineRule="auto"/>
        <w:jc w:val="both"/>
        <w:textAlignment w:val="baseline"/>
        <w:rPr>
          <w:rFonts w:ascii="Times New Roman" w:eastAsia="Times New Roman" w:hAnsi="Times New Roman" w:cs="Times New Roman"/>
          <w:sz w:val="24"/>
          <w:szCs w:val="24"/>
          <w:lang w:val="en-GB" w:eastAsia="es-ES"/>
        </w:rPr>
      </w:pPr>
      <w:r w:rsidRPr="00FF0611">
        <w:rPr>
          <w:rFonts w:ascii="Times New Roman" w:eastAsia="Times New Roman" w:hAnsi="Times New Roman" w:cs="Times New Roman"/>
          <w:i/>
          <w:iCs/>
          <w:lang w:val="en-GB" w:eastAsia="es-ES"/>
        </w:rPr>
        <w:t>Please be advised that the report has been prepared exclusively for EBRD. 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p>
    <w:p w14:paraId="53128261" w14:textId="43239EC3" w:rsidR="00745673" w:rsidRPr="00FF0611" w:rsidRDefault="00745673" w:rsidP="00745673">
      <w:pPr>
        <w:rPr>
          <w:rFonts w:ascii="Times New Roman" w:hAnsi="Times New Roman" w:cs="Times New Roman"/>
          <w:lang w:val="en-GB"/>
        </w:rPr>
      </w:pPr>
    </w:p>
    <w:p w14:paraId="1A384A89" w14:textId="77777777" w:rsidR="00EF6F6E" w:rsidRPr="00FF0611" w:rsidRDefault="00EF6F6E">
      <w:pPr>
        <w:rPr>
          <w:rFonts w:ascii="Times New Roman" w:hAnsi="Times New Roman" w:cs="Times New Roman"/>
          <w:b/>
          <w:color w:val="00539B"/>
          <w:sz w:val="24"/>
          <w:lang w:val="en-GB"/>
        </w:rPr>
      </w:pPr>
      <w:r w:rsidRPr="00FF0611">
        <w:rPr>
          <w:rFonts w:ascii="Times New Roman" w:hAnsi="Times New Roman" w:cs="Times New Roman"/>
          <w:b/>
          <w:color w:val="00539B"/>
          <w:sz w:val="24"/>
          <w:lang w:val="en-GB"/>
        </w:rPr>
        <w:br w:type="page"/>
      </w:r>
    </w:p>
    <w:p w14:paraId="2352884D" w14:textId="5596EE14" w:rsidR="00165A77" w:rsidRPr="00FF0611" w:rsidRDefault="00165A77" w:rsidP="00B141EC">
      <w:pPr>
        <w:rPr>
          <w:rFonts w:ascii="Times New Roman" w:hAnsi="Times New Roman" w:cs="Times New Roman"/>
          <w:color w:val="00539B"/>
          <w:lang w:val="en-GB"/>
        </w:rPr>
      </w:pPr>
      <w:r w:rsidRPr="00FF0611">
        <w:rPr>
          <w:rFonts w:ascii="Times New Roman" w:hAnsi="Times New Roman" w:cs="Times New Roman"/>
          <w:b/>
          <w:color w:val="00539B"/>
          <w:sz w:val="24"/>
          <w:lang w:val="en-GB"/>
        </w:rPr>
        <w:t>DOCUMENT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02"/>
        <w:gridCol w:w="6814"/>
      </w:tblGrid>
      <w:tr w:rsidR="00165A77" w:rsidRPr="00FF0611" w14:paraId="678BEDC3" w14:textId="77777777" w:rsidTr="00DA3926">
        <w:trPr>
          <w:trHeight w:val="444"/>
        </w:trPr>
        <w:tc>
          <w:tcPr>
            <w:tcW w:w="2202" w:type="dxa"/>
            <w:vAlign w:val="center"/>
          </w:tcPr>
          <w:p w14:paraId="3043ABE5" w14:textId="77777777" w:rsidR="00165A77" w:rsidRPr="00FF0611" w:rsidRDefault="00165A77" w:rsidP="00A675C3">
            <w:pPr>
              <w:rPr>
                <w:rFonts w:ascii="Times New Roman" w:hAnsi="Times New Roman" w:cs="Times New Roman"/>
                <w:b/>
                <w:bCs/>
                <w:caps/>
                <w:color w:val="00539B"/>
                <w:kern w:val="28"/>
                <w:lang w:val="en-GB"/>
              </w:rPr>
            </w:pPr>
            <w:r w:rsidRPr="00FF0611">
              <w:rPr>
                <w:rFonts w:ascii="Times New Roman" w:hAnsi="Times New Roman" w:cs="Times New Roman"/>
                <w:b/>
                <w:bCs/>
                <w:color w:val="00539B"/>
                <w:kern w:val="28"/>
                <w:lang w:val="en-GB"/>
              </w:rPr>
              <w:t>Property</w:t>
            </w:r>
          </w:p>
        </w:tc>
        <w:tc>
          <w:tcPr>
            <w:tcW w:w="6814" w:type="dxa"/>
            <w:vAlign w:val="center"/>
          </w:tcPr>
          <w:p w14:paraId="2F263354" w14:textId="77777777" w:rsidR="00165A77" w:rsidRPr="00FF0611" w:rsidRDefault="00165A77" w:rsidP="00A675C3">
            <w:pPr>
              <w:rPr>
                <w:rFonts w:ascii="Times New Roman" w:hAnsi="Times New Roman" w:cs="Times New Roman"/>
                <w:b/>
                <w:bCs/>
                <w:caps/>
                <w:color w:val="484F98"/>
                <w:kern w:val="28"/>
                <w:lang w:val="en-GB"/>
              </w:rPr>
            </w:pPr>
            <w:r w:rsidRPr="00FF0611">
              <w:rPr>
                <w:rFonts w:ascii="Times New Roman" w:hAnsi="Times New Roman" w:cs="Times New Roman"/>
                <w:b/>
                <w:bCs/>
                <w:color w:val="00539B"/>
                <w:kern w:val="28"/>
                <w:lang w:val="en-GB"/>
              </w:rPr>
              <w:t>Value Proposition</w:t>
            </w:r>
          </w:p>
        </w:tc>
      </w:tr>
      <w:tr w:rsidR="00165A77" w:rsidRPr="00FF0611" w14:paraId="33010E80" w14:textId="77777777" w:rsidTr="00DA3926">
        <w:trPr>
          <w:trHeight w:val="573"/>
        </w:trPr>
        <w:tc>
          <w:tcPr>
            <w:tcW w:w="2202" w:type="dxa"/>
            <w:vAlign w:val="center"/>
          </w:tcPr>
          <w:p w14:paraId="7E2D4048"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Release date</w:t>
            </w:r>
          </w:p>
        </w:tc>
        <w:tc>
          <w:tcPr>
            <w:tcW w:w="6814" w:type="dxa"/>
            <w:vAlign w:val="center"/>
          </w:tcPr>
          <w:p w14:paraId="29080052" w14:textId="2065A625" w:rsidR="00165A77" w:rsidRPr="00FF0611" w:rsidRDefault="005967EE" w:rsidP="005967EE">
            <w:pPr>
              <w:rPr>
                <w:rFonts w:ascii="Times New Roman" w:hAnsi="Times New Roman" w:cs="Times New Roman"/>
                <w:i/>
                <w:color w:val="000000"/>
                <w:lang w:val="en-GB"/>
              </w:rPr>
            </w:pPr>
            <w:r w:rsidRPr="00FF0611">
              <w:rPr>
                <w:rFonts w:ascii="Times New Roman" w:hAnsi="Times New Roman" w:cs="Times New Roman"/>
                <w:i/>
                <w:color w:val="000000"/>
                <w:lang w:val="en-GB"/>
              </w:rPr>
              <w:t>15</w:t>
            </w:r>
            <w:r w:rsidR="00385602" w:rsidRPr="00FF0611">
              <w:rPr>
                <w:rFonts w:ascii="Times New Roman" w:hAnsi="Times New Roman" w:cs="Times New Roman"/>
                <w:i/>
                <w:color w:val="000000"/>
                <w:lang w:val="en-GB"/>
              </w:rPr>
              <w:t>/</w:t>
            </w:r>
            <w:r w:rsidRPr="00FF0611">
              <w:rPr>
                <w:rFonts w:ascii="Times New Roman" w:hAnsi="Times New Roman" w:cs="Times New Roman"/>
                <w:i/>
                <w:color w:val="000000"/>
                <w:lang w:val="en-GB"/>
              </w:rPr>
              <w:t>1</w:t>
            </w:r>
            <w:r w:rsidR="00385602" w:rsidRPr="00FF0611">
              <w:rPr>
                <w:rFonts w:ascii="Times New Roman" w:hAnsi="Times New Roman" w:cs="Times New Roman"/>
                <w:i/>
                <w:color w:val="000000"/>
                <w:lang w:val="en-GB"/>
              </w:rPr>
              <w:t>0/2020</w:t>
            </w:r>
          </w:p>
        </w:tc>
      </w:tr>
      <w:tr w:rsidR="00165A77" w:rsidRPr="00FF0611" w14:paraId="00AB5C92" w14:textId="77777777" w:rsidTr="00DA3926">
        <w:trPr>
          <w:trHeight w:val="444"/>
        </w:trPr>
        <w:tc>
          <w:tcPr>
            <w:tcW w:w="2202" w:type="dxa"/>
            <w:vAlign w:val="center"/>
          </w:tcPr>
          <w:p w14:paraId="4A960DA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Status:</w:t>
            </w:r>
          </w:p>
        </w:tc>
        <w:tc>
          <w:tcPr>
            <w:tcW w:w="6814" w:type="dxa"/>
            <w:vAlign w:val="center"/>
          </w:tcPr>
          <w:p w14:paraId="7995BE1D" w14:textId="6560A3BC" w:rsidR="00165A77" w:rsidRPr="00FF0611" w:rsidRDefault="00AA7448" w:rsidP="00A675C3">
            <w:pPr>
              <w:rPr>
                <w:rFonts w:ascii="Times New Roman" w:hAnsi="Times New Roman" w:cs="Times New Roman"/>
                <w:i/>
                <w:color w:val="000000"/>
                <w:lang w:val="en-GB"/>
              </w:rPr>
            </w:pPr>
            <w:r w:rsidRPr="00FF0611">
              <w:rPr>
                <w:rFonts w:ascii="Times New Roman" w:hAnsi="Times New Roman" w:cs="Times New Roman"/>
                <w:color w:val="000000" w:themeColor="text1"/>
                <w:lang w:val="en-GB"/>
              </w:rPr>
              <w:t>For review/approval/final</w:t>
            </w:r>
          </w:p>
        </w:tc>
      </w:tr>
      <w:tr w:rsidR="00165A77" w:rsidRPr="00FF0611" w14:paraId="2A3886A9" w14:textId="77777777" w:rsidTr="00DA3926">
        <w:trPr>
          <w:trHeight w:val="444"/>
        </w:trPr>
        <w:tc>
          <w:tcPr>
            <w:tcW w:w="2202" w:type="dxa"/>
            <w:vAlign w:val="center"/>
          </w:tcPr>
          <w:p w14:paraId="490AEE3B"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Version:</w:t>
            </w:r>
          </w:p>
        </w:tc>
        <w:tc>
          <w:tcPr>
            <w:tcW w:w="6814" w:type="dxa"/>
            <w:vAlign w:val="center"/>
          </w:tcPr>
          <w:p w14:paraId="4362392F" w14:textId="497E8C53" w:rsidR="00165A77" w:rsidRPr="00FF0611" w:rsidRDefault="00385602" w:rsidP="00A675C3">
            <w:pPr>
              <w:rPr>
                <w:rFonts w:ascii="Times New Roman" w:hAnsi="Times New Roman" w:cs="Times New Roman"/>
                <w:i/>
                <w:color w:val="000000"/>
                <w:lang w:val="en-GB"/>
              </w:rPr>
            </w:pPr>
            <w:r w:rsidRPr="00FF0611">
              <w:rPr>
                <w:rFonts w:ascii="Times New Roman" w:hAnsi="Times New Roman" w:cs="Times New Roman"/>
                <w:i/>
                <w:color w:val="000000"/>
                <w:lang w:val="en-GB"/>
              </w:rPr>
              <w:t>1.0</w:t>
            </w:r>
          </w:p>
        </w:tc>
      </w:tr>
      <w:tr w:rsidR="00165A77" w:rsidRPr="00FF0611" w14:paraId="65C8890F" w14:textId="77777777" w:rsidTr="00DA3926">
        <w:trPr>
          <w:trHeight w:val="444"/>
        </w:trPr>
        <w:tc>
          <w:tcPr>
            <w:tcW w:w="2202" w:type="dxa"/>
            <w:vAlign w:val="center"/>
          </w:tcPr>
          <w:p w14:paraId="5592B8EA"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Authors:</w:t>
            </w:r>
          </w:p>
        </w:tc>
        <w:tc>
          <w:tcPr>
            <w:tcW w:w="6814" w:type="dxa"/>
            <w:vAlign w:val="center"/>
          </w:tcPr>
          <w:p w14:paraId="78CCD9B2" w14:textId="62183430" w:rsidR="00165A77" w:rsidRPr="00FF0611" w:rsidRDefault="00385602" w:rsidP="00A675C3">
            <w:pPr>
              <w:rPr>
                <w:rFonts w:ascii="Times New Roman" w:hAnsi="Times New Roman" w:cs="Times New Roman"/>
                <w:i/>
                <w:color w:val="000000"/>
                <w:lang w:val="en-GB"/>
              </w:rPr>
            </w:pPr>
            <w:r w:rsidRPr="00FF0611">
              <w:rPr>
                <w:rFonts w:ascii="Times New Roman" w:hAnsi="Times New Roman" w:cs="Times New Roman"/>
                <w:i/>
                <w:color w:val="000000"/>
                <w:lang w:val="en-GB"/>
              </w:rPr>
              <w:t>uStudio</w:t>
            </w:r>
            <w:r w:rsidR="00EF6F6E" w:rsidRPr="00FF0611">
              <w:rPr>
                <w:rFonts w:ascii="Times New Roman" w:hAnsi="Times New Roman" w:cs="Times New Roman"/>
                <w:i/>
                <w:color w:val="000000"/>
                <w:lang w:val="en-GB"/>
              </w:rPr>
              <w:t>, everis</w:t>
            </w:r>
          </w:p>
        </w:tc>
      </w:tr>
      <w:tr w:rsidR="00165A77" w:rsidRPr="00FF0611" w14:paraId="156BB24C" w14:textId="77777777" w:rsidTr="00DA3926">
        <w:trPr>
          <w:trHeight w:val="444"/>
        </w:trPr>
        <w:tc>
          <w:tcPr>
            <w:tcW w:w="2202" w:type="dxa"/>
            <w:vAlign w:val="center"/>
          </w:tcPr>
          <w:p w14:paraId="593EE6FB"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Reviewed by:</w:t>
            </w:r>
          </w:p>
        </w:tc>
        <w:tc>
          <w:tcPr>
            <w:tcW w:w="6814" w:type="dxa"/>
            <w:vAlign w:val="center"/>
          </w:tcPr>
          <w:p w14:paraId="5D2FFF8D" w14:textId="1665A403" w:rsidR="00165A77" w:rsidRPr="00FF0611" w:rsidRDefault="00165A77" w:rsidP="00A675C3">
            <w:pPr>
              <w:rPr>
                <w:rFonts w:ascii="Times New Roman" w:hAnsi="Times New Roman" w:cs="Times New Roman"/>
                <w:i/>
                <w:color w:val="000000"/>
                <w:lang w:val="en-GB"/>
              </w:rPr>
            </w:pPr>
          </w:p>
        </w:tc>
      </w:tr>
      <w:tr w:rsidR="00165A77" w:rsidRPr="00FF0611" w14:paraId="567068A9" w14:textId="77777777" w:rsidTr="00DA3926">
        <w:trPr>
          <w:trHeight w:val="444"/>
        </w:trPr>
        <w:tc>
          <w:tcPr>
            <w:tcW w:w="2202" w:type="dxa"/>
            <w:vAlign w:val="center"/>
          </w:tcPr>
          <w:p w14:paraId="5FA3BA9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Approved by:</w:t>
            </w:r>
          </w:p>
        </w:tc>
        <w:tc>
          <w:tcPr>
            <w:tcW w:w="6814" w:type="dxa"/>
            <w:vAlign w:val="center"/>
          </w:tcPr>
          <w:p w14:paraId="273925EB" w14:textId="77777777" w:rsidR="00165A77" w:rsidRPr="00FF0611" w:rsidRDefault="00165A77" w:rsidP="00A675C3">
            <w:pPr>
              <w:rPr>
                <w:rFonts w:ascii="Times New Roman" w:hAnsi="Times New Roman" w:cs="Times New Roman"/>
                <w:i/>
                <w:color w:val="000000"/>
                <w:lang w:val="en-GB"/>
              </w:rPr>
            </w:pPr>
          </w:p>
        </w:tc>
      </w:tr>
    </w:tbl>
    <w:p w14:paraId="316BEF64" w14:textId="77777777" w:rsidR="00165A77" w:rsidRPr="00FF0611" w:rsidRDefault="00165A77" w:rsidP="00165A77">
      <w:pPr>
        <w:rPr>
          <w:rFonts w:ascii="Times New Roman" w:hAnsi="Times New Roman" w:cs="Times New Roman"/>
          <w:lang w:val="en-GB"/>
        </w:rPr>
      </w:pPr>
    </w:p>
    <w:p w14:paraId="14CB9A8F" w14:textId="77777777" w:rsidR="00165A77" w:rsidRPr="00FF0611" w:rsidRDefault="00165A77" w:rsidP="00B141EC">
      <w:pPr>
        <w:rPr>
          <w:rFonts w:ascii="Times New Roman" w:hAnsi="Times New Roman" w:cs="Times New Roman"/>
          <w:color w:val="00539B"/>
          <w:sz w:val="24"/>
          <w:lang w:val="en-GB"/>
        </w:rPr>
      </w:pPr>
      <w:r w:rsidRPr="00FF0611">
        <w:rPr>
          <w:rFonts w:ascii="Times New Roman" w:hAnsi="Times New Roman" w:cs="Times New Roman"/>
          <w:b/>
          <w:color w:val="00539B"/>
          <w:sz w:val="24"/>
          <w:lang w:val="en-GB"/>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85"/>
        <w:gridCol w:w="6005"/>
        <w:gridCol w:w="1726"/>
      </w:tblGrid>
      <w:tr w:rsidR="00165A77" w:rsidRPr="00FF0611" w14:paraId="4205AAD9" w14:textId="77777777" w:rsidTr="00DA3926">
        <w:trPr>
          <w:trHeight w:val="423"/>
        </w:trPr>
        <w:tc>
          <w:tcPr>
            <w:tcW w:w="1285" w:type="dxa"/>
            <w:vAlign w:val="center"/>
          </w:tcPr>
          <w:p w14:paraId="61F52182"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Version</w:t>
            </w:r>
          </w:p>
        </w:tc>
        <w:tc>
          <w:tcPr>
            <w:tcW w:w="6005" w:type="dxa"/>
            <w:vAlign w:val="center"/>
          </w:tcPr>
          <w:p w14:paraId="141375F6"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Description</w:t>
            </w:r>
          </w:p>
        </w:tc>
        <w:tc>
          <w:tcPr>
            <w:tcW w:w="1726" w:type="dxa"/>
            <w:vAlign w:val="center"/>
          </w:tcPr>
          <w:p w14:paraId="49A109E6" w14:textId="77777777" w:rsidR="00165A77" w:rsidRPr="00FF0611" w:rsidRDefault="00165A77" w:rsidP="00A675C3">
            <w:pPr>
              <w:rPr>
                <w:rFonts w:ascii="Times New Roman" w:hAnsi="Times New Roman" w:cs="Times New Roman"/>
                <w:b/>
                <w:bCs/>
                <w:color w:val="00539B"/>
                <w:kern w:val="28"/>
                <w:lang w:val="en-GB"/>
              </w:rPr>
            </w:pPr>
            <w:r w:rsidRPr="00FF0611">
              <w:rPr>
                <w:rFonts w:ascii="Times New Roman" w:hAnsi="Times New Roman" w:cs="Times New Roman"/>
                <w:b/>
                <w:bCs/>
                <w:color w:val="00539B"/>
                <w:kern w:val="28"/>
                <w:lang w:val="en-GB"/>
              </w:rPr>
              <w:t>Date</w:t>
            </w:r>
          </w:p>
        </w:tc>
      </w:tr>
      <w:tr w:rsidR="00165A77" w:rsidRPr="00FF0611" w14:paraId="4F1225A2" w14:textId="77777777" w:rsidTr="00385602">
        <w:trPr>
          <w:trHeight w:val="423"/>
        </w:trPr>
        <w:tc>
          <w:tcPr>
            <w:tcW w:w="1285" w:type="dxa"/>
            <w:vAlign w:val="center"/>
          </w:tcPr>
          <w:p w14:paraId="6E782F0E" w14:textId="77777777" w:rsidR="00165A77" w:rsidRPr="00FF0611" w:rsidRDefault="00165A77">
            <w:pPr>
              <w:spacing w:after="0"/>
              <w:rPr>
                <w:rFonts w:ascii="Times New Roman" w:hAnsi="Times New Roman" w:cs="Times New Roman"/>
                <w:bCs/>
                <w:color w:val="00539B"/>
                <w:kern w:val="28"/>
                <w:lang w:val="en-GB"/>
              </w:rPr>
              <w:pPrChange w:id="9" w:author="Chris Smith" w:date="2020-11-22T18:20:00Z">
                <w:pPr/>
              </w:pPrChange>
            </w:pPr>
            <w:r w:rsidRPr="00FF0611">
              <w:rPr>
                <w:rFonts w:ascii="Times New Roman" w:hAnsi="Times New Roman" w:cs="Times New Roman"/>
                <w:bCs/>
                <w:color w:val="00539B"/>
                <w:kern w:val="28"/>
                <w:lang w:val="en-GB"/>
              </w:rPr>
              <w:t>1.0</w:t>
            </w:r>
          </w:p>
        </w:tc>
        <w:tc>
          <w:tcPr>
            <w:tcW w:w="6005" w:type="dxa"/>
            <w:shd w:val="clear" w:color="auto" w:fill="auto"/>
            <w:vAlign w:val="center"/>
          </w:tcPr>
          <w:p w14:paraId="416A138A" w14:textId="77777777" w:rsidR="00165A77" w:rsidRDefault="00385602">
            <w:pPr>
              <w:spacing w:after="0"/>
              <w:rPr>
                <w:ins w:id="10" w:author="Chris Smith" w:date="2020-11-22T18:20:00Z"/>
                <w:rFonts w:ascii="Times New Roman" w:hAnsi="Times New Roman" w:cs="Times New Roman"/>
                <w:i/>
                <w:color w:val="000000"/>
                <w:lang w:val="en-GB"/>
              </w:rPr>
              <w:pPrChange w:id="11" w:author="Chris Smith" w:date="2020-11-22T18:20:00Z">
                <w:pPr/>
              </w:pPrChange>
            </w:pPr>
            <w:r w:rsidRPr="00FF0611">
              <w:rPr>
                <w:rFonts w:ascii="Times New Roman" w:hAnsi="Times New Roman" w:cs="Times New Roman"/>
                <w:i/>
                <w:color w:val="000000"/>
                <w:lang w:val="en-GB"/>
              </w:rPr>
              <w:t>First version of the document</w:t>
            </w:r>
          </w:p>
          <w:p w14:paraId="6FF7EF03" w14:textId="71E47BE0" w:rsidR="000A0D22" w:rsidRDefault="000A0D22">
            <w:pPr>
              <w:spacing w:after="0"/>
              <w:rPr>
                <w:ins w:id="12" w:author="Chris Smith" w:date="2020-11-22T18:20:00Z"/>
                <w:rFonts w:ascii="Times New Roman" w:hAnsi="Times New Roman" w:cs="Times New Roman"/>
                <w:i/>
                <w:color w:val="000000"/>
                <w:lang w:val="en-GB"/>
              </w:rPr>
              <w:pPrChange w:id="13" w:author="Chris Smith" w:date="2020-11-22T18:20:00Z">
                <w:pPr/>
              </w:pPrChange>
            </w:pPr>
            <w:ins w:id="14" w:author="Chris Smith" w:date="2020-11-22T18:20:00Z">
              <w:r>
                <w:rPr>
                  <w:rFonts w:ascii="Times New Roman" w:hAnsi="Times New Roman" w:cs="Times New Roman"/>
                  <w:i/>
                  <w:color w:val="000000"/>
                  <w:lang w:val="en-GB"/>
                </w:rPr>
                <w:fldChar w:fldCharType="begin"/>
              </w:r>
              <w:r>
                <w:rPr>
                  <w:rFonts w:ascii="Times New Roman" w:hAnsi="Times New Roman" w:cs="Times New Roman"/>
                  <w:i/>
                  <w:color w:val="000000"/>
                  <w:lang w:val="en-GB"/>
                </w:rPr>
                <w:instrText xml:space="preserve"> HYPERLINK "</w:instrText>
              </w:r>
              <w:r w:rsidRPr="000A0D22">
                <w:rPr>
                  <w:rFonts w:ascii="Times New Roman" w:hAnsi="Times New Roman" w:cs="Times New Roman"/>
                  <w:i/>
                  <w:color w:val="000000"/>
                  <w:lang w:val="en-GB"/>
                </w:rPr>
                <w:instrText>https://my.huddle.net/workspace/33889435/files/#/83253270</w:instrText>
              </w:r>
              <w:r>
                <w:rPr>
                  <w:rFonts w:ascii="Times New Roman" w:hAnsi="Times New Roman" w:cs="Times New Roman"/>
                  <w:i/>
                  <w:color w:val="000000"/>
                  <w:lang w:val="en-GB"/>
                </w:rPr>
                <w:instrText xml:space="preserve">" </w:instrText>
              </w:r>
              <w:r>
                <w:rPr>
                  <w:rFonts w:ascii="Times New Roman" w:hAnsi="Times New Roman" w:cs="Times New Roman"/>
                  <w:i/>
                  <w:color w:val="000000"/>
                  <w:lang w:val="en-GB"/>
                </w:rPr>
                <w:fldChar w:fldCharType="separate"/>
              </w:r>
              <w:r w:rsidRPr="009933FC">
                <w:rPr>
                  <w:rStyle w:val="Hipercze"/>
                  <w:rFonts w:ascii="Times New Roman" w:hAnsi="Times New Roman" w:cs="Times New Roman"/>
                  <w:i/>
                  <w:lang w:val="en-GB"/>
                </w:rPr>
                <w:t>https://my.huddle.net/workspace/33889435/files/#/83253270</w:t>
              </w:r>
              <w:r>
                <w:rPr>
                  <w:rFonts w:ascii="Times New Roman" w:hAnsi="Times New Roman" w:cs="Times New Roman"/>
                  <w:i/>
                  <w:color w:val="000000"/>
                  <w:lang w:val="en-GB"/>
                </w:rPr>
                <w:fldChar w:fldCharType="end"/>
              </w:r>
            </w:ins>
          </w:p>
          <w:p w14:paraId="13B21F54" w14:textId="73DEF0D9" w:rsidR="000A0D22" w:rsidRPr="00FF0611" w:rsidRDefault="000A0D22">
            <w:pPr>
              <w:spacing w:after="0"/>
              <w:rPr>
                <w:rFonts w:ascii="Times New Roman" w:hAnsi="Times New Roman" w:cs="Times New Roman"/>
                <w:i/>
                <w:color w:val="000000"/>
                <w:highlight w:val="yellow"/>
                <w:lang w:val="en-GB"/>
              </w:rPr>
              <w:pPrChange w:id="15" w:author="Chris Smith" w:date="2020-11-22T18:20:00Z">
                <w:pPr/>
              </w:pPrChange>
            </w:pPr>
            <w:ins w:id="16" w:author="Chris Smith" w:date="2020-11-22T18:20:00Z">
              <w:r w:rsidRPr="000A0D22">
                <w:rPr>
                  <w:rFonts w:ascii="Times New Roman" w:hAnsi="Times New Roman" w:cs="Times New Roman"/>
                  <w:i/>
                  <w:color w:val="000000"/>
                  <w:lang w:val="en-GB"/>
                </w:rPr>
                <w:t>https://app.breeze.pm/projects/140893/cards/3533227</w:t>
              </w:r>
            </w:ins>
          </w:p>
        </w:tc>
        <w:tc>
          <w:tcPr>
            <w:tcW w:w="1726" w:type="dxa"/>
            <w:vAlign w:val="center"/>
          </w:tcPr>
          <w:p w14:paraId="33689B14" w14:textId="2185B7D4" w:rsidR="00165A77" w:rsidRPr="00FF0611" w:rsidRDefault="00106058" w:rsidP="005967EE">
            <w:pPr>
              <w:rPr>
                <w:rFonts w:ascii="Times New Roman" w:hAnsi="Times New Roman" w:cs="Times New Roman"/>
                <w:i/>
                <w:color w:val="000000"/>
                <w:highlight w:val="yellow"/>
                <w:lang w:val="en-GB"/>
              </w:rPr>
            </w:pPr>
            <w:ins w:id="17" w:author="Chris Smith" w:date="2020-11-23T07:43:00Z">
              <w:r>
                <w:rPr>
                  <w:rFonts w:ascii="Times New Roman" w:hAnsi="Times New Roman" w:cs="Times New Roman"/>
                  <w:i/>
                  <w:color w:val="000000"/>
                  <w:lang w:val="en-GB"/>
                </w:rPr>
                <w:t>2</w:t>
              </w:r>
            </w:ins>
            <w:ins w:id="18" w:author="Chris Smith" w:date="2020-11-25T22:58:00Z">
              <w:r w:rsidR="003C1B90">
                <w:rPr>
                  <w:rFonts w:ascii="Times New Roman" w:hAnsi="Times New Roman" w:cs="Times New Roman"/>
                  <w:i/>
                  <w:color w:val="000000"/>
                  <w:lang w:val="en-GB"/>
                </w:rPr>
                <w:t>5</w:t>
              </w:r>
            </w:ins>
            <w:del w:id="19" w:author="Chris Smith" w:date="2020-11-23T07:43:00Z">
              <w:r w:rsidR="005967EE" w:rsidRPr="00FF0611" w:rsidDel="00106058">
                <w:rPr>
                  <w:rFonts w:ascii="Times New Roman" w:hAnsi="Times New Roman" w:cs="Times New Roman"/>
                  <w:i/>
                  <w:color w:val="000000"/>
                  <w:lang w:val="en-GB"/>
                </w:rPr>
                <w:delText>15</w:delText>
              </w:r>
            </w:del>
            <w:r w:rsidR="00385602" w:rsidRPr="00FF0611">
              <w:rPr>
                <w:rFonts w:ascii="Times New Roman" w:hAnsi="Times New Roman" w:cs="Times New Roman"/>
                <w:i/>
                <w:color w:val="000000"/>
                <w:lang w:val="en-GB"/>
              </w:rPr>
              <w:t>/</w:t>
            </w:r>
            <w:r w:rsidR="005967EE" w:rsidRPr="00FF0611">
              <w:rPr>
                <w:rFonts w:ascii="Times New Roman" w:hAnsi="Times New Roman" w:cs="Times New Roman"/>
                <w:i/>
                <w:color w:val="000000"/>
                <w:lang w:val="en-GB"/>
              </w:rPr>
              <w:t>1</w:t>
            </w:r>
            <w:ins w:id="20" w:author="Chris Smith" w:date="2020-11-23T07:43:00Z">
              <w:r w:rsidR="00447E56">
                <w:rPr>
                  <w:rFonts w:ascii="Times New Roman" w:hAnsi="Times New Roman" w:cs="Times New Roman"/>
                  <w:i/>
                  <w:color w:val="000000"/>
                  <w:lang w:val="en-GB"/>
                </w:rPr>
                <w:t>1</w:t>
              </w:r>
            </w:ins>
            <w:del w:id="21" w:author="Chris Smith" w:date="2020-11-23T07:43:00Z">
              <w:r w:rsidR="00385602" w:rsidRPr="00FF0611" w:rsidDel="00447E56">
                <w:rPr>
                  <w:rFonts w:ascii="Times New Roman" w:hAnsi="Times New Roman" w:cs="Times New Roman"/>
                  <w:i/>
                  <w:color w:val="000000"/>
                  <w:lang w:val="en-GB"/>
                </w:rPr>
                <w:delText>0</w:delText>
              </w:r>
            </w:del>
            <w:r w:rsidR="00385602" w:rsidRPr="00FF0611">
              <w:rPr>
                <w:rFonts w:ascii="Times New Roman" w:hAnsi="Times New Roman" w:cs="Times New Roman"/>
                <w:i/>
                <w:color w:val="000000"/>
                <w:lang w:val="en-GB"/>
              </w:rPr>
              <w:t>/2020</w:t>
            </w:r>
          </w:p>
        </w:tc>
      </w:tr>
      <w:tr w:rsidR="00165A77" w:rsidRPr="00FF0611" w14:paraId="3A6E2691" w14:textId="77777777" w:rsidTr="00DA3926">
        <w:trPr>
          <w:trHeight w:val="423"/>
        </w:trPr>
        <w:tc>
          <w:tcPr>
            <w:tcW w:w="1285" w:type="dxa"/>
            <w:vAlign w:val="center"/>
          </w:tcPr>
          <w:p w14:paraId="063A89C1"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2.0</w:t>
            </w:r>
          </w:p>
        </w:tc>
        <w:tc>
          <w:tcPr>
            <w:tcW w:w="6005" w:type="dxa"/>
            <w:vAlign w:val="center"/>
          </w:tcPr>
          <w:p w14:paraId="0EC352AF"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7647C56F" w14:textId="77777777" w:rsidR="00165A77" w:rsidRPr="00FF0611" w:rsidRDefault="00165A77" w:rsidP="00A675C3">
            <w:pPr>
              <w:rPr>
                <w:rFonts w:ascii="Times New Roman" w:hAnsi="Times New Roman" w:cs="Times New Roman"/>
                <w:i/>
                <w:color w:val="000000"/>
                <w:lang w:val="en-GB"/>
              </w:rPr>
            </w:pPr>
          </w:p>
        </w:tc>
      </w:tr>
      <w:tr w:rsidR="00165A77" w:rsidRPr="00FF0611" w14:paraId="134EC67C" w14:textId="77777777" w:rsidTr="00DA3926">
        <w:trPr>
          <w:trHeight w:val="423"/>
        </w:trPr>
        <w:tc>
          <w:tcPr>
            <w:tcW w:w="1285" w:type="dxa"/>
            <w:vAlign w:val="center"/>
          </w:tcPr>
          <w:p w14:paraId="2ECA4A3D"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3.0</w:t>
            </w:r>
          </w:p>
        </w:tc>
        <w:tc>
          <w:tcPr>
            <w:tcW w:w="6005" w:type="dxa"/>
            <w:vAlign w:val="center"/>
          </w:tcPr>
          <w:p w14:paraId="218EDD87"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00D555F2" w14:textId="77777777" w:rsidR="00165A77" w:rsidRPr="00FF0611" w:rsidRDefault="00165A77" w:rsidP="00A675C3">
            <w:pPr>
              <w:rPr>
                <w:rFonts w:ascii="Times New Roman" w:hAnsi="Times New Roman" w:cs="Times New Roman"/>
                <w:i/>
                <w:color w:val="000000"/>
                <w:lang w:val="en-GB"/>
              </w:rPr>
            </w:pPr>
          </w:p>
        </w:tc>
      </w:tr>
      <w:tr w:rsidR="00165A77" w:rsidRPr="00FF0611" w14:paraId="2A51316E" w14:textId="77777777" w:rsidTr="00DA3926">
        <w:trPr>
          <w:trHeight w:val="423"/>
        </w:trPr>
        <w:tc>
          <w:tcPr>
            <w:tcW w:w="1285" w:type="dxa"/>
            <w:vAlign w:val="center"/>
          </w:tcPr>
          <w:p w14:paraId="502144E9"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4.0</w:t>
            </w:r>
          </w:p>
        </w:tc>
        <w:tc>
          <w:tcPr>
            <w:tcW w:w="6005" w:type="dxa"/>
            <w:vAlign w:val="center"/>
          </w:tcPr>
          <w:p w14:paraId="275D7706"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47ABF134" w14:textId="77777777" w:rsidR="00165A77" w:rsidRPr="00FF0611" w:rsidRDefault="00165A77" w:rsidP="00A675C3">
            <w:pPr>
              <w:rPr>
                <w:rFonts w:ascii="Times New Roman" w:hAnsi="Times New Roman" w:cs="Times New Roman"/>
                <w:i/>
                <w:color w:val="000000"/>
                <w:lang w:val="en-GB"/>
              </w:rPr>
            </w:pPr>
          </w:p>
        </w:tc>
      </w:tr>
      <w:tr w:rsidR="00165A77" w:rsidRPr="00FF0611" w14:paraId="59FCC7E3" w14:textId="77777777" w:rsidTr="00DA3926">
        <w:trPr>
          <w:trHeight w:val="423"/>
        </w:trPr>
        <w:tc>
          <w:tcPr>
            <w:tcW w:w="1285" w:type="dxa"/>
            <w:vAlign w:val="center"/>
          </w:tcPr>
          <w:p w14:paraId="07E22520" w14:textId="77777777" w:rsidR="00165A77" w:rsidRPr="00FF0611" w:rsidRDefault="00165A77" w:rsidP="00A675C3">
            <w:pPr>
              <w:rPr>
                <w:rFonts w:ascii="Times New Roman" w:hAnsi="Times New Roman" w:cs="Times New Roman"/>
                <w:bCs/>
                <w:color w:val="00539B"/>
                <w:kern w:val="28"/>
                <w:lang w:val="en-GB"/>
              </w:rPr>
            </w:pPr>
            <w:r w:rsidRPr="00FF0611">
              <w:rPr>
                <w:rFonts w:ascii="Times New Roman" w:hAnsi="Times New Roman" w:cs="Times New Roman"/>
                <w:bCs/>
                <w:color w:val="00539B"/>
                <w:kern w:val="28"/>
                <w:lang w:val="en-GB"/>
              </w:rPr>
              <w:t>5.0</w:t>
            </w:r>
          </w:p>
        </w:tc>
        <w:tc>
          <w:tcPr>
            <w:tcW w:w="6005" w:type="dxa"/>
            <w:vAlign w:val="center"/>
          </w:tcPr>
          <w:p w14:paraId="09B70024" w14:textId="77777777" w:rsidR="00165A77" w:rsidRPr="00FF0611" w:rsidRDefault="00165A77" w:rsidP="00A675C3">
            <w:pPr>
              <w:rPr>
                <w:rFonts w:ascii="Times New Roman" w:hAnsi="Times New Roman" w:cs="Times New Roman"/>
                <w:i/>
                <w:color w:val="000000"/>
                <w:lang w:val="en-GB"/>
              </w:rPr>
            </w:pPr>
          </w:p>
        </w:tc>
        <w:tc>
          <w:tcPr>
            <w:tcW w:w="1726" w:type="dxa"/>
            <w:vAlign w:val="center"/>
          </w:tcPr>
          <w:p w14:paraId="4C8D0B71" w14:textId="77777777" w:rsidR="00165A77" w:rsidRPr="00FF0611" w:rsidRDefault="00165A77" w:rsidP="00A675C3">
            <w:pPr>
              <w:rPr>
                <w:rFonts w:ascii="Times New Roman" w:hAnsi="Times New Roman" w:cs="Times New Roman"/>
                <w:i/>
                <w:color w:val="000000"/>
                <w:lang w:val="en-GB"/>
              </w:rPr>
            </w:pPr>
          </w:p>
        </w:tc>
      </w:tr>
    </w:tbl>
    <w:p w14:paraId="07547A01" w14:textId="7116F594" w:rsidR="00745673" w:rsidRPr="00FF0611" w:rsidRDefault="00745673" w:rsidP="00745673">
      <w:pPr>
        <w:rPr>
          <w:rFonts w:ascii="Times New Roman" w:hAnsi="Times New Roman" w:cs="Times New Roman"/>
          <w:lang w:val="en-GB"/>
        </w:rPr>
      </w:pPr>
    </w:p>
    <w:p w14:paraId="18D8169E" w14:textId="77777777" w:rsidR="00DB6239" w:rsidRPr="00FF0611" w:rsidRDefault="00DB6239" w:rsidP="00745673">
      <w:pPr>
        <w:rPr>
          <w:rFonts w:ascii="Times New Roman" w:hAnsi="Times New Roman" w:cs="Times New Roman"/>
          <w:lang w:val="en-GB"/>
        </w:rPr>
      </w:pPr>
    </w:p>
    <w:p w14:paraId="5043CB0F" w14:textId="77777777" w:rsidR="00745673" w:rsidRPr="00FF0611" w:rsidRDefault="00745673" w:rsidP="00745673">
      <w:pPr>
        <w:rPr>
          <w:rFonts w:ascii="Times New Roman" w:hAnsi="Times New Roman" w:cs="Times New Roman"/>
          <w:lang w:val="en-GB"/>
        </w:rPr>
      </w:pPr>
    </w:p>
    <w:p w14:paraId="07459315" w14:textId="77777777" w:rsidR="00745673" w:rsidRPr="00FF0611" w:rsidRDefault="00745673" w:rsidP="00745673">
      <w:pPr>
        <w:rPr>
          <w:rFonts w:ascii="Times New Roman" w:hAnsi="Times New Roman" w:cs="Times New Roman"/>
          <w:lang w:val="en-GB"/>
        </w:rPr>
      </w:pPr>
    </w:p>
    <w:p w14:paraId="6537F28F" w14:textId="77777777" w:rsidR="00745673" w:rsidRPr="00FF0611" w:rsidRDefault="00745673" w:rsidP="00745673">
      <w:pPr>
        <w:spacing w:after="0" w:line="240" w:lineRule="auto"/>
        <w:rPr>
          <w:rStyle w:val="Pogrubienie"/>
          <w:rFonts w:ascii="Times New Roman" w:hAnsi="Times New Roman" w:cs="Times New Roman"/>
          <w:lang w:val="en-GB"/>
        </w:rPr>
      </w:pPr>
      <w:bookmarkStart w:id="22" w:name="_Toc441566569"/>
      <w:bookmarkStart w:id="23" w:name="_Toc441571321"/>
      <w:bookmarkStart w:id="24" w:name="_Toc441571867"/>
      <w:bookmarkStart w:id="25" w:name="_Toc441656642"/>
      <w:bookmarkStart w:id="26" w:name="_Toc441664766"/>
      <w:bookmarkStart w:id="27" w:name="_Toc448311939"/>
      <w:bookmarkStart w:id="28" w:name="_Toc448317080"/>
      <w:bookmarkStart w:id="29" w:name="_Toc448859599"/>
      <w:bookmarkStart w:id="30" w:name="_Toc448912567"/>
      <w:r w:rsidRPr="00FF0611">
        <w:rPr>
          <w:rStyle w:val="Pogrubienie"/>
          <w:rFonts w:ascii="Times New Roman" w:hAnsi="Times New Roman" w:cs="Times New Roman"/>
          <w:lang w:val="en-GB"/>
        </w:rPr>
        <w:br w:type="page"/>
      </w:r>
    </w:p>
    <w:p w14:paraId="22E0FC93" w14:textId="0D50CE50" w:rsidR="00745673" w:rsidRPr="00FF0611" w:rsidRDefault="00745673" w:rsidP="00B141EC">
      <w:pPr>
        <w:jc w:val="center"/>
        <w:rPr>
          <w:rFonts w:ascii="Times New Roman" w:hAnsi="Times New Roman" w:cs="Times New Roman"/>
          <w:color w:val="00539B"/>
          <w:sz w:val="40"/>
          <w:lang w:val="en-GB"/>
        </w:rPr>
      </w:pPr>
      <w:bookmarkStart w:id="31" w:name="_Toc451769430"/>
      <w:bookmarkStart w:id="32" w:name="_Toc455414160"/>
      <w:bookmarkStart w:id="33" w:name="_Toc455415835"/>
      <w:r w:rsidRPr="00FF0611">
        <w:rPr>
          <w:rFonts w:ascii="Times New Roman" w:hAnsi="Times New Roman" w:cs="Times New Roman"/>
          <w:color w:val="00539B"/>
          <w:sz w:val="40"/>
          <w:lang w:val="en-GB"/>
        </w:rPr>
        <w:t>Table of Contents</w:t>
      </w:r>
      <w:bookmarkEnd w:id="22"/>
      <w:bookmarkEnd w:id="23"/>
      <w:bookmarkEnd w:id="24"/>
      <w:bookmarkEnd w:id="25"/>
      <w:bookmarkEnd w:id="26"/>
      <w:bookmarkEnd w:id="27"/>
      <w:bookmarkEnd w:id="28"/>
      <w:bookmarkEnd w:id="29"/>
      <w:bookmarkEnd w:id="30"/>
      <w:bookmarkEnd w:id="31"/>
      <w:bookmarkEnd w:id="32"/>
      <w:bookmarkEnd w:id="33"/>
    </w:p>
    <w:sdt>
      <w:sdtPr>
        <w:rPr>
          <w:rFonts w:ascii="Times New Roman" w:eastAsiaTheme="minorHAnsi" w:hAnsi="Times New Roman"/>
          <w:b w:val="0"/>
          <w:bCs w:val="0"/>
          <w:color w:val="000000" w:themeColor="text1" w:themeShade="80"/>
          <w:sz w:val="22"/>
          <w:szCs w:val="24"/>
          <w:lang w:val="en-GB" w:eastAsia="en-US"/>
        </w:rPr>
        <w:id w:val="1425529935"/>
        <w:docPartObj>
          <w:docPartGallery w:val="Table of Contents"/>
          <w:docPartUnique/>
        </w:docPartObj>
      </w:sdtPr>
      <w:sdtEndPr>
        <w:rPr>
          <w:rFonts w:eastAsia="Times New Roman"/>
          <w:b/>
          <w:lang w:eastAsia="en-GB"/>
        </w:rPr>
      </w:sdtEndPr>
      <w:sdtContent>
        <w:p w14:paraId="406425CA" w14:textId="4D820FDD" w:rsidR="00745673" w:rsidRPr="00FF0611" w:rsidRDefault="00745673" w:rsidP="00B141EC">
          <w:pPr>
            <w:pStyle w:val="Nagwekspisutreci"/>
            <w:rPr>
              <w:rFonts w:ascii="Times New Roman" w:hAnsi="Times New Roman"/>
              <w:lang w:val="en-GB"/>
            </w:rPr>
          </w:pPr>
        </w:p>
        <w:p w14:paraId="479DC3A4" w14:textId="77777777" w:rsidR="009735BB" w:rsidRPr="009735BB" w:rsidRDefault="00DB6239">
          <w:pPr>
            <w:pStyle w:val="Spistreci1"/>
            <w:rPr>
              <w:ins w:id="34" w:author="Alba Colomer Padrosa" w:date="2020-12-07T08:31:00Z"/>
              <w:rFonts w:eastAsiaTheme="minorEastAsia"/>
              <w:b w:val="0"/>
              <w:noProof/>
              <w:color w:val="auto"/>
              <w:szCs w:val="22"/>
              <w:lang w:val="es-ES" w:eastAsia="es-ES"/>
              <w:rPrChange w:id="35" w:author="Alba Colomer Padrosa" w:date="2020-12-07T08:31:00Z">
                <w:rPr>
                  <w:ins w:id="36" w:author="Alba Colomer Padrosa" w:date="2020-12-07T08:31:00Z"/>
                  <w:rFonts w:asciiTheme="minorHAnsi" w:eastAsiaTheme="minorEastAsia" w:hAnsiTheme="minorHAnsi" w:cstheme="minorBidi"/>
                  <w:b w:val="0"/>
                  <w:noProof/>
                  <w:color w:val="auto"/>
                  <w:szCs w:val="22"/>
                  <w:lang w:val="es-ES" w:eastAsia="es-ES"/>
                </w:rPr>
              </w:rPrChange>
            </w:rPr>
          </w:pPr>
          <w:r w:rsidRPr="00D061AE">
            <w:rPr>
              <w:bCs/>
            </w:rPr>
            <w:fldChar w:fldCharType="begin"/>
          </w:r>
          <w:r w:rsidRPr="009735BB">
            <w:rPr>
              <w:bCs/>
            </w:rPr>
            <w:instrText xml:space="preserve"> TOC \o "1-3" \h \z \u </w:instrText>
          </w:r>
          <w:r w:rsidRPr="00D061AE">
            <w:rPr>
              <w:bCs/>
              <w:rPrChange w:id="37" w:author="Alba Colomer Padrosa" w:date="2020-12-07T08:31:00Z">
                <w:rPr>
                  <w:bCs/>
                </w:rPr>
              </w:rPrChange>
            </w:rPr>
            <w:fldChar w:fldCharType="separate"/>
          </w:r>
          <w:ins w:id="38" w:author="Alba Colomer Padrosa" w:date="2020-12-07T08:31:00Z">
            <w:r w:rsidR="009735BB" w:rsidRPr="009735BB">
              <w:rPr>
                <w:rStyle w:val="Hipercze"/>
                <w:rFonts w:ascii="Times New Roman" w:eastAsiaTheme="majorEastAsia" w:hAnsi="Times New Roman"/>
                <w:noProof/>
                <w:rPrChange w:id="39" w:author="Alba Colomer Padrosa" w:date="2020-12-07T08:31:00Z">
                  <w:rPr>
                    <w:rStyle w:val="Hipercze"/>
                    <w:rFonts w:eastAsiaTheme="majorEastAsia"/>
                    <w:noProof/>
                  </w:rPr>
                </w:rPrChange>
              </w:rPr>
              <w:fldChar w:fldCharType="begin"/>
            </w:r>
            <w:r w:rsidR="009735BB" w:rsidRPr="009735BB">
              <w:rPr>
                <w:rStyle w:val="Hipercze"/>
                <w:rFonts w:ascii="Times New Roman" w:eastAsiaTheme="majorEastAsia" w:hAnsi="Times New Roman"/>
                <w:noProof/>
                <w:rPrChange w:id="40" w:author="Alba Colomer Padrosa" w:date="2020-12-07T08:31:00Z">
                  <w:rPr>
                    <w:rStyle w:val="Hipercze"/>
                    <w:rFonts w:eastAsiaTheme="majorEastAsia"/>
                    <w:noProof/>
                  </w:rPr>
                </w:rPrChange>
              </w:rPr>
              <w:instrText xml:space="preserve"> </w:instrText>
            </w:r>
            <w:r w:rsidR="009735BB" w:rsidRPr="009735BB">
              <w:rPr>
                <w:noProof/>
              </w:rPr>
              <w:instrText>HYPERLINK \l "_Toc58222324"</w:instrText>
            </w:r>
            <w:r w:rsidR="009735BB" w:rsidRPr="009735BB">
              <w:rPr>
                <w:rStyle w:val="Hipercze"/>
                <w:rFonts w:ascii="Times New Roman" w:eastAsiaTheme="majorEastAsia" w:hAnsi="Times New Roman"/>
                <w:noProof/>
                <w:rPrChange w:id="41" w:author="Alba Colomer Padrosa" w:date="2020-12-07T08:31:00Z">
                  <w:rPr>
                    <w:rStyle w:val="Hipercze"/>
                    <w:rFonts w:eastAsiaTheme="majorEastAsia"/>
                    <w:noProof/>
                  </w:rPr>
                </w:rPrChange>
              </w:rPr>
              <w:instrText xml:space="preserve"> </w:instrText>
            </w:r>
            <w:r w:rsidR="009735BB" w:rsidRPr="009735BB">
              <w:rPr>
                <w:rStyle w:val="Hipercze"/>
                <w:rFonts w:ascii="Times New Roman" w:eastAsiaTheme="majorEastAsia" w:hAnsi="Times New Roman"/>
                <w:noProof/>
                <w:rPrChange w:id="42" w:author="Alba Colomer Padrosa" w:date="2020-12-07T08:31:00Z">
                  <w:rPr>
                    <w:rStyle w:val="Hipercze"/>
                    <w:rFonts w:eastAsiaTheme="majorEastAsia"/>
                    <w:noProof/>
                  </w:rPr>
                </w:rPrChange>
              </w:rPr>
              <w:fldChar w:fldCharType="separate"/>
            </w:r>
            <w:r w:rsidR="009735BB" w:rsidRPr="009735BB">
              <w:rPr>
                <w:rStyle w:val="Hipercze"/>
                <w:rFonts w:ascii="Times New Roman" w:eastAsiaTheme="majorEastAsia" w:hAnsi="Times New Roman"/>
                <w:noProof/>
                <w:lang w:eastAsia="en-US"/>
                <w:rPrChange w:id="43" w:author="Alba Colomer Padrosa" w:date="2020-12-07T08:31:00Z">
                  <w:rPr>
                    <w:rStyle w:val="Hipercze"/>
                    <w:rFonts w:eastAsiaTheme="majorEastAsia"/>
                    <w:noProof/>
                    <w:lang w:eastAsia="en-US"/>
                  </w:rPr>
                </w:rPrChange>
              </w:rPr>
              <w:t>1.</w:t>
            </w:r>
            <w:r w:rsidR="009735BB" w:rsidRPr="009735BB">
              <w:rPr>
                <w:rFonts w:eastAsiaTheme="minorEastAsia"/>
                <w:b w:val="0"/>
                <w:noProof/>
                <w:color w:val="auto"/>
                <w:szCs w:val="22"/>
                <w:lang w:val="es-ES" w:eastAsia="es-ES"/>
                <w:rPrChange w:id="44" w:author="Alba Colomer Padrosa" w:date="2020-12-07T08:31:00Z">
                  <w:rPr>
                    <w:rFonts w:asciiTheme="minorHAnsi" w:eastAsiaTheme="minorEastAsia" w:hAnsiTheme="minorHAnsi" w:cstheme="minorBidi"/>
                    <w:b w:val="0"/>
                    <w:noProof/>
                    <w:color w:val="auto"/>
                    <w:szCs w:val="22"/>
                    <w:lang w:val="es-ES" w:eastAsia="es-ES"/>
                  </w:rPr>
                </w:rPrChange>
              </w:rPr>
              <w:tab/>
            </w:r>
            <w:r w:rsidR="009735BB" w:rsidRPr="009735BB">
              <w:rPr>
                <w:rStyle w:val="Hipercze"/>
                <w:rFonts w:ascii="Times New Roman" w:eastAsiaTheme="majorEastAsia" w:hAnsi="Times New Roman"/>
                <w:noProof/>
                <w:lang w:eastAsia="en-US"/>
                <w:rPrChange w:id="45" w:author="Alba Colomer Padrosa" w:date="2020-12-07T08:31:00Z">
                  <w:rPr>
                    <w:rStyle w:val="Hipercze"/>
                    <w:rFonts w:eastAsiaTheme="majorEastAsia"/>
                    <w:noProof/>
                    <w:lang w:eastAsia="en-US"/>
                  </w:rPr>
                </w:rPrChange>
              </w:rPr>
              <w:t>Introduction</w:t>
            </w:r>
            <w:r w:rsidR="009735BB" w:rsidRPr="009735BB">
              <w:rPr>
                <w:noProof/>
                <w:webHidden/>
              </w:rPr>
              <w:tab/>
            </w:r>
            <w:r w:rsidR="009735BB" w:rsidRPr="009735BB">
              <w:rPr>
                <w:noProof/>
                <w:webHidden/>
                <w:rPrChange w:id="46" w:author="Alba Colomer Padrosa" w:date="2020-12-07T08:31:00Z">
                  <w:rPr>
                    <w:noProof/>
                    <w:webHidden/>
                  </w:rPr>
                </w:rPrChange>
              </w:rPr>
              <w:fldChar w:fldCharType="begin"/>
            </w:r>
            <w:r w:rsidR="009735BB" w:rsidRPr="009735BB">
              <w:rPr>
                <w:noProof/>
                <w:webHidden/>
              </w:rPr>
              <w:instrText xml:space="preserve"> PAGEREF _Toc58222324 \h </w:instrText>
            </w:r>
          </w:ins>
          <w:r w:rsidR="009735BB" w:rsidRPr="009735BB">
            <w:rPr>
              <w:noProof/>
              <w:webHidden/>
              <w:rPrChange w:id="47" w:author="Alba Colomer Padrosa" w:date="2020-12-07T08:31:00Z">
                <w:rPr>
                  <w:noProof/>
                  <w:webHidden/>
                </w:rPr>
              </w:rPrChange>
            </w:rPr>
          </w:r>
          <w:r w:rsidR="009735BB" w:rsidRPr="009735BB">
            <w:rPr>
              <w:noProof/>
              <w:webHidden/>
              <w:rPrChange w:id="48" w:author="Alba Colomer Padrosa" w:date="2020-12-07T08:31:00Z">
                <w:rPr>
                  <w:noProof/>
                  <w:webHidden/>
                </w:rPr>
              </w:rPrChange>
            </w:rPr>
            <w:fldChar w:fldCharType="separate"/>
          </w:r>
          <w:ins w:id="49" w:author="Alba Colomer Padrosa" w:date="2020-12-07T08:31:00Z">
            <w:r w:rsidR="009735BB" w:rsidRPr="009735BB">
              <w:rPr>
                <w:noProof/>
                <w:webHidden/>
              </w:rPr>
              <w:t>7</w:t>
            </w:r>
            <w:r w:rsidR="009735BB" w:rsidRPr="009735BB">
              <w:rPr>
                <w:noProof/>
                <w:webHidden/>
                <w:rPrChange w:id="50" w:author="Alba Colomer Padrosa" w:date="2020-12-07T08:31:00Z">
                  <w:rPr>
                    <w:noProof/>
                    <w:webHidden/>
                  </w:rPr>
                </w:rPrChange>
              </w:rPr>
              <w:fldChar w:fldCharType="end"/>
            </w:r>
            <w:r w:rsidR="009735BB" w:rsidRPr="009735BB">
              <w:rPr>
                <w:rStyle w:val="Hipercze"/>
                <w:rFonts w:ascii="Times New Roman" w:eastAsiaTheme="majorEastAsia" w:hAnsi="Times New Roman"/>
                <w:noProof/>
                <w:rPrChange w:id="51" w:author="Alba Colomer Padrosa" w:date="2020-12-07T08:31:00Z">
                  <w:rPr>
                    <w:rStyle w:val="Hipercze"/>
                    <w:rFonts w:eastAsiaTheme="majorEastAsia"/>
                    <w:noProof/>
                  </w:rPr>
                </w:rPrChange>
              </w:rPr>
              <w:fldChar w:fldCharType="end"/>
            </w:r>
          </w:ins>
        </w:p>
        <w:p w14:paraId="0A6744B8" w14:textId="77777777" w:rsidR="009735BB" w:rsidRPr="009735BB" w:rsidRDefault="009735BB">
          <w:pPr>
            <w:pStyle w:val="Spistreci2"/>
            <w:tabs>
              <w:tab w:val="left" w:pos="880"/>
              <w:tab w:val="right" w:leader="dot" w:pos="9016"/>
            </w:tabs>
            <w:rPr>
              <w:ins w:id="52" w:author="Alba Colomer Padrosa" w:date="2020-12-07T08:31:00Z"/>
              <w:rFonts w:eastAsiaTheme="minorEastAsia"/>
              <w:noProof/>
              <w:color w:val="auto"/>
              <w:szCs w:val="22"/>
              <w:lang w:val="es-ES" w:eastAsia="es-ES"/>
              <w:rPrChange w:id="53" w:author="Alba Colomer Padrosa" w:date="2020-12-07T08:31:00Z">
                <w:rPr>
                  <w:ins w:id="54" w:author="Alba Colomer Padrosa" w:date="2020-12-07T08:31:00Z"/>
                  <w:rFonts w:asciiTheme="minorHAnsi" w:eastAsiaTheme="minorEastAsia" w:hAnsiTheme="minorHAnsi" w:cstheme="minorBidi"/>
                  <w:noProof/>
                  <w:color w:val="auto"/>
                  <w:szCs w:val="22"/>
                  <w:lang w:val="es-ES" w:eastAsia="es-ES"/>
                </w:rPr>
              </w:rPrChange>
            </w:rPr>
          </w:pPr>
          <w:ins w:id="55"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56" w:author="Alba Colomer Padrosa" w:date="2020-12-07T08:31:00Z">
                  <w:rPr>
                    <w:rStyle w:val="Hipercze"/>
                    <w:rFonts w:eastAsiaTheme="majorEastAsia"/>
                    <w:noProof/>
                  </w:rPr>
                </w:rPrChange>
              </w:rPr>
              <w:instrText xml:space="preserve"> </w:instrText>
            </w:r>
            <w:r w:rsidRPr="009735BB">
              <w:rPr>
                <w:noProof/>
              </w:rPr>
              <w:instrText>HYPERLINK \l "_Toc58222325"</w:instrText>
            </w:r>
            <w:r w:rsidRPr="009735BB">
              <w:rPr>
                <w:rStyle w:val="Hipercze"/>
                <w:rFonts w:ascii="Times New Roman" w:eastAsiaTheme="majorEastAsia" w:hAnsi="Times New Roman"/>
                <w:noProof/>
                <w:rPrChange w:id="57"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58"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59" w:author="Alba Colomer Padrosa" w:date="2020-12-07T08:31:00Z">
                  <w:rPr>
                    <w:rStyle w:val="Hipercze"/>
                    <w:rFonts w:eastAsiaTheme="majorEastAsia"/>
                    <w:noProof/>
                  </w:rPr>
                </w:rPrChange>
              </w:rPr>
              <w:t>1.1</w:t>
            </w:r>
            <w:r w:rsidRPr="009735BB">
              <w:rPr>
                <w:rFonts w:eastAsiaTheme="minorEastAsia"/>
                <w:noProof/>
                <w:color w:val="auto"/>
                <w:szCs w:val="22"/>
                <w:lang w:val="es-ES" w:eastAsia="es-ES"/>
                <w:rPrChange w:id="60"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Aim of the document</w:t>
            </w:r>
            <w:r w:rsidRPr="009735BB">
              <w:rPr>
                <w:noProof/>
                <w:webHidden/>
              </w:rPr>
              <w:tab/>
            </w:r>
            <w:r w:rsidRPr="00D061AE">
              <w:rPr>
                <w:noProof/>
                <w:webHidden/>
              </w:rPr>
              <w:fldChar w:fldCharType="begin"/>
            </w:r>
            <w:r w:rsidRPr="009735BB">
              <w:rPr>
                <w:noProof/>
                <w:webHidden/>
              </w:rPr>
              <w:instrText xml:space="preserve"> PAGEREF _Toc58222325 \h </w:instrText>
            </w:r>
          </w:ins>
          <w:r w:rsidRPr="00D061AE">
            <w:rPr>
              <w:noProof/>
              <w:webHidden/>
            </w:rPr>
          </w:r>
          <w:r w:rsidRPr="00D061AE">
            <w:rPr>
              <w:noProof/>
              <w:webHidden/>
              <w:rPrChange w:id="61" w:author="Alba Colomer Padrosa" w:date="2020-12-07T08:31:00Z">
                <w:rPr>
                  <w:noProof/>
                  <w:webHidden/>
                </w:rPr>
              </w:rPrChange>
            </w:rPr>
            <w:fldChar w:fldCharType="separate"/>
          </w:r>
          <w:ins w:id="62" w:author="Alba Colomer Padrosa" w:date="2020-12-07T08:31:00Z">
            <w:r w:rsidRPr="009735BB">
              <w:rPr>
                <w:noProof/>
                <w:webHidden/>
              </w:rPr>
              <w:t>7</w:t>
            </w:r>
            <w:r w:rsidRPr="00D061AE">
              <w:rPr>
                <w:noProof/>
                <w:webHidden/>
              </w:rPr>
              <w:fldChar w:fldCharType="end"/>
            </w:r>
            <w:r w:rsidRPr="00D061AE">
              <w:rPr>
                <w:rStyle w:val="Hipercze"/>
                <w:rFonts w:ascii="Times New Roman" w:eastAsiaTheme="majorEastAsia" w:hAnsi="Times New Roman"/>
                <w:noProof/>
              </w:rPr>
              <w:fldChar w:fldCharType="end"/>
            </w:r>
          </w:ins>
        </w:p>
        <w:p w14:paraId="36C40E07" w14:textId="77777777" w:rsidR="009735BB" w:rsidRPr="009735BB" w:rsidRDefault="009735BB">
          <w:pPr>
            <w:pStyle w:val="Spistreci2"/>
            <w:tabs>
              <w:tab w:val="left" w:pos="880"/>
              <w:tab w:val="right" w:leader="dot" w:pos="9016"/>
            </w:tabs>
            <w:rPr>
              <w:ins w:id="63" w:author="Alba Colomer Padrosa" w:date="2020-12-07T08:31:00Z"/>
              <w:rFonts w:eastAsiaTheme="minorEastAsia"/>
              <w:noProof/>
              <w:color w:val="auto"/>
              <w:szCs w:val="22"/>
              <w:lang w:val="es-ES" w:eastAsia="es-ES"/>
              <w:rPrChange w:id="64" w:author="Alba Colomer Padrosa" w:date="2020-12-07T08:31:00Z">
                <w:rPr>
                  <w:ins w:id="65" w:author="Alba Colomer Padrosa" w:date="2020-12-07T08:31:00Z"/>
                  <w:rFonts w:asciiTheme="minorHAnsi" w:eastAsiaTheme="minorEastAsia" w:hAnsiTheme="minorHAnsi" w:cstheme="minorBidi"/>
                  <w:noProof/>
                  <w:color w:val="auto"/>
                  <w:szCs w:val="22"/>
                  <w:lang w:val="es-ES" w:eastAsia="es-ES"/>
                </w:rPr>
              </w:rPrChange>
            </w:rPr>
          </w:pPr>
          <w:ins w:id="66"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67" w:author="Alba Colomer Padrosa" w:date="2020-12-07T08:31:00Z">
                  <w:rPr>
                    <w:rStyle w:val="Hipercze"/>
                    <w:rFonts w:eastAsiaTheme="majorEastAsia"/>
                    <w:noProof/>
                  </w:rPr>
                </w:rPrChange>
              </w:rPr>
              <w:instrText xml:space="preserve"> </w:instrText>
            </w:r>
            <w:r w:rsidRPr="009735BB">
              <w:rPr>
                <w:noProof/>
              </w:rPr>
              <w:instrText>HYPERLINK \l "_Toc58222326"</w:instrText>
            </w:r>
            <w:r w:rsidRPr="009735BB">
              <w:rPr>
                <w:rStyle w:val="Hipercze"/>
                <w:rFonts w:ascii="Times New Roman" w:eastAsiaTheme="majorEastAsia" w:hAnsi="Times New Roman"/>
                <w:noProof/>
                <w:rPrChange w:id="68"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69"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70" w:author="Alba Colomer Padrosa" w:date="2020-12-07T08:31:00Z">
                  <w:rPr>
                    <w:rStyle w:val="Hipercze"/>
                    <w:rFonts w:eastAsiaTheme="majorEastAsia"/>
                    <w:noProof/>
                  </w:rPr>
                </w:rPrChange>
              </w:rPr>
              <w:t>1.2</w:t>
            </w:r>
            <w:r w:rsidRPr="009735BB">
              <w:rPr>
                <w:rFonts w:eastAsiaTheme="minorEastAsia"/>
                <w:noProof/>
                <w:color w:val="auto"/>
                <w:szCs w:val="22"/>
                <w:lang w:val="es-ES" w:eastAsia="es-ES"/>
                <w:rPrChange w:id="71"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Alignment with regulation</w:t>
            </w:r>
            <w:r w:rsidRPr="009735BB">
              <w:rPr>
                <w:noProof/>
                <w:webHidden/>
              </w:rPr>
              <w:tab/>
            </w:r>
            <w:r w:rsidRPr="00D061AE">
              <w:rPr>
                <w:noProof/>
                <w:webHidden/>
              </w:rPr>
              <w:fldChar w:fldCharType="begin"/>
            </w:r>
            <w:r w:rsidRPr="009735BB">
              <w:rPr>
                <w:noProof/>
                <w:webHidden/>
              </w:rPr>
              <w:instrText xml:space="preserve"> PAGEREF _Toc58222326 \h </w:instrText>
            </w:r>
          </w:ins>
          <w:r w:rsidRPr="00D061AE">
            <w:rPr>
              <w:noProof/>
              <w:webHidden/>
            </w:rPr>
          </w:r>
          <w:r w:rsidRPr="00D061AE">
            <w:rPr>
              <w:noProof/>
              <w:webHidden/>
              <w:rPrChange w:id="72" w:author="Alba Colomer Padrosa" w:date="2020-12-07T08:31:00Z">
                <w:rPr>
                  <w:noProof/>
                  <w:webHidden/>
                </w:rPr>
              </w:rPrChange>
            </w:rPr>
            <w:fldChar w:fldCharType="separate"/>
          </w:r>
          <w:ins w:id="73" w:author="Alba Colomer Padrosa" w:date="2020-12-07T08:31:00Z">
            <w:r w:rsidRPr="009735BB">
              <w:rPr>
                <w:noProof/>
                <w:webHidden/>
              </w:rPr>
              <w:t>7</w:t>
            </w:r>
            <w:r w:rsidRPr="00D061AE">
              <w:rPr>
                <w:noProof/>
                <w:webHidden/>
              </w:rPr>
              <w:fldChar w:fldCharType="end"/>
            </w:r>
            <w:r w:rsidRPr="00D061AE">
              <w:rPr>
                <w:rStyle w:val="Hipercze"/>
                <w:rFonts w:ascii="Times New Roman" w:eastAsiaTheme="majorEastAsia" w:hAnsi="Times New Roman"/>
                <w:noProof/>
              </w:rPr>
              <w:fldChar w:fldCharType="end"/>
            </w:r>
          </w:ins>
        </w:p>
        <w:p w14:paraId="1A5AEB73" w14:textId="77777777" w:rsidR="009735BB" w:rsidRPr="009735BB" w:rsidRDefault="009735BB">
          <w:pPr>
            <w:pStyle w:val="Spistreci1"/>
            <w:rPr>
              <w:ins w:id="74" w:author="Alba Colomer Padrosa" w:date="2020-12-07T08:31:00Z"/>
              <w:rFonts w:eastAsiaTheme="minorEastAsia"/>
              <w:b w:val="0"/>
              <w:noProof/>
              <w:color w:val="auto"/>
              <w:szCs w:val="22"/>
              <w:lang w:val="es-ES" w:eastAsia="es-ES"/>
              <w:rPrChange w:id="75" w:author="Alba Colomer Padrosa" w:date="2020-12-07T08:31:00Z">
                <w:rPr>
                  <w:ins w:id="76" w:author="Alba Colomer Padrosa" w:date="2020-12-07T08:31:00Z"/>
                  <w:rFonts w:asciiTheme="minorHAnsi" w:eastAsiaTheme="minorEastAsia" w:hAnsiTheme="minorHAnsi" w:cstheme="minorBidi"/>
                  <w:b w:val="0"/>
                  <w:noProof/>
                  <w:color w:val="auto"/>
                  <w:szCs w:val="22"/>
                  <w:lang w:val="es-ES" w:eastAsia="es-ES"/>
                </w:rPr>
              </w:rPrChange>
            </w:rPr>
          </w:pPr>
          <w:ins w:id="77"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78" w:author="Alba Colomer Padrosa" w:date="2020-12-07T08:31:00Z">
                  <w:rPr>
                    <w:rStyle w:val="Hipercze"/>
                    <w:rFonts w:eastAsiaTheme="majorEastAsia"/>
                    <w:noProof/>
                  </w:rPr>
                </w:rPrChange>
              </w:rPr>
              <w:instrText xml:space="preserve"> </w:instrText>
            </w:r>
            <w:r w:rsidRPr="009735BB">
              <w:rPr>
                <w:noProof/>
              </w:rPr>
              <w:instrText>HYPERLINK \l "_Toc58222327"</w:instrText>
            </w:r>
            <w:r w:rsidRPr="009735BB">
              <w:rPr>
                <w:rStyle w:val="Hipercze"/>
                <w:rFonts w:ascii="Times New Roman" w:eastAsiaTheme="majorEastAsia" w:hAnsi="Times New Roman"/>
                <w:noProof/>
                <w:rPrChange w:id="79"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80"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lang w:eastAsia="en-US"/>
                <w:rPrChange w:id="81" w:author="Alba Colomer Padrosa" w:date="2020-12-07T08:31:00Z">
                  <w:rPr>
                    <w:rStyle w:val="Hipercze"/>
                    <w:rFonts w:eastAsiaTheme="majorEastAsia"/>
                    <w:noProof/>
                    <w:lang w:eastAsia="en-US"/>
                  </w:rPr>
                </w:rPrChange>
              </w:rPr>
              <w:t>2.</w:t>
            </w:r>
            <w:r w:rsidRPr="009735BB">
              <w:rPr>
                <w:rFonts w:eastAsiaTheme="minorEastAsia"/>
                <w:b w:val="0"/>
                <w:noProof/>
                <w:color w:val="auto"/>
                <w:szCs w:val="22"/>
                <w:lang w:val="es-ES" w:eastAsia="es-ES"/>
                <w:rPrChange w:id="82" w:author="Alba Colomer Padrosa" w:date="2020-12-07T08:31:00Z">
                  <w:rPr>
                    <w:rFonts w:asciiTheme="minorHAnsi" w:eastAsiaTheme="minorEastAsia" w:hAnsiTheme="minorHAnsi" w:cstheme="minorBidi"/>
                    <w:b w:val="0"/>
                    <w:noProof/>
                    <w:color w:val="auto"/>
                    <w:szCs w:val="22"/>
                    <w:lang w:val="es-ES" w:eastAsia="es-ES"/>
                  </w:rPr>
                </w:rPrChange>
              </w:rPr>
              <w:tab/>
            </w:r>
            <w:r w:rsidRPr="00D061AE">
              <w:rPr>
                <w:rStyle w:val="Hipercze"/>
                <w:rFonts w:ascii="Times New Roman" w:eastAsiaTheme="majorEastAsia" w:hAnsi="Times New Roman"/>
                <w:noProof/>
                <w:lang w:eastAsia="en-US"/>
              </w:rPr>
              <w:t>Technical design</w:t>
            </w:r>
            <w:r w:rsidRPr="009735BB">
              <w:rPr>
                <w:noProof/>
                <w:webHidden/>
              </w:rPr>
              <w:tab/>
            </w:r>
            <w:r w:rsidRPr="00D061AE">
              <w:rPr>
                <w:noProof/>
                <w:webHidden/>
              </w:rPr>
              <w:fldChar w:fldCharType="begin"/>
            </w:r>
            <w:r w:rsidRPr="009735BB">
              <w:rPr>
                <w:noProof/>
                <w:webHidden/>
              </w:rPr>
              <w:instrText xml:space="preserve"> PAGEREF _Toc58222327 \h </w:instrText>
            </w:r>
          </w:ins>
          <w:r w:rsidRPr="00D061AE">
            <w:rPr>
              <w:noProof/>
              <w:webHidden/>
            </w:rPr>
          </w:r>
          <w:r w:rsidRPr="00D061AE">
            <w:rPr>
              <w:noProof/>
              <w:webHidden/>
              <w:rPrChange w:id="83" w:author="Alba Colomer Padrosa" w:date="2020-12-07T08:31:00Z">
                <w:rPr>
                  <w:noProof/>
                  <w:webHidden/>
                </w:rPr>
              </w:rPrChange>
            </w:rPr>
            <w:fldChar w:fldCharType="separate"/>
          </w:r>
          <w:ins w:id="84" w:author="Alba Colomer Padrosa" w:date="2020-12-07T08:31:00Z">
            <w:r w:rsidRPr="009735BB">
              <w:rPr>
                <w:noProof/>
                <w:webHidden/>
              </w:rPr>
              <w:t>8</w:t>
            </w:r>
            <w:r w:rsidRPr="00D061AE">
              <w:rPr>
                <w:noProof/>
                <w:webHidden/>
              </w:rPr>
              <w:fldChar w:fldCharType="end"/>
            </w:r>
            <w:r w:rsidRPr="00D061AE">
              <w:rPr>
                <w:rStyle w:val="Hipercze"/>
                <w:rFonts w:ascii="Times New Roman" w:eastAsiaTheme="majorEastAsia" w:hAnsi="Times New Roman"/>
                <w:noProof/>
              </w:rPr>
              <w:fldChar w:fldCharType="end"/>
            </w:r>
          </w:ins>
        </w:p>
        <w:p w14:paraId="2D076A81" w14:textId="77777777" w:rsidR="009735BB" w:rsidRPr="009735BB" w:rsidRDefault="009735BB">
          <w:pPr>
            <w:pStyle w:val="Spistreci2"/>
            <w:tabs>
              <w:tab w:val="left" w:pos="880"/>
              <w:tab w:val="right" w:leader="dot" w:pos="9016"/>
            </w:tabs>
            <w:rPr>
              <w:ins w:id="85" w:author="Alba Colomer Padrosa" w:date="2020-12-07T08:31:00Z"/>
              <w:rFonts w:eastAsiaTheme="minorEastAsia"/>
              <w:noProof/>
              <w:color w:val="auto"/>
              <w:szCs w:val="22"/>
              <w:lang w:val="es-ES" w:eastAsia="es-ES"/>
              <w:rPrChange w:id="86" w:author="Alba Colomer Padrosa" w:date="2020-12-07T08:31:00Z">
                <w:rPr>
                  <w:ins w:id="87" w:author="Alba Colomer Padrosa" w:date="2020-12-07T08:31:00Z"/>
                  <w:rFonts w:asciiTheme="minorHAnsi" w:eastAsiaTheme="minorEastAsia" w:hAnsiTheme="minorHAnsi" w:cstheme="minorBidi"/>
                  <w:noProof/>
                  <w:color w:val="auto"/>
                  <w:szCs w:val="22"/>
                  <w:lang w:val="es-ES" w:eastAsia="es-ES"/>
                </w:rPr>
              </w:rPrChange>
            </w:rPr>
          </w:pPr>
          <w:ins w:id="88"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89" w:author="Alba Colomer Padrosa" w:date="2020-12-07T08:31:00Z">
                  <w:rPr>
                    <w:rStyle w:val="Hipercze"/>
                    <w:rFonts w:eastAsiaTheme="majorEastAsia"/>
                    <w:noProof/>
                  </w:rPr>
                </w:rPrChange>
              </w:rPr>
              <w:instrText xml:space="preserve"> </w:instrText>
            </w:r>
            <w:r w:rsidRPr="009735BB">
              <w:rPr>
                <w:noProof/>
              </w:rPr>
              <w:instrText>HYPERLINK \l "_Toc58222329"</w:instrText>
            </w:r>
            <w:r w:rsidRPr="009735BB">
              <w:rPr>
                <w:rStyle w:val="Hipercze"/>
                <w:rFonts w:ascii="Times New Roman" w:eastAsiaTheme="majorEastAsia" w:hAnsi="Times New Roman"/>
                <w:noProof/>
                <w:rPrChange w:id="90"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91"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92" w:author="Alba Colomer Padrosa" w:date="2020-12-07T08:31:00Z">
                  <w:rPr>
                    <w:rStyle w:val="Hipercze"/>
                    <w:rFonts w:eastAsiaTheme="majorEastAsia"/>
                    <w:noProof/>
                  </w:rPr>
                </w:rPrChange>
              </w:rPr>
              <w:t>2.1</w:t>
            </w:r>
            <w:r w:rsidRPr="009735BB">
              <w:rPr>
                <w:rFonts w:eastAsiaTheme="minorEastAsia"/>
                <w:noProof/>
                <w:color w:val="auto"/>
                <w:szCs w:val="22"/>
                <w:lang w:val="es-ES" w:eastAsia="es-ES"/>
                <w:rPrChange w:id="93"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Basic concept of a FA with the participation of a CPB</w:t>
            </w:r>
            <w:r w:rsidRPr="009735BB">
              <w:rPr>
                <w:noProof/>
                <w:webHidden/>
              </w:rPr>
              <w:tab/>
            </w:r>
            <w:r w:rsidRPr="00D061AE">
              <w:rPr>
                <w:noProof/>
                <w:webHidden/>
              </w:rPr>
              <w:fldChar w:fldCharType="begin"/>
            </w:r>
            <w:r w:rsidRPr="009735BB">
              <w:rPr>
                <w:noProof/>
                <w:webHidden/>
              </w:rPr>
              <w:instrText xml:space="preserve"> PAGEREF _Toc58222329 \h </w:instrText>
            </w:r>
          </w:ins>
          <w:r w:rsidRPr="00D061AE">
            <w:rPr>
              <w:noProof/>
              <w:webHidden/>
            </w:rPr>
          </w:r>
          <w:r w:rsidRPr="00D061AE">
            <w:rPr>
              <w:noProof/>
              <w:webHidden/>
              <w:rPrChange w:id="94" w:author="Alba Colomer Padrosa" w:date="2020-12-07T08:31:00Z">
                <w:rPr>
                  <w:noProof/>
                  <w:webHidden/>
                </w:rPr>
              </w:rPrChange>
            </w:rPr>
            <w:fldChar w:fldCharType="separate"/>
          </w:r>
          <w:ins w:id="95" w:author="Alba Colomer Padrosa" w:date="2020-12-07T08:31:00Z">
            <w:r w:rsidRPr="009735BB">
              <w:rPr>
                <w:noProof/>
                <w:webHidden/>
              </w:rPr>
              <w:t>8</w:t>
            </w:r>
            <w:r w:rsidRPr="00D061AE">
              <w:rPr>
                <w:noProof/>
                <w:webHidden/>
              </w:rPr>
              <w:fldChar w:fldCharType="end"/>
            </w:r>
            <w:r w:rsidRPr="00D061AE">
              <w:rPr>
                <w:rStyle w:val="Hipercze"/>
                <w:rFonts w:ascii="Times New Roman" w:eastAsiaTheme="majorEastAsia" w:hAnsi="Times New Roman"/>
                <w:noProof/>
              </w:rPr>
              <w:fldChar w:fldCharType="end"/>
            </w:r>
          </w:ins>
        </w:p>
        <w:p w14:paraId="108D9488" w14:textId="77777777" w:rsidR="009735BB" w:rsidRPr="009735BB" w:rsidRDefault="009735BB">
          <w:pPr>
            <w:pStyle w:val="Spistreci3"/>
            <w:tabs>
              <w:tab w:val="left" w:pos="1320"/>
              <w:tab w:val="right" w:leader="dot" w:pos="9016"/>
            </w:tabs>
            <w:rPr>
              <w:ins w:id="96" w:author="Alba Colomer Padrosa" w:date="2020-12-07T08:31:00Z"/>
              <w:noProof/>
              <w:lang w:val="es-ES" w:eastAsia="es-ES"/>
              <w:rPrChange w:id="97" w:author="Alba Colomer Padrosa" w:date="2020-12-07T08:31:00Z">
                <w:rPr>
                  <w:ins w:id="98" w:author="Alba Colomer Padrosa" w:date="2020-12-07T08:31:00Z"/>
                  <w:rFonts w:asciiTheme="minorHAnsi" w:hAnsiTheme="minorHAnsi" w:cstheme="minorBidi"/>
                  <w:noProof/>
                  <w:lang w:val="es-ES" w:eastAsia="es-ES"/>
                </w:rPr>
              </w:rPrChange>
            </w:rPr>
          </w:pPr>
          <w:ins w:id="99"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100" w:author="Alba Colomer Padrosa" w:date="2020-12-07T08:31:00Z">
                  <w:rPr>
                    <w:rStyle w:val="Hipercze"/>
                    <w:noProof/>
                  </w:rPr>
                </w:rPrChange>
              </w:rPr>
              <w:instrText xml:space="preserve"> </w:instrText>
            </w:r>
            <w:r w:rsidRPr="009735BB">
              <w:rPr>
                <w:noProof/>
              </w:rPr>
              <w:instrText>HYPERLINK \l "_Toc58222330"</w:instrText>
            </w:r>
            <w:r w:rsidRPr="009735BB">
              <w:rPr>
                <w:rStyle w:val="Hipercze"/>
                <w:rFonts w:ascii="Times New Roman" w:hAnsi="Times New Roman"/>
                <w:noProof/>
                <w:rPrChange w:id="101" w:author="Alba Colomer Padrosa" w:date="2020-12-07T08:31:00Z">
                  <w:rPr>
                    <w:rStyle w:val="Hipercze"/>
                    <w:noProof/>
                  </w:rPr>
                </w:rPrChange>
              </w:rPr>
              <w:instrText xml:space="preserve"> </w:instrText>
            </w:r>
            <w:r w:rsidRPr="00D061AE">
              <w:rPr>
                <w:rStyle w:val="Hipercze"/>
                <w:rFonts w:ascii="Times New Roman" w:hAnsi="Times New Roman"/>
                <w:noProof/>
                <w:rPrChange w:id="102"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103" w:author="Alba Colomer Padrosa" w:date="2020-12-07T08:31:00Z">
                  <w:rPr>
                    <w:rStyle w:val="Hipercze"/>
                    <w:noProof/>
                  </w:rPr>
                </w:rPrChange>
              </w:rPr>
              <w:t>2.1.1</w:t>
            </w:r>
            <w:r w:rsidRPr="009735BB">
              <w:rPr>
                <w:noProof/>
                <w:lang w:val="es-ES" w:eastAsia="es-ES"/>
                <w:rPrChange w:id="104"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Main data blocks</w:t>
            </w:r>
            <w:r w:rsidRPr="009735BB">
              <w:rPr>
                <w:noProof/>
                <w:webHidden/>
              </w:rPr>
              <w:tab/>
            </w:r>
            <w:r w:rsidRPr="00D061AE">
              <w:rPr>
                <w:noProof/>
                <w:webHidden/>
              </w:rPr>
              <w:fldChar w:fldCharType="begin"/>
            </w:r>
            <w:r w:rsidRPr="009735BB">
              <w:rPr>
                <w:noProof/>
                <w:webHidden/>
              </w:rPr>
              <w:instrText xml:space="preserve"> PAGEREF _Toc58222330 \h </w:instrText>
            </w:r>
          </w:ins>
          <w:r w:rsidRPr="00D061AE">
            <w:rPr>
              <w:noProof/>
              <w:webHidden/>
            </w:rPr>
          </w:r>
          <w:r w:rsidRPr="00D061AE">
            <w:rPr>
              <w:noProof/>
              <w:webHidden/>
              <w:rPrChange w:id="105" w:author="Alba Colomer Padrosa" w:date="2020-12-07T08:31:00Z">
                <w:rPr>
                  <w:noProof/>
                  <w:webHidden/>
                </w:rPr>
              </w:rPrChange>
            </w:rPr>
            <w:fldChar w:fldCharType="separate"/>
          </w:r>
          <w:ins w:id="106" w:author="Alba Colomer Padrosa" w:date="2020-12-07T08:31:00Z">
            <w:r w:rsidRPr="009735BB">
              <w:rPr>
                <w:noProof/>
                <w:webHidden/>
              </w:rPr>
              <w:t>8</w:t>
            </w:r>
            <w:r w:rsidRPr="00D061AE">
              <w:rPr>
                <w:noProof/>
                <w:webHidden/>
              </w:rPr>
              <w:fldChar w:fldCharType="end"/>
            </w:r>
            <w:r w:rsidRPr="00D061AE">
              <w:rPr>
                <w:rStyle w:val="Hipercze"/>
                <w:rFonts w:ascii="Times New Roman" w:hAnsi="Times New Roman"/>
                <w:noProof/>
              </w:rPr>
              <w:fldChar w:fldCharType="end"/>
            </w:r>
          </w:ins>
        </w:p>
        <w:p w14:paraId="2287EBB1" w14:textId="77777777" w:rsidR="009735BB" w:rsidRPr="009735BB" w:rsidRDefault="009735BB">
          <w:pPr>
            <w:pStyle w:val="Spistreci3"/>
            <w:tabs>
              <w:tab w:val="left" w:pos="1320"/>
              <w:tab w:val="right" w:leader="dot" w:pos="9016"/>
            </w:tabs>
            <w:rPr>
              <w:ins w:id="107" w:author="Alba Colomer Padrosa" w:date="2020-12-07T08:31:00Z"/>
              <w:noProof/>
              <w:lang w:val="es-ES" w:eastAsia="es-ES"/>
              <w:rPrChange w:id="108" w:author="Alba Colomer Padrosa" w:date="2020-12-07T08:31:00Z">
                <w:rPr>
                  <w:ins w:id="109" w:author="Alba Colomer Padrosa" w:date="2020-12-07T08:31:00Z"/>
                  <w:rFonts w:asciiTheme="minorHAnsi" w:hAnsiTheme="minorHAnsi" w:cstheme="minorBidi"/>
                  <w:noProof/>
                  <w:lang w:val="es-ES" w:eastAsia="es-ES"/>
                </w:rPr>
              </w:rPrChange>
            </w:rPr>
          </w:pPr>
          <w:ins w:id="110"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111" w:author="Alba Colomer Padrosa" w:date="2020-12-07T08:31:00Z">
                  <w:rPr>
                    <w:rStyle w:val="Hipercze"/>
                    <w:noProof/>
                  </w:rPr>
                </w:rPrChange>
              </w:rPr>
              <w:instrText xml:space="preserve"> </w:instrText>
            </w:r>
            <w:r w:rsidRPr="009735BB">
              <w:rPr>
                <w:noProof/>
              </w:rPr>
              <w:instrText>HYPERLINK \l "_Toc58222331"</w:instrText>
            </w:r>
            <w:r w:rsidRPr="009735BB">
              <w:rPr>
                <w:rStyle w:val="Hipercze"/>
                <w:rFonts w:ascii="Times New Roman" w:hAnsi="Times New Roman"/>
                <w:noProof/>
                <w:rPrChange w:id="112" w:author="Alba Colomer Padrosa" w:date="2020-12-07T08:31:00Z">
                  <w:rPr>
                    <w:rStyle w:val="Hipercze"/>
                    <w:noProof/>
                  </w:rPr>
                </w:rPrChange>
              </w:rPr>
              <w:instrText xml:space="preserve"> </w:instrText>
            </w:r>
            <w:r w:rsidRPr="00D061AE">
              <w:rPr>
                <w:rStyle w:val="Hipercze"/>
                <w:rFonts w:ascii="Times New Roman" w:hAnsi="Times New Roman"/>
                <w:noProof/>
                <w:rPrChange w:id="113"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114" w:author="Alba Colomer Padrosa" w:date="2020-12-07T08:31:00Z">
                  <w:rPr>
                    <w:rStyle w:val="Hipercze"/>
                    <w:noProof/>
                  </w:rPr>
                </w:rPrChange>
              </w:rPr>
              <w:t>2.1.2</w:t>
            </w:r>
            <w:r w:rsidRPr="009735BB">
              <w:rPr>
                <w:noProof/>
                <w:lang w:val="es-ES" w:eastAsia="es-ES"/>
                <w:rPrChange w:id="115"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Main actors</w:t>
            </w:r>
            <w:r w:rsidRPr="009735BB">
              <w:rPr>
                <w:noProof/>
                <w:webHidden/>
              </w:rPr>
              <w:tab/>
            </w:r>
            <w:r w:rsidRPr="00D061AE">
              <w:rPr>
                <w:noProof/>
                <w:webHidden/>
              </w:rPr>
              <w:fldChar w:fldCharType="begin"/>
            </w:r>
            <w:r w:rsidRPr="009735BB">
              <w:rPr>
                <w:noProof/>
                <w:webHidden/>
              </w:rPr>
              <w:instrText xml:space="preserve"> PAGEREF _Toc58222331 \h </w:instrText>
            </w:r>
          </w:ins>
          <w:r w:rsidRPr="00D061AE">
            <w:rPr>
              <w:noProof/>
              <w:webHidden/>
            </w:rPr>
          </w:r>
          <w:r w:rsidRPr="00D061AE">
            <w:rPr>
              <w:noProof/>
              <w:webHidden/>
              <w:rPrChange w:id="116" w:author="Alba Colomer Padrosa" w:date="2020-12-07T08:31:00Z">
                <w:rPr>
                  <w:noProof/>
                  <w:webHidden/>
                </w:rPr>
              </w:rPrChange>
            </w:rPr>
            <w:fldChar w:fldCharType="separate"/>
          </w:r>
          <w:ins w:id="117" w:author="Alba Colomer Padrosa" w:date="2020-12-07T08:31:00Z">
            <w:r w:rsidRPr="009735BB">
              <w:rPr>
                <w:noProof/>
                <w:webHidden/>
              </w:rPr>
              <w:t>10</w:t>
            </w:r>
            <w:r w:rsidRPr="00D061AE">
              <w:rPr>
                <w:noProof/>
                <w:webHidden/>
              </w:rPr>
              <w:fldChar w:fldCharType="end"/>
            </w:r>
            <w:r w:rsidRPr="00D061AE">
              <w:rPr>
                <w:rStyle w:val="Hipercze"/>
                <w:rFonts w:ascii="Times New Roman" w:hAnsi="Times New Roman"/>
                <w:noProof/>
              </w:rPr>
              <w:fldChar w:fldCharType="end"/>
            </w:r>
          </w:ins>
        </w:p>
        <w:p w14:paraId="5369A750" w14:textId="77777777" w:rsidR="009735BB" w:rsidRPr="009735BB" w:rsidRDefault="009735BB">
          <w:pPr>
            <w:pStyle w:val="Spistreci3"/>
            <w:tabs>
              <w:tab w:val="left" w:pos="1320"/>
              <w:tab w:val="right" w:leader="dot" w:pos="9016"/>
            </w:tabs>
            <w:rPr>
              <w:ins w:id="118" w:author="Alba Colomer Padrosa" w:date="2020-12-07T08:31:00Z"/>
              <w:noProof/>
              <w:lang w:val="es-ES" w:eastAsia="es-ES"/>
              <w:rPrChange w:id="119" w:author="Alba Colomer Padrosa" w:date="2020-12-07T08:31:00Z">
                <w:rPr>
                  <w:ins w:id="120" w:author="Alba Colomer Padrosa" w:date="2020-12-07T08:31:00Z"/>
                  <w:rFonts w:asciiTheme="minorHAnsi" w:hAnsiTheme="minorHAnsi" w:cstheme="minorBidi"/>
                  <w:noProof/>
                  <w:lang w:val="es-ES" w:eastAsia="es-ES"/>
                </w:rPr>
              </w:rPrChange>
            </w:rPr>
          </w:pPr>
          <w:ins w:id="121"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122" w:author="Alba Colomer Padrosa" w:date="2020-12-07T08:31:00Z">
                  <w:rPr>
                    <w:rStyle w:val="Hipercze"/>
                    <w:noProof/>
                  </w:rPr>
                </w:rPrChange>
              </w:rPr>
              <w:instrText xml:space="preserve"> </w:instrText>
            </w:r>
            <w:r w:rsidRPr="009735BB">
              <w:rPr>
                <w:noProof/>
              </w:rPr>
              <w:instrText>HYPERLINK \l "_Toc58222332"</w:instrText>
            </w:r>
            <w:r w:rsidRPr="009735BB">
              <w:rPr>
                <w:rStyle w:val="Hipercze"/>
                <w:rFonts w:ascii="Times New Roman" w:hAnsi="Times New Roman"/>
                <w:noProof/>
                <w:rPrChange w:id="123" w:author="Alba Colomer Padrosa" w:date="2020-12-07T08:31:00Z">
                  <w:rPr>
                    <w:rStyle w:val="Hipercze"/>
                    <w:noProof/>
                  </w:rPr>
                </w:rPrChange>
              </w:rPr>
              <w:instrText xml:space="preserve"> </w:instrText>
            </w:r>
            <w:r w:rsidRPr="00D061AE">
              <w:rPr>
                <w:rStyle w:val="Hipercze"/>
                <w:rFonts w:ascii="Times New Roman" w:hAnsi="Times New Roman"/>
                <w:noProof/>
                <w:rPrChange w:id="124"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125" w:author="Alba Colomer Padrosa" w:date="2020-12-07T08:31:00Z">
                  <w:rPr>
                    <w:rStyle w:val="Hipercze"/>
                    <w:noProof/>
                  </w:rPr>
                </w:rPrChange>
              </w:rPr>
              <w:t>2.1.3</w:t>
            </w:r>
            <w:r w:rsidRPr="009735BB">
              <w:rPr>
                <w:noProof/>
                <w:lang w:val="es-ES" w:eastAsia="es-ES"/>
                <w:rPrChange w:id="126"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Data flow</w:t>
            </w:r>
            <w:r w:rsidRPr="009735BB">
              <w:rPr>
                <w:noProof/>
                <w:webHidden/>
              </w:rPr>
              <w:tab/>
            </w:r>
            <w:r w:rsidRPr="00D061AE">
              <w:rPr>
                <w:noProof/>
                <w:webHidden/>
              </w:rPr>
              <w:fldChar w:fldCharType="begin"/>
            </w:r>
            <w:r w:rsidRPr="009735BB">
              <w:rPr>
                <w:noProof/>
                <w:webHidden/>
              </w:rPr>
              <w:instrText xml:space="preserve"> PAGEREF _Toc58222332 \h </w:instrText>
            </w:r>
          </w:ins>
          <w:r w:rsidRPr="00D061AE">
            <w:rPr>
              <w:noProof/>
              <w:webHidden/>
            </w:rPr>
          </w:r>
          <w:r w:rsidRPr="00D061AE">
            <w:rPr>
              <w:noProof/>
              <w:webHidden/>
              <w:rPrChange w:id="127" w:author="Alba Colomer Padrosa" w:date="2020-12-07T08:31:00Z">
                <w:rPr>
                  <w:noProof/>
                  <w:webHidden/>
                </w:rPr>
              </w:rPrChange>
            </w:rPr>
            <w:fldChar w:fldCharType="separate"/>
          </w:r>
          <w:ins w:id="128" w:author="Alba Colomer Padrosa" w:date="2020-12-07T08:31:00Z">
            <w:r w:rsidRPr="009735BB">
              <w:rPr>
                <w:noProof/>
                <w:webHidden/>
              </w:rPr>
              <w:t>10</w:t>
            </w:r>
            <w:r w:rsidRPr="00D061AE">
              <w:rPr>
                <w:noProof/>
                <w:webHidden/>
              </w:rPr>
              <w:fldChar w:fldCharType="end"/>
            </w:r>
            <w:r w:rsidRPr="00D061AE">
              <w:rPr>
                <w:rStyle w:val="Hipercze"/>
                <w:rFonts w:ascii="Times New Roman" w:hAnsi="Times New Roman"/>
                <w:noProof/>
              </w:rPr>
              <w:fldChar w:fldCharType="end"/>
            </w:r>
          </w:ins>
        </w:p>
        <w:p w14:paraId="174482E1" w14:textId="77777777" w:rsidR="009735BB" w:rsidRPr="009735BB" w:rsidRDefault="009735BB">
          <w:pPr>
            <w:pStyle w:val="Spistreci2"/>
            <w:tabs>
              <w:tab w:val="left" w:pos="880"/>
              <w:tab w:val="right" w:leader="dot" w:pos="9016"/>
            </w:tabs>
            <w:rPr>
              <w:ins w:id="129" w:author="Alba Colomer Padrosa" w:date="2020-12-07T08:31:00Z"/>
              <w:rFonts w:eastAsiaTheme="minorEastAsia"/>
              <w:noProof/>
              <w:color w:val="auto"/>
              <w:szCs w:val="22"/>
              <w:lang w:val="es-ES" w:eastAsia="es-ES"/>
              <w:rPrChange w:id="130" w:author="Alba Colomer Padrosa" w:date="2020-12-07T08:31:00Z">
                <w:rPr>
                  <w:ins w:id="131" w:author="Alba Colomer Padrosa" w:date="2020-12-07T08:31:00Z"/>
                  <w:rFonts w:asciiTheme="minorHAnsi" w:eastAsiaTheme="minorEastAsia" w:hAnsiTheme="minorHAnsi" w:cstheme="minorBidi"/>
                  <w:noProof/>
                  <w:color w:val="auto"/>
                  <w:szCs w:val="22"/>
                  <w:lang w:val="es-ES" w:eastAsia="es-ES"/>
                </w:rPr>
              </w:rPrChange>
            </w:rPr>
          </w:pPr>
          <w:ins w:id="132"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133" w:author="Alba Colomer Padrosa" w:date="2020-12-07T08:31:00Z">
                  <w:rPr>
                    <w:rStyle w:val="Hipercze"/>
                    <w:rFonts w:eastAsiaTheme="majorEastAsia"/>
                    <w:noProof/>
                  </w:rPr>
                </w:rPrChange>
              </w:rPr>
              <w:instrText xml:space="preserve"> </w:instrText>
            </w:r>
            <w:r w:rsidRPr="009735BB">
              <w:rPr>
                <w:noProof/>
              </w:rPr>
              <w:instrText>HYPERLINK \l "_Toc58222333"</w:instrText>
            </w:r>
            <w:r w:rsidRPr="009735BB">
              <w:rPr>
                <w:rStyle w:val="Hipercze"/>
                <w:rFonts w:ascii="Times New Roman" w:eastAsiaTheme="majorEastAsia" w:hAnsi="Times New Roman"/>
                <w:noProof/>
                <w:rPrChange w:id="134"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135"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136" w:author="Alba Colomer Padrosa" w:date="2020-12-07T08:31:00Z">
                  <w:rPr>
                    <w:rStyle w:val="Hipercze"/>
                    <w:rFonts w:eastAsiaTheme="majorEastAsia"/>
                    <w:noProof/>
                  </w:rPr>
                </w:rPrChange>
              </w:rPr>
              <w:t>2.2</w:t>
            </w:r>
            <w:r w:rsidRPr="009735BB">
              <w:rPr>
                <w:rFonts w:eastAsiaTheme="minorEastAsia"/>
                <w:noProof/>
                <w:color w:val="auto"/>
                <w:szCs w:val="22"/>
                <w:lang w:val="es-ES" w:eastAsia="es-ES"/>
                <w:rPrChange w:id="137"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BPMN</w:t>
            </w:r>
            <w:r w:rsidRPr="009735BB">
              <w:rPr>
                <w:noProof/>
                <w:webHidden/>
              </w:rPr>
              <w:tab/>
            </w:r>
            <w:r w:rsidRPr="00D061AE">
              <w:rPr>
                <w:noProof/>
                <w:webHidden/>
              </w:rPr>
              <w:fldChar w:fldCharType="begin"/>
            </w:r>
            <w:r w:rsidRPr="009735BB">
              <w:rPr>
                <w:noProof/>
                <w:webHidden/>
              </w:rPr>
              <w:instrText xml:space="preserve"> PAGEREF _Toc58222333 \h </w:instrText>
            </w:r>
          </w:ins>
          <w:r w:rsidRPr="00D061AE">
            <w:rPr>
              <w:noProof/>
              <w:webHidden/>
            </w:rPr>
          </w:r>
          <w:r w:rsidRPr="00D061AE">
            <w:rPr>
              <w:noProof/>
              <w:webHidden/>
              <w:rPrChange w:id="138" w:author="Alba Colomer Padrosa" w:date="2020-12-07T08:31:00Z">
                <w:rPr>
                  <w:noProof/>
                  <w:webHidden/>
                </w:rPr>
              </w:rPrChange>
            </w:rPr>
            <w:fldChar w:fldCharType="separate"/>
          </w:r>
          <w:ins w:id="139" w:author="Alba Colomer Padrosa" w:date="2020-12-07T08:31:00Z">
            <w:r w:rsidRPr="009735BB">
              <w:rPr>
                <w:noProof/>
                <w:webHidden/>
              </w:rPr>
              <w:t>11</w:t>
            </w:r>
            <w:r w:rsidRPr="00D061AE">
              <w:rPr>
                <w:noProof/>
                <w:webHidden/>
              </w:rPr>
              <w:fldChar w:fldCharType="end"/>
            </w:r>
            <w:r w:rsidRPr="00D061AE">
              <w:rPr>
                <w:rStyle w:val="Hipercze"/>
                <w:rFonts w:ascii="Times New Roman" w:eastAsiaTheme="majorEastAsia" w:hAnsi="Times New Roman"/>
                <w:noProof/>
              </w:rPr>
              <w:fldChar w:fldCharType="end"/>
            </w:r>
          </w:ins>
        </w:p>
        <w:p w14:paraId="3A5DAAE9" w14:textId="77777777" w:rsidR="009735BB" w:rsidRPr="009735BB" w:rsidRDefault="009735BB">
          <w:pPr>
            <w:pStyle w:val="Spistreci2"/>
            <w:tabs>
              <w:tab w:val="left" w:pos="880"/>
              <w:tab w:val="right" w:leader="dot" w:pos="9016"/>
            </w:tabs>
            <w:rPr>
              <w:ins w:id="140" w:author="Alba Colomer Padrosa" w:date="2020-12-07T08:31:00Z"/>
              <w:rFonts w:eastAsiaTheme="minorEastAsia"/>
              <w:noProof/>
              <w:color w:val="auto"/>
              <w:szCs w:val="22"/>
              <w:lang w:val="es-ES" w:eastAsia="es-ES"/>
              <w:rPrChange w:id="141" w:author="Alba Colomer Padrosa" w:date="2020-12-07T08:31:00Z">
                <w:rPr>
                  <w:ins w:id="142" w:author="Alba Colomer Padrosa" w:date="2020-12-07T08:31:00Z"/>
                  <w:rFonts w:asciiTheme="minorHAnsi" w:eastAsiaTheme="minorEastAsia" w:hAnsiTheme="minorHAnsi" w:cstheme="minorBidi"/>
                  <w:noProof/>
                  <w:color w:val="auto"/>
                  <w:szCs w:val="22"/>
                  <w:lang w:val="es-ES" w:eastAsia="es-ES"/>
                </w:rPr>
              </w:rPrChange>
            </w:rPr>
          </w:pPr>
          <w:ins w:id="143"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144" w:author="Alba Colomer Padrosa" w:date="2020-12-07T08:31:00Z">
                  <w:rPr>
                    <w:rStyle w:val="Hipercze"/>
                    <w:rFonts w:eastAsiaTheme="majorEastAsia"/>
                    <w:noProof/>
                  </w:rPr>
                </w:rPrChange>
              </w:rPr>
              <w:instrText xml:space="preserve"> </w:instrText>
            </w:r>
            <w:r w:rsidRPr="009735BB">
              <w:rPr>
                <w:noProof/>
              </w:rPr>
              <w:instrText>HYPERLINK \l "_Toc58222334"</w:instrText>
            </w:r>
            <w:r w:rsidRPr="009735BB">
              <w:rPr>
                <w:rStyle w:val="Hipercze"/>
                <w:rFonts w:ascii="Times New Roman" w:eastAsiaTheme="majorEastAsia" w:hAnsi="Times New Roman"/>
                <w:noProof/>
                <w:rPrChange w:id="145"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146"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147" w:author="Alba Colomer Padrosa" w:date="2020-12-07T08:31:00Z">
                  <w:rPr>
                    <w:rStyle w:val="Hipercze"/>
                    <w:rFonts w:eastAsiaTheme="majorEastAsia"/>
                    <w:noProof/>
                  </w:rPr>
                </w:rPrChange>
              </w:rPr>
              <w:t>2.3</w:t>
            </w:r>
            <w:r w:rsidRPr="009735BB">
              <w:rPr>
                <w:rFonts w:eastAsiaTheme="minorEastAsia"/>
                <w:noProof/>
                <w:color w:val="auto"/>
                <w:szCs w:val="22"/>
                <w:lang w:val="es-ES" w:eastAsia="es-ES"/>
                <w:rPrChange w:id="148"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OCDS design</w:t>
            </w:r>
            <w:r w:rsidRPr="009735BB">
              <w:rPr>
                <w:noProof/>
                <w:webHidden/>
              </w:rPr>
              <w:tab/>
            </w:r>
            <w:r w:rsidRPr="00D061AE">
              <w:rPr>
                <w:noProof/>
                <w:webHidden/>
              </w:rPr>
              <w:fldChar w:fldCharType="begin"/>
            </w:r>
            <w:r w:rsidRPr="009735BB">
              <w:rPr>
                <w:noProof/>
                <w:webHidden/>
              </w:rPr>
              <w:instrText xml:space="preserve"> PAGEREF _Toc58222334 \h </w:instrText>
            </w:r>
          </w:ins>
          <w:r w:rsidRPr="00D061AE">
            <w:rPr>
              <w:noProof/>
              <w:webHidden/>
            </w:rPr>
          </w:r>
          <w:r w:rsidRPr="00D061AE">
            <w:rPr>
              <w:noProof/>
              <w:webHidden/>
              <w:rPrChange w:id="149" w:author="Alba Colomer Padrosa" w:date="2020-12-07T08:31:00Z">
                <w:rPr>
                  <w:noProof/>
                  <w:webHidden/>
                </w:rPr>
              </w:rPrChange>
            </w:rPr>
            <w:fldChar w:fldCharType="separate"/>
          </w:r>
          <w:ins w:id="150" w:author="Alba Colomer Padrosa" w:date="2020-12-07T08:31:00Z">
            <w:r w:rsidRPr="009735BB">
              <w:rPr>
                <w:noProof/>
                <w:webHidden/>
              </w:rPr>
              <w:t>11</w:t>
            </w:r>
            <w:r w:rsidRPr="00D061AE">
              <w:rPr>
                <w:noProof/>
                <w:webHidden/>
              </w:rPr>
              <w:fldChar w:fldCharType="end"/>
            </w:r>
            <w:r w:rsidRPr="00D061AE">
              <w:rPr>
                <w:rStyle w:val="Hipercze"/>
                <w:rFonts w:ascii="Times New Roman" w:eastAsiaTheme="majorEastAsia" w:hAnsi="Times New Roman"/>
                <w:noProof/>
              </w:rPr>
              <w:fldChar w:fldCharType="end"/>
            </w:r>
          </w:ins>
        </w:p>
        <w:p w14:paraId="367276D3" w14:textId="77777777" w:rsidR="009735BB" w:rsidRPr="009735BB" w:rsidRDefault="009735BB">
          <w:pPr>
            <w:pStyle w:val="Spistreci3"/>
            <w:tabs>
              <w:tab w:val="left" w:pos="1320"/>
              <w:tab w:val="right" w:leader="dot" w:pos="9016"/>
            </w:tabs>
            <w:rPr>
              <w:ins w:id="151" w:author="Alba Colomer Padrosa" w:date="2020-12-07T08:31:00Z"/>
              <w:noProof/>
              <w:lang w:val="es-ES" w:eastAsia="es-ES"/>
              <w:rPrChange w:id="152" w:author="Alba Colomer Padrosa" w:date="2020-12-07T08:31:00Z">
                <w:rPr>
                  <w:ins w:id="153" w:author="Alba Colomer Padrosa" w:date="2020-12-07T08:31:00Z"/>
                  <w:rFonts w:asciiTheme="minorHAnsi" w:hAnsiTheme="minorHAnsi" w:cstheme="minorBidi"/>
                  <w:noProof/>
                  <w:lang w:val="es-ES" w:eastAsia="es-ES"/>
                </w:rPr>
              </w:rPrChange>
            </w:rPr>
          </w:pPr>
          <w:ins w:id="154"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155" w:author="Alba Colomer Padrosa" w:date="2020-12-07T08:31:00Z">
                  <w:rPr>
                    <w:rStyle w:val="Hipercze"/>
                    <w:noProof/>
                  </w:rPr>
                </w:rPrChange>
              </w:rPr>
              <w:instrText xml:space="preserve"> </w:instrText>
            </w:r>
            <w:r w:rsidRPr="009735BB">
              <w:rPr>
                <w:noProof/>
              </w:rPr>
              <w:instrText>HYPERLINK \l "_Toc58222335"</w:instrText>
            </w:r>
            <w:r w:rsidRPr="009735BB">
              <w:rPr>
                <w:rStyle w:val="Hipercze"/>
                <w:rFonts w:ascii="Times New Roman" w:hAnsi="Times New Roman"/>
                <w:noProof/>
                <w:rPrChange w:id="156" w:author="Alba Colomer Padrosa" w:date="2020-12-07T08:31:00Z">
                  <w:rPr>
                    <w:rStyle w:val="Hipercze"/>
                    <w:noProof/>
                  </w:rPr>
                </w:rPrChange>
              </w:rPr>
              <w:instrText xml:space="preserve"> </w:instrText>
            </w:r>
            <w:r w:rsidRPr="00D061AE">
              <w:rPr>
                <w:rStyle w:val="Hipercze"/>
                <w:rFonts w:ascii="Times New Roman" w:hAnsi="Times New Roman"/>
                <w:noProof/>
                <w:rPrChange w:id="157"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158" w:author="Alba Colomer Padrosa" w:date="2020-12-07T08:31:00Z">
                  <w:rPr>
                    <w:rStyle w:val="Hipercze"/>
                    <w:noProof/>
                  </w:rPr>
                </w:rPrChange>
              </w:rPr>
              <w:t>2.3.1</w:t>
            </w:r>
            <w:r w:rsidRPr="009735BB">
              <w:rPr>
                <w:noProof/>
                <w:lang w:val="es-ES" w:eastAsia="es-ES"/>
                <w:rPrChange w:id="159"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Map of relations</w:t>
            </w:r>
            <w:r w:rsidRPr="009735BB">
              <w:rPr>
                <w:noProof/>
                <w:webHidden/>
              </w:rPr>
              <w:tab/>
            </w:r>
            <w:r w:rsidRPr="00D061AE">
              <w:rPr>
                <w:noProof/>
                <w:webHidden/>
              </w:rPr>
              <w:fldChar w:fldCharType="begin"/>
            </w:r>
            <w:r w:rsidRPr="009735BB">
              <w:rPr>
                <w:noProof/>
                <w:webHidden/>
              </w:rPr>
              <w:instrText xml:space="preserve"> PAGEREF _Toc58222335 \h </w:instrText>
            </w:r>
          </w:ins>
          <w:r w:rsidRPr="00D061AE">
            <w:rPr>
              <w:noProof/>
              <w:webHidden/>
            </w:rPr>
          </w:r>
          <w:r w:rsidRPr="00D061AE">
            <w:rPr>
              <w:noProof/>
              <w:webHidden/>
              <w:rPrChange w:id="160" w:author="Alba Colomer Padrosa" w:date="2020-12-07T08:31:00Z">
                <w:rPr>
                  <w:noProof/>
                  <w:webHidden/>
                </w:rPr>
              </w:rPrChange>
            </w:rPr>
            <w:fldChar w:fldCharType="separate"/>
          </w:r>
          <w:ins w:id="161" w:author="Alba Colomer Padrosa" w:date="2020-12-07T08:31:00Z">
            <w:r w:rsidRPr="009735BB">
              <w:rPr>
                <w:noProof/>
                <w:webHidden/>
              </w:rPr>
              <w:t>13</w:t>
            </w:r>
            <w:r w:rsidRPr="00D061AE">
              <w:rPr>
                <w:noProof/>
                <w:webHidden/>
              </w:rPr>
              <w:fldChar w:fldCharType="end"/>
            </w:r>
            <w:r w:rsidRPr="00D061AE">
              <w:rPr>
                <w:rStyle w:val="Hipercze"/>
                <w:rFonts w:ascii="Times New Roman" w:hAnsi="Times New Roman"/>
                <w:noProof/>
              </w:rPr>
              <w:fldChar w:fldCharType="end"/>
            </w:r>
          </w:ins>
        </w:p>
        <w:p w14:paraId="60454FBF" w14:textId="77777777" w:rsidR="009735BB" w:rsidRPr="009735BB" w:rsidRDefault="009735BB">
          <w:pPr>
            <w:pStyle w:val="Spistreci3"/>
            <w:tabs>
              <w:tab w:val="left" w:pos="1320"/>
              <w:tab w:val="right" w:leader="dot" w:pos="9016"/>
            </w:tabs>
            <w:rPr>
              <w:ins w:id="162" w:author="Alba Colomer Padrosa" w:date="2020-12-07T08:31:00Z"/>
              <w:noProof/>
              <w:lang w:val="es-ES" w:eastAsia="es-ES"/>
              <w:rPrChange w:id="163" w:author="Alba Colomer Padrosa" w:date="2020-12-07T08:31:00Z">
                <w:rPr>
                  <w:ins w:id="164" w:author="Alba Colomer Padrosa" w:date="2020-12-07T08:31:00Z"/>
                  <w:rFonts w:asciiTheme="minorHAnsi" w:hAnsiTheme="minorHAnsi" w:cstheme="minorBidi"/>
                  <w:noProof/>
                  <w:lang w:val="es-ES" w:eastAsia="es-ES"/>
                </w:rPr>
              </w:rPrChange>
            </w:rPr>
          </w:pPr>
          <w:ins w:id="165"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166" w:author="Alba Colomer Padrosa" w:date="2020-12-07T08:31:00Z">
                  <w:rPr>
                    <w:rStyle w:val="Hipercze"/>
                    <w:noProof/>
                  </w:rPr>
                </w:rPrChange>
              </w:rPr>
              <w:instrText xml:space="preserve"> </w:instrText>
            </w:r>
            <w:r w:rsidRPr="009735BB">
              <w:rPr>
                <w:noProof/>
              </w:rPr>
              <w:instrText>HYPERLINK \l "_Toc58222336"</w:instrText>
            </w:r>
            <w:r w:rsidRPr="009735BB">
              <w:rPr>
                <w:rStyle w:val="Hipercze"/>
                <w:rFonts w:ascii="Times New Roman" w:hAnsi="Times New Roman"/>
                <w:noProof/>
                <w:rPrChange w:id="167" w:author="Alba Colomer Padrosa" w:date="2020-12-07T08:31:00Z">
                  <w:rPr>
                    <w:rStyle w:val="Hipercze"/>
                    <w:noProof/>
                  </w:rPr>
                </w:rPrChange>
              </w:rPr>
              <w:instrText xml:space="preserve"> </w:instrText>
            </w:r>
            <w:r w:rsidRPr="00D061AE">
              <w:rPr>
                <w:rStyle w:val="Hipercze"/>
                <w:rFonts w:ascii="Times New Roman" w:hAnsi="Times New Roman"/>
                <w:noProof/>
                <w:rPrChange w:id="168"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169" w:author="Alba Colomer Padrosa" w:date="2020-12-07T08:31:00Z">
                  <w:rPr>
                    <w:rStyle w:val="Hipercze"/>
                    <w:noProof/>
                  </w:rPr>
                </w:rPrChange>
              </w:rPr>
              <w:t>2.3.2</w:t>
            </w:r>
            <w:r w:rsidRPr="009735BB">
              <w:rPr>
                <w:noProof/>
                <w:lang w:val="es-ES" w:eastAsia="es-ES"/>
                <w:rPrChange w:id="170"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OCDS parallel records used to reflect OCDS design for FAs</w:t>
            </w:r>
            <w:r w:rsidRPr="009735BB">
              <w:rPr>
                <w:noProof/>
                <w:webHidden/>
              </w:rPr>
              <w:tab/>
            </w:r>
            <w:r w:rsidRPr="00D061AE">
              <w:rPr>
                <w:noProof/>
                <w:webHidden/>
              </w:rPr>
              <w:fldChar w:fldCharType="begin"/>
            </w:r>
            <w:r w:rsidRPr="009735BB">
              <w:rPr>
                <w:noProof/>
                <w:webHidden/>
              </w:rPr>
              <w:instrText xml:space="preserve"> PAGEREF _Toc58222336 \h </w:instrText>
            </w:r>
          </w:ins>
          <w:r w:rsidRPr="00D061AE">
            <w:rPr>
              <w:noProof/>
              <w:webHidden/>
            </w:rPr>
          </w:r>
          <w:r w:rsidRPr="00D061AE">
            <w:rPr>
              <w:noProof/>
              <w:webHidden/>
              <w:rPrChange w:id="171" w:author="Alba Colomer Padrosa" w:date="2020-12-07T08:31:00Z">
                <w:rPr>
                  <w:noProof/>
                  <w:webHidden/>
                </w:rPr>
              </w:rPrChange>
            </w:rPr>
            <w:fldChar w:fldCharType="separate"/>
          </w:r>
          <w:ins w:id="172" w:author="Alba Colomer Padrosa" w:date="2020-12-07T08:31:00Z">
            <w:r w:rsidRPr="009735BB">
              <w:rPr>
                <w:noProof/>
                <w:webHidden/>
              </w:rPr>
              <w:t>14</w:t>
            </w:r>
            <w:r w:rsidRPr="00D061AE">
              <w:rPr>
                <w:noProof/>
                <w:webHidden/>
              </w:rPr>
              <w:fldChar w:fldCharType="end"/>
            </w:r>
            <w:r w:rsidRPr="00D061AE">
              <w:rPr>
                <w:rStyle w:val="Hipercze"/>
                <w:rFonts w:ascii="Times New Roman" w:hAnsi="Times New Roman"/>
                <w:noProof/>
              </w:rPr>
              <w:fldChar w:fldCharType="end"/>
            </w:r>
          </w:ins>
        </w:p>
        <w:p w14:paraId="5E113D15" w14:textId="77777777" w:rsidR="009735BB" w:rsidRPr="009735BB" w:rsidRDefault="009735BB">
          <w:pPr>
            <w:pStyle w:val="Spistreci2"/>
            <w:tabs>
              <w:tab w:val="left" w:pos="880"/>
              <w:tab w:val="right" w:leader="dot" w:pos="9016"/>
            </w:tabs>
            <w:rPr>
              <w:ins w:id="173" w:author="Alba Colomer Padrosa" w:date="2020-12-07T08:31:00Z"/>
              <w:rFonts w:eastAsiaTheme="minorEastAsia"/>
              <w:noProof/>
              <w:color w:val="auto"/>
              <w:szCs w:val="22"/>
              <w:lang w:val="es-ES" w:eastAsia="es-ES"/>
              <w:rPrChange w:id="174" w:author="Alba Colomer Padrosa" w:date="2020-12-07T08:31:00Z">
                <w:rPr>
                  <w:ins w:id="175" w:author="Alba Colomer Padrosa" w:date="2020-12-07T08:31:00Z"/>
                  <w:rFonts w:asciiTheme="minorHAnsi" w:eastAsiaTheme="minorEastAsia" w:hAnsiTheme="minorHAnsi" w:cstheme="minorBidi"/>
                  <w:noProof/>
                  <w:color w:val="auto"/>
                  <w:szCs w:val="22"/>
                  <w:lang w:val="es-ES" w:eastAsia="es-ES"/>
                </w:rPr>
              </w:rPrChange>
            </w:rPr>
          </w:pPr>
          <w:ins w:id="176"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177" w:author="Alba Colomer Padrosa" w:date="2020-12-07T08:31:00Z">
                  <w:rPr>
                    <w:rStyle w:val="Hipercze"/>
                    <w:rFonts w:eastAsiaTheme="majorEastAsia"/>
                    <w:noProof/>
                  </w:rPr>
                </w:rPrChange>
              </w:rPr>
              <w:instrText xml:space="preserve"> </w:instrText>
            </w:r>
            <w:r w:rsidRPr="009735BB">
              <w:rPr>
                <w:noProof/>
              </w:rPr>
              <w:instrText>HYPERLINK \l "_Toc58222337"</w:instrText>
            </w:r>
            <w:r w:rsidRPr="009735BB">
              <w:rPr>
                <w:rStyle w:val="Hipercze"/>
                <w:rFonts w:ascii="Times New Roman" w:eastAsiaTheme="majorEastAsia" w:hAnsi="Times New Roman"/>
                <w:noProof/>
                <w:rPrChange w:id="178"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179"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180" w:author="Alba Colomer Padrosa" w:date="2020-12-07T08:31:00Z">
                  <w:rPr>
                    <w:rStyle w:val="Hipercze"/>
                    <w:rFonts w:eastAsiaTheme="majorEastAsia"/>
                    <w:noProof/>
                  </w:rPr>
                </w:rPrChange>
              </w:rPr>
              <w:t>2.4</w:t>
            </w:r>
            <w:r w:rsidRPr="009735BB">
              <w:rPr>
                <w:rFonts w:eastAsiaTheme="minorEastAsia"/>
                <w:noProof/>
                <w:color w:val="auto"/>
                <w:szCs w:val="22"/>
                <w:lang w:val="es-ES" w:eastAsia="es-ES"/>
                <w:rPrChange w:id="181"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OCDS blocks involved in the conclusion of a FA</w:t>
            </w:r>
            <w:r w:rsidRPr="009735BB">
              <w:rPr>
                <w:noProof/>
                <w:webHidden/>
              </w:rPr>
              <w:tab/>
            </w:r>
            <w:r w:rsidRPr="00D061AE">
              <w:rPr>
                <w:noProof/>
                <w:webHidden/>
              </w:rPr>
              <w:fldChar w:fldCharType="begin"/>
            </w:r>
            <w:r w:rsidRPr="009735BB">
              <w:rPr>
                <w:noProof/>
                <w:webHidden/>
              </w:rPr>
              <w:instrText xml:space="preserve"> PAGEREF _Toc58222337 \h </w:instrText>
            </w:r>
          </w:ins>
          <w:r w:rsidRPr="00D061AE">
            <w:rPr>
              <w:noProof/>
              <w:webHidden/>
            </w:rPr>
          </w:r>
          <w:r w:rsidRPr="00D061AE">
            <w:rPr>
              <w:noProof/>
              <w:webHidden/>
              <w:rPrChange w:id="182" w:author="Alba Colomer Padrosa" w:date="2020-12-07T08:31:00Z">
                <w:rPr>
                  <w:noProof/>
                  <w:webHidden/>
                </w:rPr>
              </w:rPrChange>
            </w:rPr>
            <w:fldChar w:fldCharType="separate"/>
          </w:r>
          <w:ins w:id="183" w:author="Alba Colomer Padrosa" w:date="2020-12-07T08:31:00Z">
            <w:r w:rsidRPr="009735BB">
              <w:rPr>
                <w:noProof/>
                <w:webHidden/>
              </w:rPr>
              <w:t>19</w:t>
            </w:r>
            <w:r w:rsidRPr="00D061AE">
              <w:rPr>
                <w:noProof/>
                <w:webHidden/>
              </w:rPr>
              <w:fldChar w:fldCharType="end"/>
            </w:r>
            <w:r w:rsidRPr="00D061AE">
              <w:rPr>
                <w:rStyle w:val="Hipercze"/>
                <w:rFonts w:ascii="Times New Roman" w:eastAsiaTheme="majorEastAsia" w:hAnsi="Times New Roman"/>
                <w:noProof/>
              </w:rPr>
              <w:fldChar w:fldCharType="end"/>
            </w:r>
          </w:ins>
        </w:p>
        <w:p w14:paraId="566141A5" w14:textId="77777777" w:rsidR="009735BB" w:rsidRPr="009735BB" w:rsidRDefault="009735BB">
          <w:pPr>
            <w:pStyle w:val="Spistreci2"/>
            <w:tabs>
              <w:tab w:val="left" w:pos="880"/>
              <w:tab w:val="right" w:leader="dot" w:pos="9016"/>
            </w:tabs>
            <w:rPr>
              <w:ins w:id="184" w:author="Alba Colomer Padrosa" w:date="2020-12-07T08:31:00Z"/>
              <w:rFonts w:eastAsiaTheme="minorEastAsia"/>
              <w:noProof/>
              <w:color w:val="auto"/>
              <w:szCs w:val="22"/>
              <w:lang w:val="es-ES" w:eastAsia="es-ES"/>
              <w:rPrChange w:id="185" w:author="Alba Colomer Padrosa" w:date="2020-12-07T08:31:00Z">
                <w:rPr>
                  <w:ins w:id="186" w:author="Alba Colomer Padrosa" w:date="2020-12-07T08:31:00Z"/>
                  <w:rFonts w:asciiTheme="minorHAnsi" w:eastAsiaTheme="minorEastAsia" w:hAnsiTheme="minorHAnsi" w:cstheme="minorBidi"/>
                  <w:noProof/>
                  <w:color w:val="auto"/>
                  <w:szCs w:val="22"/>
                  <w:lang w:val="es-ES" w:eastAsia="es-ES"/>
                </w:rPr>
              </w:rPrChange>
            </w:rPr>
          </w:pPr>
          <w:ins w:id="187" w:author="Alba Colomer Padrosa" w:date="2020-12-07T08:31:00Z">
            <w:r w:rsidRPr="00D061AE">
              <w:rPr>
                <w:rStyle w:val="Hipercze"/>
                <w:rFonts w:ascii="Times New Roman" w:eastAsiaTheme="majorEastAsia" w:hAnsi="Times New Roman"/>
                <w:noProof/>
              </w:rPr>
              <w:fldChar w:fldCharType="begin"/>
            </w:r>
            <w:r w:rsidRPr="009735BB">
              <w:rPr>
                <w:rStyle w:val="Hipercze"/>
                <w:rFonts w:ascii="Times New Roman" w:eastAsiaTheme="majorEastAsia" w:hAnsi="Times New Roman"/>
                <w:noProof/>
                <w:rPrChange w:id="188" w:author="Alba Colomer Padrosa" w:date="2020-12-07T08:31:00Z">
                  <w:rPr>
                    <w:rStyle w:val="Hipercze"/>
                    <w:rFonts w:eastAsiaTheme="majorEastAsia"/>
                    <w:noProof/>
                  </w:rPr>
                </w:rPrChange>
              </w:rPr>
              <w:instrText xml:space="preserve"> </w:instrText>
            </w:r>
            <w:r w:rsidRPr="009735BB">
              <w:rPr>
                <w:noProof/>
              </w:rPr>
              <w:instrText>HYPERLINK \l "_Toc58222338"</w:instrText>
            </w:r>
            <w:r w:rsidRPr="009735BB">
              <w:rPr>
                <w:rStyle w:val="Hipercze"/>
                <w:rFonts w:ascii="Times New Roman" w:eastAsiaTheme="majorEastAsia" w:hAnsi="Times New Roman"/>
                <w:noProof/>
                <w:rPrChange w:id="189" w:author="Alba Colomer Padrosa" w:date="2020-12-07T08:31:00Z">
                  <w:rPr>
                    <w:rStyle w:val="Hipercze"/>
                    <w:rFonts w:eastAsiaTheme="majorEastAsia"/>
                    <w:noProof/>
                  </w:rPr>
                </w:rPrChange>
              </w:rPr>
              <w:instrText xml:space="preserve"> </w:instrText>
            </w:r>
            <w:r w:rsidRPr="00D061AE">
              <w:rPr>
                <w:rStyle w:val="Hipercze"/>
                <w:rFonts w:ascii="Times New Roman" w:eastAsiaTheme="majorEastAsia" w:hAnsi="Times New Roman"/>
                <w:noProof/>
                <w:rPrChange w:id="190" w:author="Alba Colomer Padrosa" w:date="2020-12-07T08:31:00Z">
                  <w:rPr>
                    <w:rStyle w:val="Hipercze"/>
                    <w:rFonts w:ascii="Times New Roman" w:eastAsiaTheme="majorEastAsia" w:hAnsi="Times New Roman"/>
                    <w:noProof/>
                  </w:rPr>
                </w:rPrChange>
              </w:rPr>
              <w:fldChar w:fldCharType="separate"/>
            </w:r>
            <w:r w:rsidRPr="009735BB">
              <w:rPr>
                <w:rStyle w:val="Hipercze"/>
                <w:rFonts w:ascii="Times New Roman" w:eastAsiaTheme="majorEastAsia" w:hAnsi="Times New Roman"/>
                <w:noProof/>
                <w:rPrChange w:id="191" w:author="Alba Colomer Padrosa" w:date="2020-12-07T08:31:00Z">
                  <w:rPr>
                    <w:rStyle w:val="Hipercze"/>
                    <w:rFonts w:eastAsiaTheme="majorEastAsia"/>
                    <w:noProof/>
                  </w:rPr>
                </w:rPrChange>
              </w:rPr>
              <w:t>2.5</w:t>
            </w:r>
            <w:r w:rsidRPr="009735BB">
              <w:rPr>
                <w:rFonts w:eastAsiaTheme="minorEastAsia"/>
                <w:noProof/>
                <w:color w:val="auto"/>
                <w:szCs w:val="22"/>
                <w:lang w:val="es-ES" w:eastAsia="es-ES"/>
                <w:rPrChange w:id="192" w:author="Alba Colomer Padrosa" w:date="2020-12-07T08:31:00Z">
                  <w:rPr>
                    <w:rFonts w:asciiTheme="minorHAnsi" w:eastAsiaTheme="minorEastAsia" w:hAnsiTheme="minorHAnsi" w:cstheme="minorBidi"/>
                    <w:noProof/>
                    <w:color w:val="auto"/>
                    <w:szCs w:val="22"/>
                    <w:lang w:val="es-ES" w:eastAsia="es-ES"/>
                  </w:rPr>
                </w:rPrChange>
              </w:rPr>
              <w:tab/>
            </w:r>
            <w:r w:rsidRPr="00D061AE">
              <w:rPr>
                <w:rStyle w:val="Hipercze"/>
                <w:rFonts w:ascii="Times New Roman" w:eastAsiaTheme="majorEastAsia" w:hAnsi="Times New Roman"/>
                <w:noProof/>
              </w:rPr>
              <w:t>Building components</w:t>
            </w:r>
            <w:r w:rsidRPr="009735BB">
              <w:rPr>
                <w:noProof/>
                <w:webHidden/>
              </w:rPr>
              <w:tab/>
            </w:r>
            <w:r w:rsidRPr="00D061AE">
              <w:rPr>
                <w:noProof/>
                <w:webHidden/>
              </w:rPr>
              <w:fldChar w:fldCharType="begin"/>
            </w:r>
            <w:r w:rsidRPr="009735BB">
              <w:rPr>
                <w:noProof/>
                <w:webHidden/>
              </w:rPr>
              <w:instrText xml:space="preserve"> PAGEREF _Toc58222338 \h </w:instrText>
            </w:r>
          </w:ins>
          <w:r w:rsidRPr="00D061AE">
            <w:rPr>
              <w:noProof/>
              <w:webHidden/>
            </w:rPr>
          </w:r>
          <w:r w:rsidRPr="00D061AE">
            <w:rPr>
              <w:noProof/>
              <w:webHidden/>
              <w:rPrChange w:id="193" w:author="Alba Colomer Padrosa" w:date="2020-12-07T08:31:00Z">
                <w:rPr>
                  <w:noProof/>
                  <w:webHidden/>
                </w:rPr>
              </w:rPrChange>
            </w:rPr>
            <w:fldChar w:fldCharType="separate"/>
          </w:r>
          <w:ins w:id="194" w:author="Alba Colomer Padrosa" w:date="2020-12-07T08:31:00Z">
            <w:r w:rsidRPr="009735BB">
              <w:rPr>
                <w:noProof/>
                <w:webHidden/>
              </w:rPr>
              <w:t>20</w:t>
            </w:r>
            <w:r w:rsidRPr="00D061AE">
              <w:rPr>
                <w:noProof/>
                <w:webHidden/>
              </w:rPr>
              <w:fldChar w:fldCharType="end"/>
            </w:r>
            <w:r w:rsidRPr="00D061AE">
              <w:rPr>
                <w:rStyle w:val="Hipercze"/>
                <w:rFonts w:ascii="Times New Roman" w:eastAsiaTheme="majorEastAsia" w:hAnsi="Times New Roman"/>
                <w:noProof/>
              </w:rPr>
              <w:fldChar w:fldCharType="end"/>
            </w:r>
          </w:ins>
        </w:p>
        <w:p w14:paraId="6C2029CF" w14:textId="77777777" w:rsidR="009735BB" w:rsidRPr="009735BB" w:rsidRDefault="009735BB">
          <w:pPr>
            <w:pStyle w:val="Spistreci3"/>
            <w:tabs>
              <w:tab w:val="left" w:pos="1320"/>
              <w:tab w:val="right" w:leader="dot" w:pos="9016"/>
            </w:tabs>
            <w:rPr>
              <w:ins w:id="195" w:author="Alba Colomer Padrosa" w:date="2020-12-07T08:31:00Z"/>
              <w:noProof/>
              <w:lang w:val="es-ES" w:eastAsia="es-ES"/>
              <w:rPrChange w:id="196" w:author="Alba Colomer Padrosa" w:date="2020-12-07T08:31:00Z">
                <w:rPr>
                  <w:ins w:id="197" w:author="Alba Colomer Padrosa" w:date="2020-12-07T08:31:00Z"/>
                  <w:rFonts w:asciiTheme="minorHAnsi" w:hAnsiTheme="minorHAnsi" w:cstheme="minorBidi"/>
                  <w:noProof/>
                  <w:lang w:val="es-ES" w:eastAsia="es-ES"/>
                </w:rPr>
              </w:rPrChange>
            </w:rPr>
          </w:pPr>
          <w:ins w:id="198"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199" w:author="Alba Colomer Padrosa" w:date="2020-12-07T08:31:00Z">
                  <w:rPr>
                    <w:rStyle w:val="Hipercze"/>
                    <w:noProof/>
                  </w:rPr>
                </w:rPrChange>
              </w:rPr>
              <w:instrText xml:space="preserve"> </w:instrText>
            </w:r>
            <w:r w:rsidRPr="009735BB">
              <w:rPr>
                <w:noProof/>
              </w:rPr>
              <w:instrText>HYPERLINK \l "_Toc58222339"</w:instrText>
            </w:r>
            <w:r w:rsidRPr="009735BB">
              <w:rPr>
                <w:rStyle w:val="Hipercze"/>
                <w:rFonts w:ascii="Times New Roman" w:hAnsi="Times New Roman"/>
                <w:noProof/>
                <w:rPrChange w:id="200" w:author="Alba Colomer Padrosa" w:date="2020-12-07T08:31:00Z">
                  <w:rPr>
                    <w:rStyle w:val="Hipercze"/>
                    <w:noProof/>
                  </w:rPr>
                </w:rPrChange>
              </w:rPr>
              <w:instrText xml:space="preserve"> </w:instrText>
            </w:r>
            <w:r w:rsidRPr="00D061AE">
              <w:rPr>
                <w:rStyle w:val="Hipercze"/>
                <w:rFonts w:ascii="Times New Roman" w:hAnsi="Times New Roman"/>
                <w:noProof/>
                <w:rPrChange w:id="201"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202" w:author="Alba Colomer Padrosa" w:date="2020-12-07T08:31:00Z">
                  <w:rPr>
                    <w:rStyle w:val="Hipercze"/>
                    <w:noProof/>
                  </w:rPr>
                </w:rPrChange>
              </w:rPr>
              <w:t>2.5.1</w:t>
            </w:r>
            <w:r w:rsidRPr="009735BB">
              <w:rPr>
                <w:noProof/>
                <w:lang w:val="es-ES" w:eastAsia="es-ES"/>
                <w:rPrChange w:id="203"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Initiation of a FA</w:t>
            </w:r>
            <w:r w:rsidRPr="009735BB">
              <w:rPr>
                <w:noProof/>
                <w:webHidden/>
              </w:rPr>
              <w:tab/>
            </w:r>
            <w:r w:rsidRPr="00D061AE">
              <w:rPr>
                <w:noProof/>
                <w:webHidden/>
              </w:rPr>
              <w:fldChar w:fldCharType="begin"/>
            </w:r>
            <w:r w:rsidRPr="009735BB">
              <w:rPr>
                <w:noProof/>
                <w:webHidden/>
              </w:rPr>
              <w:instrText xml:space="preserve"> PAGEREF _Toc58222339 \h </w:instrText>
            </w:r>
          </w:ins>
          <w:r w:rsidRPr="00D061AE">
            <w:rPr>
              <w:noProof/>
              <w:webHidden/>
            </w:rPr>
          </w:r>
          <w:r w:rsidRPr="00D061AE">
            <w:rPr>
              <w:noProof/>
              <w:webHidden/>
              <w:rPrChange w:id="204" w:author="Alba Colomer Padrosa" w:date="2020-12-07T08:31:00Z">
                <w:rPr>
                  <w:noProof/>
                  <w:webHidden/>
                </w:rPr>
              </w:rPrChange>
            </w:rPr>
            <w:fldChar w:fldCharType="separate"/>
          </w:r>
          <w:ins w:id="205" w:author="Alba Colomer Padrosa" w:date="2020-12-07T08:31:00Z">
            <w:r w:rsidRPr="009735BB">
              <w:rPr>
                <w:noProof/>
                <w:webHidden/>
              </w:rPr>
              <w:t>20</w:t>
            </w:r>
            <w:r w:rsidRPr="00D061AE">
              <w:rPr>
                <w:noProof/>
                <w:webHidden/>
              </w:rPr>
              <w:fldChar w:fldCharType="end"/>
            </w:r>
            <w:r w:rsidRPr="00D061AE">
              <w:rPr>
                <w:rStyle w:val="Hipercze"/>
                <w:rFonts w:ascii="Times New Roman" w:hAnsi="Times New Roman"/>
                <w:noProof/>
              </w:rPr>
              <w:fldChar w:fldCharType="end"/>
            </w:r>
          </w:ins>
        </w:p>
        <w:p w14:paraId="28F0E65B" w14:textId="77777777" w:rsidR="009735BB" w:rsidRPr="009735BB" w:rsidRDefault="009735BB">
          <w:pPr>
            <w:pStyle w:val="Spistreci3"/>
            <w:tabs>
              <w:tab w:val="left" w:pos="1320"/>
              <w:tab w:val="right" w:leader="dot" w:pos="9016"/>
            </w:tabs>
            <w:rPr>
              <w:ins w:id="206" w:author="Alba Colomer Padrosa" w:date="2020-12-07T08:31:00Z"/>
              <w:noProof/>
              <w:lang w:val="es-ES" w:eastAsia="es-ES"/>
              <w:rPrChange w:id="207" w:author="Alba Colomer Padrosa" w:date="2020-12-07T08:31:00Z">
                <w:rPr>
                  <w:ins w:id="208" w:author="Alba Colomer Padrosa" w:date="2020-12-07T08:31:00Z"/>
                  <w:rFonts w:asciiTheme="minorHAnsi" w:hAnsiTheme="minorHAnsi" w:cstheme="minorBidi"/>
                  <w:noProof/>
                  <w:lang w:val="es-ES" w:eastAsia="es-ES"/>
                </w:rPr>
              </w:rPrChange>
            </w:rPr>
          </w:pPr>
          <w:ins w:id="209"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210" w:author="Alba Colomer Padrosa" w:date="2020-12-07T08:31:00Z">
                  <w:rPr>
                    <w:rStyle w:val="Hipercze"/>
                    <w:noProof/>
                  </w:rPr>
                </w:rPrChange>
              </w:rPr>
              <w:instrText xml:space="preserve"> </w:instrText>
            </w:r>
            <w:r w:rsidRPr="009735BB">
              <w:rPr>
                <w:noProof/>
              </w:rPr>
              <w:instrText>HYPERLINK \l "_Toc58222340"</w:instrText>
            </w:r>
            <w:r w:rsidRPr="009735BB">
              <w:rPr>
                <w:rStyle w:val="Hipercze"/>
                <w:rFonts w:ascii="Times New Roman" w:hAnsi="Times New Roman"/>
                <w:noProof/>
                <w:rPrChange w:id="211" w:author="Alba Colomer Padrosa" w:date="2020-12-07T08:31:00Z">
                  <w:rPr>
                    <w:rStyle w:val="Hipercze"/>
                    <w:noProof/>
                  </w:rPr>
                </w:rPrChange>
              </w:rPr>
              <w:instrText xml:space="preserve"> </w:instrText>
            </w:r>
            <w:r w:rsidRPr="00D061AE">
              <w:rPr>
                <w:rStyle w:val="Hipercze"/>
                <w:rFonts w:ascii="Times New Roman" w:hAnsi="Times New Roman"/>
                <w:noProof/>
                <w:rPrChange w:id="212"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213" w:author="Alba Colomer Padrosa" w:date="2020-12-07T08:31:00Z">
                  <w:rPr>
                    <w:rStyle w:val="Hipercze"/>
                    <w:noProof/>
                  </w:rPr>
                </w:rPrChange>
              </w:rPr>
              <w:t>2.5.2</w:t>
            </w:r>
            <w:r w:rsidRPr="009735BB">
              <w:rPr>
                <w:noProof/>
                <w:lang w:val="es-ES" w:eastAsia="es-ES"/>
                <w:rPrChange w:id="214"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Aggregated planning</w:t>
            </w:r>
            <w:r w:rsidRPr="009735BB">
              <w:rPr>
                <w:noProof/>
                <w:webHidden/>
              </w:rPr>
              <w:tab/>
            </w:r>
            <w:r w:rsidRPr="00D061AE">
              <w:rPr>
                <w:noProof/>
                <w:webHidden/>
              </w:rPr>
              <w:fldChar w:fldCharType="begin"/>
            </w:r>
            <w:r w:rsidRPr="009735BB">
              <w:rPr>
                <w:noProof/>
                <w:webHidden/>
              </w:rPr>
              <w:instrText xml:space="preserve"> PAGEREF _Toc58222340 \h </w:instrText>
            </w:r>
          </w:ins>
          <w:r w:rsidRPr="00D061AE">
            <w:rPr>
              <w:noProof/>
              <w:webHidden/>
            </w:rPr>
          </w:r>
          <w:r w:rsidRPr="00D061AE">
            <w:rPr>
              <w:noProof/>
              <w:webHidden/>
              <w:rPrChange w:id="215" w:author="Alba Colomer Padrosa" w:date="2020-12-07T08:31:00Z">
                <w:rPr>
                  <w:noProof/>
                  <w:webHidden/>
                </w:rPr>
              </w:rPrChange>
            </w:rPr>
            <w:fldChar w:fldCharType="separate"/>
          </w:r>
          <w:ins w:id="216" w:author="Alba Colomer Padrosa" w:date="2020-12-07T08:31:00Z">
            <w:r w:rsidRPr="009735BB">
              <w:rPr>
                <w:noProof/>
                <w:webHidden/>
              </w:rPr>
              <w:t>21</w:t>
            </w:r>
            <w:r w:rsidRPr="00D061AE">
              <w:rPr>
                <w:noProof/>
                <w:webHidden/>
              </w:rPr>
              <w:fldChar w:fldCharType="end"/>
            </w:r>
            <w:r w:rsidRPr="00D061AE">
              <w:rPr>
                <w:rStyle w:val="Hipercze"/>
                <w:rFonts w:ascii="Times New Roman" w:hAnsi="Times New Roman"/>
                <w:noProof/>
              </w:rPr>
              <w:fldChar w:fldCharType="end"/>
            </w:r>
          </w:ins>
        </w:p>
        <w:p w14:paraId="3CC20A26" w14:textId="77777777" w:rsidR="009735BB" w:rsidRPr="009735BB" w:rsidRDefault="009735BB">
          <w:pPr>
            <w:pStyle w:val="Spistreci3"/>
            <w:tabs>
              <w:tab w:val="left" w:pos="1320"/>
              <w:tab w:val="right" w:leader="dot" w:pos="9016"/>
            </w:tabs>
            <w:rPr>
              <w:ins w:id="217" w:author="Alba Colomer Padrosa" w:date="2020-12-07T08:31:00Z"/>
              <w:noProof/>
              <w:lang w:val="es-ES" w:eastAsia="es-ES"/>
              <w:rPrChange w:id="218" w:author="Alba Colomer Padrosa" w:date="2020-12-07T08:31:00Z">
                <w:rPr>
                  <w:ins w:id="219" w:author="Alba Colomer Padrosa" w:date="2020-12-07T08:31:00Z"/>
                  <w:rFonts w:asciiTheme="minorHAnsi" w:hAnsiTheme="minorHAnsi" w:cstheme="minorBidi"/>
                  <w:noProof/>
                  <w:lang w:val="es-ES" w:eastAsia="es-ES"/>
                </w:rPr>
              </w:rPrChange>
            </w:rPr>
          </w:pPr>
          <w:ins w:id="220"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221" w:author="Alba Colomer Padrosa" w:date="2020-12-07T08:31:00Z">
                  <w:rPr>
                    <w:rStyle w:val="Hipercze"/>
                    <w:noProof/>
                  </w:rPr>
                </w:rPrChange>
              </w:rPr>
              <w:instrText xml:space="preserve"> </w:instrText>
            </w:r>
            <w:r w:rsidRPr="009735BB">
              <w:rPr>
                <w:noProof/>
              </w:rPr>
              <w:instrText>HYPERLINK \l "_Toc58222341"</w:instrText>
            </w:r>
            <w:r w:rsidRPr="009735BB">
              <w:rPr>
                <w:rStyle w:val="Hipercze"/>
                <w:rFonts w:ascii="Times New Roman" w:hAnsi="Times New Roman"/>
                <w:noProof/>
                <w:rPrChange w:id="222" w:author="Alba Colomer Padrosa" w:date="2020-12-07T08:31:00Z">
                  <w:rPr>
                    <w:rStyle w:val="Hipercze"/>
                    <w:noProof/>
                  </w:rPr>
                </w:rPrChange>
              </w:rPr>
              <w:instrText xml:space="preserve"> </w:instrText>
            </w:r>
            <w:r w:rsidRPr="00D061AE">
              <w:rPr>
                <w:rStyle w:val="Hipercze"/>
                <w:rFonts w:ascii="Times New Roman" w:hAnsi="Times New Roman"/>
                <w:noProof/>
                <w:rPrChange w:id="223"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224" w:author="Alba Colomer Padrosa" w:date="2020-12-07T08:31:00Z">
                  <w:rPr>
                    <w:rStyle w:val="Hipercze"/>
                    <w:noProof/>
                  </w:rPr>
                </w:rPrChange>
              </w:rPr>
              <w:t>2.5.3</w:t>
            </w:r>
            <w:r w:rsidRPr="009735BB">
              <w:rPr>
                <w:noProof/>
                <w:lang w:val="es-ES" w:eastAsia="es-ES"/>
                <w:rPrChange w:id="225"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Design of a FA</w:t>
            </w:r>
            <w:r w:rsidRPr="009735BB">
              <w:rPr>
                <w:noProof/>
                <w:webHidden/>
              </w:rPr>
              <w:tab/>
            </w:r>
            <w:r w:rsidRPr="00D061AE">
              <w:rPr>
                <w:noProof/>
                <w:webHidden/>
              </w:rPr>
              <w:fldChar w:fldCharType="begin"/>
            </w:r>
            <w:r w:rsidRPr="009735BB">
              <w:rPr>
                <w:noProof/>
                <w:webHidden/>
              </w:rPr>
              <w:instrText xml:space="preserve"> PAGEREF _Toc58222341 \h </w:instrText>
            </w:r>
          </w:ins>
          <w:r w:rsidRPr="00D061AE">
            <w:rPr>
              <w:noProof/>
              <w:webHidden/>
            </w:rPr>
          </w:r>
          <w:r w:rsidRPr="00D061AE">
            <w:rPr>
              <w:noProof/>
              <w:webHidden/>
              <w:rPrChange w:id="226" w:author="Alba Colomer Padrosa" w:date="2020-12-07T08:31:00Z">
                <w:rPr>
                  <w:noProof/>
                  <w:webHidden/>
                </w:rPr>
              </w:rPrChange>
            </w:rPr>
            <w:fldChar w:fldCharType="separate"/>
          </w:r>
          <w:ins w:id="227" w:author="Alba Colomer Padrosa" w:date="2020-12-07T08:31:00Z">
            <w:r w:rsidRPr="009735BB">
              <w:rPr>
                <w:noProof/>
                <w:webHidden/>
              </w:rPr>
              <w:t>22</w:t>
            </w:r>
            <w:r w:rsidRPr="00D061AE">
              <w:rPr>
                <w:noProof/>
                <w:webHidden/>
              </w:rPr>
              <w:fldChar w:fldCharType="end"/>
            </w:r>
            <w:r w:rsidRPr="00D061AE">
              <w:rPr>
                <w:rStyle w:val="Hipercze"/>
                <w:rFonts w:ascii="Times New Roman" w:hAnsi="Times New Roman"/>
                <w:noProof/>
              </w:rPr>
              <w:fldChar w:fldCharType="end"/>
            </w:r>
          </w:ins>
        </w:p>
        <w:p w14:paraId="7B0C2C84" w14:textId="77777777" w:rsidR="009735BB" w:rsidRPr="009735BB" w:rsidRDefault="009735BB">
          <w:pPr>
            <w:pStyle w:val="Spistreci3"/>
            <w:tabs>
              <w:tab w:val="left" w:pos="1320"/>
              <w:tab w:val="right" w:leader="dot" w:pos="9016"/>
            </w:tabs>
            <w:rPr>
              <w:ins w:id="228" w:author="Alba Colomer Padrosa" w:date="2020-12-07T08:31:00Z"/>
              <w:noProof/>
              <w:lang w:val="es-ES" w:eastAsia="es-ES"/>
              <w:rPrChange w:id="229" w:author="Alba Colomer Padrosa" w:date="2020-12-07T08:31:00Z">
                <w:rPr>
                  <w:ins w:id="230" w:author="Alba Colomer Padrosa" w:date="2020-12-07T08:31:00Z"/>
                  <w:rFonts w:asciiTheme="minorHAnsi" w:hAnsiTheme="minorHAnsi" w:cstheme="minorBidi"/>
                  <w:noProof/>
                  <w:lang w:val="es-ES" w:eastAsia="es-ES"/>
                </w:rPr>
              </w:rPrChange>
            </w:rPr>
          </w:pPr>
          <w:ins w:id="231"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232" w:author="Alba Colomer Padrosa" w:date="2020-12-07T08:31:00Z">
                  <w:rPr>
                    <w:rStyle w:val="Hipercze"/>
                    <w:noProof/>
                  </w:rPr>
                </w:rPrChange>
              </w:rPr>
              <w:instrText xml:space="preserve"> </w:instrText>
            </w:r>
            <w:r w:rsidRPr="009735BB">
              <w:rPr>
                <w:noProof/>
              </w:rPr>
              <w:instrText>HYPERLINK \l "_Toc58222342"</w:instrText>
            </w:r>
            <w:r w:rsidRPr="009735BB">
              <w:rPr>
                <w:rStyle w:val="Hipercze"/>
                <w:rFonts w:ascii="Times New Roman" w:hAnsi="Times New Roman"/>
                <w:noProof/>
                <w:rPrChange w:id="233" w:author="Alba Colomer Padrosa" w:date="2020-12-07T08:31:00Z">
                  <w:rPr>
                    <w:rStyle w:val="Hipercze"/>
                    <w:noProof/>
                  </w:rPr>
                </w:rPrChange>
              </w:rPr>
              <w:instrText xml:space="preserve"> </w:instrText>
            </w:r>
            <w:r w:rsidRPr="00D061AE">
              <w:rPr>
                <w:rStyle w:val="Hipercze"/>
                <w:rFonts w:ascii="Times New Roman" w:hAnsi="Times New Roman"/>
                <w:noProof/>
                <w:rPrChange w:id="234"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235" w:author="Alba Colomer Padrosa" w:date="2020-12-07T08:31:00Z">
                  <w:rPr>
                    <w:rStyle w:val="Hipercze"/>
                    <w:noProof/>
                  </w:rPr>
                </w:rPrChange>
              </w:rPr>
              <w:t>2.5.4</w:t>
            </w:r>
            <w:r w:rsidRPr="009735BB">
              <w:rPr>
                <w:noProof/>
                <w:lang w:val="es-ES" w:eastAsia="es-ES"/>
                <w:rPrChange w:id="236"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Conclusion of a FA</w:t>
            </w:r>
            <w:r w:rsidRPr="009735BB">
              <w:rPr>
                <w:noProof/>
                <w:webHidden/>
              </w:rPr>
              <w:tab/>
            </w:r>
            <w:r w:rsidRPr="00D061AE">
              <w:rPr>
                <w:noProof/>
                <w:webHidden/>
              </w:rPr>
              <w:fldChar w:fldCharType="begin"/>
            </w:r>
            <w:r w:rsidRPr="009735BB">
              <w:rPr>
                <w:noProof/>
                <w:webHidden/>
              </w:rPr>
              <w:instrText xml:space="preserve"> PAGEREF _Toc58222342 \h </w:instrText>
            </w:r>
          </w:ins>
          <w:r w:rsidRPr="00D061AE">
            <w:rPr>
              <w:noProof/>
              <w:webHidden/>
            </w:rPr>
          </w:r>
          <w:r w:rsidRPr="00D061AE">
            <w:rPr>
              <w:noProof/>
              <w:webHidden/>
              <w:rPrChange w:id="237" w:author="Alba Colomer Padrosa" w:date="2020-12-07T08:31:00Z">
                <w:rPr>
                  <w:noProof/>
                  <w:webHidden/>
                </w:rPr>
              </w:rPrChange>
            </w:rPr>
            <w:fldChar w:fldCharType="separate"/>
          </w:r>
          <w:ins w:id="238" w:author="Alba Colomer Padrosa" w:date="2020-12-07T08:31:00Z">
            <w:r w:rsidRPr="009735BB">
              <w:rPr>
                <w:noProof/>
                <w:webHidden/>
              </w:rPr>
              <w:t>33</w:t>
            </w:r>
            <w:r w:rsidRPr="00D061AE">
              <w:rPr>
                <w:noProof/>
                <w:webHidden/>
              </w:rPr>
              <w:fldChar w:fldCharType="end"/>
            </w:r>
            <w:r w:rsidRPr="00D061AE">
              <w:rPr>
                <w:rStyle w:val="Hipercze"/>
                <w:rFonts w:ascii="Times New Roman" w:hAnsi="Times New Roman"/>
                <w:noProof/>
              </w:rPr>
              <w:fldChar w:fldCharType="end"/>
            </w:r>
          </w:ins>
        </w:p>
        <w:p w14:paraId="1D14C68E" w14:textId="77777777" w:rsidR="009735BB" w:rsidRPr="009735BB" w:rsidRDefault="009735BB">
          <w:pPr>
            <w:pStyle w:val="Spistreci3"/>
            <w:tabs>
              <w:tab w:val="left" w:pos="1320"/>
              <w:tab w:val="right" w:leader="dot" w:pos="9016"/>
            </w:tabs>
            <w:rPr>
              <w:ins w:id="239" w:author="Alba Colomer Padrosa" w:date="2020-12-07T08:31:00Z"/>
              <w:noProof/>
              <w:lang w:val="es-ES" w:eastAsia="es-ES"/>
              <w:rPrChange w:id="240" w:author="Alba Colomer Padrosa" w:date="2020-12-07T08:31:00Z">
                <w:rPr>
                  <w:ins w:id="241" w:author="Alba Colomer Padrosa" w:date="2020-12-07T08:31:00Z"/>
                  <w:rFonts w:asciiTheme="minorHAnsi" w:hAnsiTheme="minorHAnsi" w:cstheme="minorBidi"/>
                  <w:noProof/>
                  <w:lang w:val="es-ES" w:eastAsia="es-ES"/>
                </w:rPr>
              </w:rPrChange>
            </w:rPr>
          </w:pPr>
          <w:ins w:id="242" w:author="Alba Colomer Padrosa" w:date="2020-12-07T08:31:00Z">
            <w:r w:rsidRPr="00D061AE">
              <w:rPr>
                <w:rStyle w:val="Hipercze"/>
                <w:rFonts w:ascii="Times New Roman" w:hAnsi="Times New Roman"/>
                <w:noProof/>
              </w:rPr>
              <w:fldChar w:fldCharType="begin"/>
            </w:r>
            <w:r w:rsidRPr="009735BB">
              <w:rPr>
                <w:rStyle w:val="Hipercze"/>
                <w:rFonts w:ascii="Times New Roman" w:hAnsi="Times New Roman"/>
                <w:noProof/>
                <w:rPrChange w:id="243" w:author="Alba Colomer Padrosa" w:date="2020-12-07T08:31:00Z">
                  <w:rPr>
                    <w:rStyle w:val="Hipercze"/>
                    <w:noProof/>
                  </w:rPr>
                </w:rPrChange>
              </w:rPr>
              <w:instrText xml:space="preserve"> </w:instrText>
            </w:r>
            <w:r w:rsidRPr="009735BB">
              <w:rPr>
                <w:noProof/>
              </w:rPr>
              <w:instrText>HYPERLINK \l "_Toc58222343"</w:instrText>
            </w:r>
            <w:r w:rsidRPr="009735BB">
              <w:rPr>
                <w:rStyle w:val="Hipercze"/>
                <w:rFonts w:ascii="Times New Roman" w:hAnsi="Times New Roman"/>
                <w:noProof/>
                <w:rPrChange w:id="244" w:author="Alba Colomer Padrosa" w:date="2020-12-07T08:31:00Z">
                  <w:rPr>
                    <w:rStyle w:val="Hipercze"/>
                    <w:noProof/>
                  </w:rPr>
                </w:rPrChange>
              </w:rPr>
              <w:instrText xml:space="preserve"> </w:instrText>
            </w:r>
            <w:r w:rsidRPr="00D061AE">
              <w:rPr>
                <w:rStyle w:val="Hipercze"/>
                <w:rFonts w:ascii="Times New Roman" w:hAnsi="Times New Roman"/>
                <w:noProof/>
                <w:rPrChange w:id="245" w:author="Alba Colomer Padrosa" w:date="2020-12-07T08:31:00Z">
                  <w:rPr>
                    <w:rStyle w:val="Hipercze"/>
                    <w:rFonts w:ascii="Times New Roman" w:hAnsi="Times New Roman"/>
                    <w:noProof/>
                  </w:rPr>
                </w:rPrChange>
              </w:rPr>
              <w:fldChar w:fldCharType="separate"/>
            </w:r>
            <w:r w:rsidRPr="009735BB">
              <w:rPr>
                <w:rStyle w:val="Hipercze"/>
                <w:rFonts w:ascii="Times New Roman" w:hAnsi="Times New Roman"/>
                <w:noProof/>
                <w:rPrChange w:id="246" w:author="Alba Colomer Padrosa" w:date="2020-12-07T08:31:00Z">
                  <w:rPr>
                    <w:rStyle w:val="Hipercze"/>
                    <w:noProof/>
                  </w:rPr>
                </w:rPrChange>
              </w:rPr>
              <w:t>2.5.5</w:t>
            </w:r>
            <w:r w:rsidRPr="009735BB">
              <w:rPr>
                <w:noProof/>
                <w:lang w:val="es-ES" w:eastAsia="es-ES"/>
                <w:rPrChange w:id="247" w:author="Alba Colomer Padrosa" w:date="2020-12-07T08:31:00Z">
                  <w:rPr>
                    <w:rFonts w:asciiTheme="minorHAnsi" w:hAnsiTheme="minorHAnsi" w:cstheme="minorBidi"/>
                    <w:noProof/>
                    <w:lang w:val="es-ES" w:eastAsia="es-ES"/>
                  </w:rPr>
                </w:rPrChange>
              </w:rPr>
              <w:tab/>
            </w:r>
            <w:r w:rsidRPr="00D061AE">
              <w:rPr>
                <w:rStyle w:val="Hipercze"/>
                <w:rFonts w:ascii="Times New Roman" w:hAnsi="Times New Roman"/>
                <w:noProof/>
              </w:rPr>
              <w:t>Pre-award catalogue request</w:t>
            </w:r>
            <w:r w:rsidRPr="009735BB">
              <w:rPr>
                <w:noProof/>
                <w:webHidden/>
              </w:rPr>
              <w:tab/>
            </w:r>
            <w:r w:rsidRPr="00D061AE">
              <w:rPr>
                <w:noProof/>
                <w:webHidden/>
              </w:rPr>
              <w:fldChar w:fldCharType="begin"/>
            </w:r>
            <w:r w:rsidRPr="009735BB">
              <w:rPr>
                <w:noProof/>
                <w:webHidden/>
              </w:rPr>
              <w:instrText xml:space="preserve"> PAGEREF _Toc58222343 \h </w:instrText>
            </w:r>
          </w:ins>
          <w:r w:rsidRPr="00D061AE">
            <w:rPr>
              <w:noProof/>
              <w:webHidden/>
            </w:rPr>
          </w:r>
          <w:r w:rsidRPr="00D061AE">
            <w:rPr>
              <w:noProof/>
              <w:webHidden/>
              <w:rPrChange w:id="248" w:author="Alba Colomer Padrosa" w:date="2020-12-07T08:31:00Z">
                <w:rPr>
                  <w:noProof/>
                  <w:webHidden/>
                </w:rPr>
              </w:rPrChange>
            </w:rPr>
            <w:fldChar w:fldCharType="separate"/>
          </w:r>
          <w:ins w:id="249" w:author="Alba Colomer Padrosa" w:date="2020-12-07T08:31:00Z">
            <w:r w:rsidRPr="009735BB">
              <w:rPr>
                <w:noProof/>
                <w:webHidden/>
              </w:rPr>
              <w:t>46</w:t>
            </w:r>
            <w:r w:rsidRPr="00D061AE">
              <w:rPr>
                <w:noProof/>
                <w:webHidden/>
              </w:rPr>
              <w:fldChar w:fldCharType="end"/>
            </w:r>
            <w:r w:rsidRPr="00D061AE">
              <w:rPr>
                <w:rStyle w:val="Hipercze"/>
                <w:rFonts w:ascii="Times New Roman" w:hAnsi="Times New Roman"/>
                <w:noProof/>
              </w:rPr>
              <w:fldChar w:fldCharType="end"/>
            </w:r>
          </w:ins>
        </w:p>
        <w:p w14:paraId="7EBA6323" w14:textId="77777777" w:rsidR="00102BC6" w:rsidRPr="009735BB" w:rsidDel="009735BB" w:rsidRDefault="00102BC6">
          <w:pPr>
            <w:pStyle w:val="Spistreci1"/>
            <w:rPr>
              <w:del w:id="250" w:author="Alba Colomer Padrosa" w:date="2020-12-07T08:31:00Z"/>
              <w:rFonts w:eastAsiaTheme="minorEastAsia"/>
              <w:b w:val="0"/>
              <w:noProof/>
              <w:color w:val="auto"/>
              <w:szCs w:val="22"/>
              <w:lang w:eastAsia="es-ES"/>
            </w:rPr>
          </w:pPr>
          <w:del w:id="251" w:author="Alba Colomer Padrosa" w:date="2020-12-07T08:31:00Z">
            <w:r w:rsidRPr="009735BB" w:rsidDel="009735BB">
              <w:rPr>
                <w:rStyle w:val="Hipercze"/>
                <w:rFonts w:ascii="Times New Roman" w:eastAsiaTheme="majorEastAsia" w:hAnsi="Times New Roman"/>
                <w:b w:val="0"/>
                <w:noProof/>
                <w:rPrChange w:id="252" w:author="Alba Colomer Padrosa" w:date="2020-12-07T08:31:00Z">
                  <w:rPr>
                    <w:rStyle w:val="Hipercze"/>
                    <w:rFonts w:ascii="Times New Roman" w:eastAsiaTheme="majorEastAsia" w:hAnsi="Times New Roman"/>
                    <w:b w:val="0"/>
                  </w:rPr>
                </w:rPrChange>
              </w:rPr>
              <w:delText>1.</w:delText>
            </w:r>
            <w:r w:rsidRPr="009735BB" w:rsidDel="009735BB">
              <w:rPr>
                <w:rFonts w:eastAsiaTheme="minorEastAsia"/>
                <w:noProof/>
                <w:lang w:eastAsia="es-ES"/>
              </w:rPr>
              <w:tab/>
            </w:r>
            <w:r w:rsidRPr="009735BB" w:rsidDel="009735BB">
              <w:rPr>
                <w:rStyle w:val="Hipercze"/>
                <w:rFonts w:ascii="Times New Roman" w:eastAsiaTheme="majorEastAsia" w:hAnsi="Times New Roman"/>
                <w:b w:val="0"/>
                <w:noProof/>
                <w:rPrChange w:id="253" w:author="Alba Colomer Padrosa" w:date="2020-12-07T08:31:00Z">
                  <w:rPr>
                    <w:rStyle w:val="Hipercze"/>
                    <w:rFonts w:ascii="Times New Roman" w:eastAsiaTheme="majorEastAsia" w:hAnsi="Times New Roman"/>
                    <w:b w:val="0"/>
                  </w:rPr>
                </w:rPrChange>
              </w:rPr>
              <w:delText>Introduction</w:delText>
            </w:r>
            <w:r w:rsidRPr="009735BB" w:rsidDel="009735BB">
              <w:rPr>
                <w:b w:val="0"/>
                <w:noProof/>
                <w:webHidden/>
              </w:rPr>
              <w:tab/>
              <w:delText>6</w:delText>
            </w:r>
          </w:del>
        </w:p>
        <w:p w14:paraId="4F7A42F4" w14:textId="77777777" w:rsidR="00102BC6" w:rsidRPr="009735BB" w:rsidDel="009735BB" w:rsidRDefault="00102BC6">
          <w:pPr>
            <w:pStyle w:val="Spistreci2"/>
            <w:tabs>
              <w:tab w:val="left" w:pos="880"/>
              <w:tab w:val="right" w:leader="dot" w:pos="9016"/>
            </w:tabs>
            <w:rPr>
              <w:del w:id="254" w:author="Alba Colomer Padrosa" w:date="2020-12-07T08:31:00Z"/>
              <w:rFonts w:eastAsiaTheme="minorEastAsia"/>
              <w:noProof/>
              <w:color w:val="auto"/>
              <w:szCs w:val="22"/>
              <w:lang w:eastAsia="es-ES"/>
            </w:rPr>
          </w:pPr>
          <w:del w:id="255" w:author="Alba Colomer Padrosa" w:date="2020-12-07T08:31:00Z">
            <w:r w:rsidRPr="009735BB" w:rsidDel="009735BB">
              <w:rPr>
                <w:rStyle w:val="Hipercze"/>
                <w:rFonts w:ascii="Times New Roman" w:eastAsiaTheme="majorEastAsia" w:hAnsi="Times New Roman"/>
                <w:noProof/>
                <w:rPrChange w:id="256" w:author="Alba Colomer Padrosa" w:date="2020-12-07T08:31:00Z">
                  <w:rPr>
                    <w:rStyle w:val="Hipercze"/>
                    <w:rFonts w:ascii="Times New Roman" w:eastAsiaTheme="majorEastAsia" w:hAnsi="Times New Roman"/>
                  </w:rPr>
                </w:rPrChange>
              </w:rPr>
              <w:delText>1.1</w:delText>
            </w:r>
            <w:r w:rsidRPr="009735BB" w:rsidDel="009735BB">
              <w:rPr>
                <w:rFonts w:eastAsiaTheme="minorEastAsia"/>
                <w:noProof/>
                <w:lang w:eastAsia="es-ES"/>
              </w:rPr>
              <w:tab/>
            </w:r>
            <w:r w:rsidRPr="009735BB" w:rsidDel="009735BB">
              <w:rPr>
                <w:rStyle w:val="Hipercze"/>
                <w:rFonts w:ascii="Times New Roman" w:eastAsiaTheme="majorEastAsia" w:hAnsi="Times New Roman"/>
                <w:noProof/>
                <w:rPrChange w:id="257" w:author="Alba Colomer Padrosa" w:date="2020-12-07T08:31:00Z">
                  <w:rPr>
                    <w:rStyle w:val="Hipercze"/>
                    <w:rFonts w:ascii="Times New Roman" w:eastAsiaTheme="majorEastAsia" w:hAnsi="Times New Roman"/>
                  </w:rPr>
                </w:rPrChange>
              </w:rPr>
              <w:delText>Aim of the document</w:delText>
            </w:r>
            <w:r w:rsidRPr="009735BB" w:rsidDel="009735BB">
              <w:rPr>
                <w:noProof/>
                <w:webHidden/>
              </w:rPr>
              <w:tab/>
              <w:delText>6</w:delText>
            </w:r>
          </w:del>
        </w:p>
        <w:p w14:paraId="2067739E" w14:textId="77777777" w:rsidR="00102BC6" w:rsidRPr="009735BB" w:rsidDel="009735BB" w:rsidRDefault="00102BC6">
          <w:pPr>
            <w:pStyle w:val="Spistreci1"/>
            <w:rPr>
              <w:del w:id="258" w:author="Alba Colomer Padrosa" w:date="2020-12-07T08:31:00Z"/>
              <w:rFonts w:eastAsiaTheme="minorEastAsia"/>
              <w:b w:val="0"/>
              <w:noProof/>
              <w:color w:val="auto"/>
              <w:szCs w:val="22"/>
              <w:lang w:eastAsia="es-ES"/>
            </w:rPr>
          </w:pPr>
          <w:del w:id="259" w:author="Alba Colomer Padrosa" w:date="2020-12-07T08:31:00Z">
            <w:r w:rsidRPr="009735BB" w:rsidDel="009735BB">
              <w:rPr>
                <w:rStyle w:val="Hipercze"/>
                <w:rFonts w:ascii="Times New Roman" w:eastAsiaTheme="majorEastAsia" w:hAnsi="Times New Roman"/>
                <w:b w:val="0"/>
                <w:noProof/>
                <w:rPrChange w:id="260" w:author="Alba Colomer Padrosa" w:date="2020-12-07T08:31:00Z">
                  <w:rPr>
                    <w:rStyle w:val="Hipercze"/>
                    <w:rFonts w:ascii="Times New Roman" w:eastAsiaTheme="majorEastAsia" w:hAnsi="Times New Roman"/>
                    <w:b w:val="0"/>
                  </w:rPr>
                </w:rPrChange>
              </w:rPr>
              <w:delText>2.</w:delText>
            </w:r>
            <w:r w:rsidRPr="009735BB" w:rsidDel="009735BB">
              <w:rPr>
                <w:rFonts w:eastAsiaTheme="minorEastAsia"/>
                <w:noProof/>
                <w:lang w:eastAsia="es-ES"/>
              </w:rPr>
              <w:tab/>
            </w:r>
            <w:r w:rsidRPr="009735BB" w:rsidDel="009735BB">
              <w:rPr>
                <w:rStyle w:val="Hipercze"/>
                <w:rFonts w:ascii="Times New Roman" w:eastAsiaTheme="majorEastAsia" w:hAnsi="Times New Roman"/>
                <w:b w:val="0"/>
                <w:noProof/>
                <w:rPrChange w:id="261" w:author="Alba Colomer Padrosa" w:date="2020-12-07T08:31:00Z">
                  <w:rPr>
                    <w:rStyle w:val="Hipercze"/>
                    <w:rFonts w:ascii="Times New Roman" w:eastAsiaTheme="majorEastAsia" w:hAnsi="Times New Roman"/>
                    <w:b w:val="0"/>
                  </w:rPr>
                </w:rPrChange>
              </w:rPr>
              <w:delText>Technical design</w:delText>
            </w:r>
            <w:r w:rsidRPr="009735BB" w:rsidDel="009735BB">
              <w:rPr>
                <w:b w:val="0"/>
                <w:noProof/>
                <w:webHidden/>
              </w:rPr>
              <w:tab/>
              <w:delText>7</w:delText>
            </w:r>
          </w:del>
        </w:p>
        <w:p w14:paraId="3BCB3A3B" w14:textId="77777777" w:rsidR="00102BC6" w:rsidRPr="009735BB" w:rsidDel="009735BB" w:rsidRDefault="00102BC6">
          <w:pPr>
            <w:pStyle w:val="Spistreci2"/>
            <w:tabs>
              <w:tab w:val="left" w:pos="880"/>
              <w:tab w:val="right" w:leader="dot" w:pos="9016"/>
            </w:tabs>
            <w:rPr>
              <w:del w:id="262" w:author="Alba Colomer Padrosa" w:date="2020-12-07T08:31:00Z"/>
              <w:rFonts w:eastAsiaTheme="minorEastAsia"/>
              <w:noProof/>
              <w:color w:val="auto"/>
              <w:szCs w:val="22"/>
              <w:lang w:eastAsia="es-ES"/>
            </w:rPr>
          </w:pPr>
          <w:del w:id="263" w:author="Alba Colomer Padrosa" w:date="2020-12-07T08:31:00Z">
            <w:r w:rsidRPr="009735BB" w:rsidDel="009735BB">
              <w:rPr>
                <w:rStyle w:val="Hipercze"/>
                <w:rFonts w:ascii="Times New Roman" w:eastAsiaTheme="majorEastAsia" w:hAnsi="Times New Roman"/>
                <w:noProof/>
                <w:rPrChange w:id="264" w:author="Alba Colomer Padrosa" w:date="2020-12-07T08:31:00Z">
                  <w:rPr>
                    <w:rStyle w:val="Hipercze"/>
                    <w:rFonts w:ascii="Times New Roman" w:eastAsiaTheme="majorEastAsia" w:hAnsi="Times New Roman"/>
                  </w:rPr>
                </w:rPrChange>
              </w:rPr>
              <w:delText>2.1</w:delText>
            </w:r>
            <w:r w:rsidRPr="009735BB" w:rsidDel="009735BB">
              <w:rPr>
                <w:rFonts w:eastAsiaTheme="minorEastAsia"/>
                <w:noProof/>
                <w:lang w:eastAsia="es-ES"/>
              </w:rPr>
              <w:tab/>
            </w:r>
            <w:r w:rsidRPr="009735BB" w:rsidDel="009735BB">
              <w:rPr>
                <w:rStyle w:val="Hipercze"/>
                <w:rFonts w:ascii="Times New Roman" w:eastAsiaTheme="majorEastAsia" w:hAnsi="Times New Roman"/>
                <w:noProof/>
                <w:rPrChange w:id="265" w:author="Alba Colomer Padrosa" w:date="2020-12-07T08:31:00Z">
                  <w:rPr>
                    <w:rStyle w:val="Hipercze"/>
                    <w:rFonts w:ascii="Times New Roman" w:eastAsiaTheme="majorEastAsia" w:hAnsi="Times New Roman"/>
                  </w:rPr>
                </w:rPrChange>
              </w:rPr>
              <w:delText>Basic concept of a FA with the participation of a CPB</w:delText>
            </w:r>
            <w:r w:rsidRPr="009735BB" w:rsidDel="009735BB">
              <w:rPr>
                <w:noProof/>
                <w:webHidden/>
              </w:rPr>
              <w:tab/>
              <w:delText>7</w:delText>
            </w:r>
          </w:del>
        </w:p>
        <w:p w14:paraId="7E85CE5C" w14:textId="77777777" w:rsidR="00102BC6" w:rsidRPr="009735BB" w:rsidDel="009735BB" w:rsidRDefault="00102BC6">
          <w:pPr>
            <w:pStyle w:val="Spistreci3"/>
            <w:tabs>
              <w:tab w:val="left" w:pos="1320"/>
              <w:tab w:val="right" w:leader="dot" w:pos="9016"/>
            </w:tabs>
            <w:rPr>
              <w:del w:id="266" w:author="Alba Colomer Padrosa" w:date="2020-12-07T08:31:00Z"/>
              <w:noProof/>
              <w:lang w:val="en-GB" w:eastAsia="es-ES"/>
            </w:rPr>
          </w:pPr>
          <w:del w:id="267" w:author="Alba Colomer Padrosa" w:date="2020-12-07T08:31:00Z">
            <w:r w:rsidRPr="009735BB" w:rsidDel="009735BB">
              <w:rPr>
                <w:rStyle w:val="Hipercze"/>
                <w:rFonts w:ascii="Times New Roman" w:hAnsi="Times New Roman"/>
                <w:noProof/>
                <w:lang w:val="en-GB"/>
                <w:rPrChange w:id="268" w:author="Alba Colomer Padrosa" w:date="2020-12-07T08:31:00Z">
                  <w:rPr>
                    <w:rStyle w:val="Hipercze"/>
                    <w:rFonts w:ascii="Times New Roman" w:hAnsi="Times New Roman"/>
                    <w:lang w:val="en-GB"/>
                  </w:rPr>
                </w:rPrChange>
              </w:rPr>
              <w:delText>2.1.1</w:delText>
            </w:r>
            <w:r w:rsidRPr="009735BB" w:rsidDel="009735BB">
              <w:rPr>
                <w:noProof/>
                <w:lang w:val="en-GB" w:eastAsia="es-ES"/>
              </w:rPr>
              <w:tab/>
            </w:r>
            <w:r w:rsidRPr="009735BB" w:rsidDel="009735BB">
              <w:rPr>
                <w:rStyle w:val="Hipercze"/>
                <w:rFonts w:ascii="Times New Roman" w:hAnsi="Times New Roman"/>
                <w:noProof/>
                <w:lang w:val="en-GB"/>
                <w:rPrChange w:id="269" w:author="Alba Colomer Padrosa" w:date="2020-12-07T08:31:00Z">
                  <w:rPr>
                    <w:rStyle w:val="Hipercze"/>
                    <w:rFonts w:ascii="Times New Roman" w:hAnsi="Times New Roman"/>
                    <w:lang w:val="en-GB"/>
                  </w:rPr>
                </w:rPrChange>
              </w:rPr>
              <w:delText>Main data blocks</w:delText>
            </w:r>
            <w:r w:rsidRPr="009735BB" w:rsidDel="009735BB">
              <w:rPr>
                <w:noProof/>
                <w:webHidden/>
                <w:lang w:val="en-GB"/>
              </w:rPr>
              <w:tab/>
              <w:delText>7</w:delText>
            </w:r>
          </w:del>
        </w:p>
        <w:p w14:paraId="6E4A92F5" w14:textId="77777777" w:rsidR="00102BC6" w:rsidRPr="009735BB" w:rsidDel="009735BB" w:rsidRDefault="00102BC6">
          <w:pPr>
            <w:pStyle w:val="Spistreci3"/>
            <w:tabs>
              <w:tab w:val="left" w:pos="1320"/>
              <w:tab w:val="right" w:leader="dot" w:pos="9016"/>
            </w:tabs>
            <w:rPr>
              <w:del w:id="270" w:author="Alba Colomer Padrosa" w:date="2020-12-07T08:31:00Z"/>
              <w:noProof/>
              <w:lang w:val="en-GB" w:eastAsia="es-ES"/>
            </w:rPr>
          </w:pPr>
          <w:del w:id="271" w:author="Alba Colomer Padrosa" w:date="2020-12-07T08:31:00Z">
            <w:r w:rsidRPr="009735BB" w:rsidDel="009735BB">
              <w:rPr>
                <w:rStyle w:val="Hipercze"/>
                <w:rFonts w:ascii="Times New Roman" w:hAnsi="Times New Roman"/>
                <w:noProof/>
                <w:lang w:val="en-GB"/>
                <w:rPrChange w:id="272" w:author="Alba Colomer Padrosa" w:date="2020-12-07T08:31:00Z">
                  <w:rPr>
                    <w:rStyle w:val="Hipercze"/>
                    <w:rFonts w:ascii="Times New Roman" w:hAnsi="Times New Roman"/>
                    <w:lang w:val="en-GB"/>
                  </w:rPr>
                </w:rPrChange>
              </w:rPr>
              <w:delText>2.1.2</w:delText>
            </w:r>
            <w:r w:rsidRPr="009735BB" w:rsidDel="009735BB">
              <w:rPr>
                <w:noProof/>
                <w:lang w:val="en-GB" w:eastAsia="es-ES"/>
              </w:rPr>
              <w:tab/>
            </w:r>
            <w:r w:rsidRPr="009735BB" w:rsidDel="009735BB">
              <w:rPr>
                <w:rStyle w:val="Hipercze"/>
                <w:rFonts w:ascii="Times New Roman" w:hAnsi="Times New Roman"/>
                <w:noProof/>
                <w:lang w:val="en-GB"/>
                <w:rPrChange w:id="273" w:author="Alba Colomer Padrosa" w:date="2020-12-07T08:31:00Z">
                  <w:rPr>
                    <w:rStyle w:val="Hipercze"/>
                    <w:rFonts w:ascii="Times New Roman" w:hAnsi="Times New Roman"/>
                    <w:lang w:val="en-GB"/>
                  </w:rPr>
                </w:rPrChange>
              </w:rPr>
              <w:delText>Main actors</w:delText>
            </w:r>
            <w:r w:rsidRPr="009735BB" w:rsidDel="009735BB">
              <w:rPr>
                <w:noProof/>
                <w:webHidden/>
                <w:lang w:val="en-GB"/>
              </w:rPr>
              <w:tab/>
              <w:delText>9</w:delText>
            </w:r>
          </w:del>
        </w:p>
        <w:p w14:paraId="3DF4C4CE" w14:textId="77777777" w:rsidR="00102BC6" w:rsidRPr="009735BB" w:rsidDel="009735BB" w:rsidRDefault="00102BC6">
          <w:pPr>
            <w:pStyle w:val="Spistreci3"/>
            <w:tabs>
              <w:tab w:val="left" w:pos="1320"/>
              <w:tab w:val="right" w:leader="dot" w:pos="9016"/>
            </w:tabs>
            <w:rPr>
              <w:del w:id="274" w:author="Alba Colomer Padrosa" w:date="2020-12-07T08:31:00Z"/>
              <w:noProof/>
              <w:lang w:val="en-GB" w:eastAsia="es-ES"/>
            </w:rPr>
          </w:pPr>
          <w:del w:id="275" w:author="Alba Colomer Padrosa" w:date="2020-12-07T08:31:00Z">
            <w:r w:rsidRPr="009735BB" w:rsidDel="009735BB">
              <w:rPr>
                <w:rStyle w:val="Hipercze"/>
                <w:rFonts w:ascii="Times New Roman" w:hAnsi="Times New Roman"/>
                <w:noProof/>
                <w:lang w:val="en-GB"/>
                <w:rPrChange w:id="276" w:author="Alba Colomer Padrosa" w:date="2020-12-07T08:31:00Z">
                  <w:rPr>
                    <w:rStyle w:val="Hipercze"/>
                    <w:rFonts w:ascii="Times New Roman" w:hAnsi="Times New Roman"/>
                    <w:lang w:val="en-GB"/>
                  </w:rPr>
                </w:rPrChange>
              </w:rPr>
              <w:delText>2.1.3</w:delText>
            </w:r>
            <w:r w:rsidRPr="009735BB" w:rsidDel="009735BB">
              <w:rPr>
                <w:noProof/>
                <w:lang w:val="en-GB" w:eastAsia="es-ES"/>
              </w:rPr>
              <w:tab/>
            </w:r>
            <w:r w:rsidRPr="009735BB" w:rsidDel="009735BB">
              <w:rPr>
                <w:rStyle w:val="Hipercze"/>
                <w:rFonts w:ascii="Times New Roman" w:hAnsi="Times New Roman"/>
                <w:noProof/>
                <w:lang w:val="en-GB"/>
                <w:rPrChange w:id="277" w:author="Alba Colomer Padrosa" w:date="2020-12-07T08:31:00Z">
                  <w:rPr>
                    <w:rStyle w:val="Hipercze"/>
                    <w:rFonts w:ascii="Times New Roman" w:hAnsi="Times New Roman"/>
                    <w:lang w:val="en-GB"/>
                  </w:rPr>
                </w:rPrChange>
              </w:rPr>
              <w:delText>Data flow</w:delText>
            </w:r>
            <w:r w:rsidRPr="009735BB" w:rsidDel="009735BB">
              <w:rPr>
                <w:noProof/>
                <w:webHidden/>
                <w:lang w:val="en-GB"/>
              </w:rPr>
              <w:tab/>
              <w:delText>9</w:delText>
            </w:r>
          </w:del>
        </w:p>
        <w:p w14:paraId="722ED9CA" w14:textId="77777777" w:rsidR="00102BC6" w:rsidRPr="009735BB" w:rsidDel="009735BB" w:rsidRDefault="00102BC6">
          <w:pPr>
            <w:pStyle w:val="Spistreci2"/>
            <w:tabs>
              <w:tab w:val="left" w:pos="880"/>
              <w:tab w:val="right" w:leader="dot" w:pos="9016"/>
            </w:tabs>
            <w:rPr>
              <w:del w:id="278" w:author="Alba Colomer Padrosa" w:date="2020-12-07T08:31:00Z"/>
              <w:rFonts w:eastAsiaTheme="minorEastAsia"/>
              <w:noProof/>
              <w:color w:val="auto"/>
              <w:szCs w:val="22"/>
              <w:lang w:eastAsia="es-ES"/>
            </w:rPr>
          </w:pPr>
          <w:del w:id="279" w:author="Alba Colomer Padrosa" w:date="2020-12-07T08:31:00Z">
            <w:r w:rsidRPr="009735BB" w:rsidDel="009735BB">
              <w:rPr>
                <w:rStyle w:val="Hipercze"/>
                <w:rFonts w:ascii="Times New Roman" w:eastAsiaTheme="majorEastAsia" w:hAnsi="Times New Roman"/>
                <w:noProof/>
                <w:rPrChange w:id="280" w:author="Alba Colomer Padrosa" w:date="2020-12-07T08:31:00Z">
                  <w:rPr>
                    <w:rStyle w:val="Hipercze"/>
                    <w:rFonts w:ascii="Times New Roman" w:eastAsiaTheme="majorEastAsia" w:hAnsi="Times New Roman"/>
                  </w:rPr>
                </w:rPrChange>
              </w:rPr>
              <w:delText>2.2</w:delText>
            </w:r>
            <w:r w:rsidRPr="009735BB" w:rsidDel="009735BB">
              <w:rPr>
                <w:rFonts w:eastAsiaTheme="minorEastAsia"/>
                <w:noProof/>
                <w:lang w:eastAsia="es-ES"/>
              </w:rPr>
              <w:tab/>
            </w:r>
            <w:r w:rsidRPr="009735BB" w:rsidDel="009735BB">
              <w:rPr>
                <w:rStyle w:val="Hipercze"/>
                <w:rFonts w:ascii="Times New Roman" w:eastAsiaTheme="majorEastAsia" w:hAnsi="Times New Roman"/>
                <w:noProof/>
                <w:rPrChange w:id="281" w:author="Alba Colomer Padrosa" w:date="2020-12-07T08:31:00Z">
                  <w:rPr>
                    <w:rStyle w:val="Hipercze"/>
                    <w:rFonts w:ascii="Times New Roman" w:eastAsiaTheme="majorEastAsia" w:hAnsi="Times New Roman"/>
                  </w:rPr>
                </w:rPrChange>
              </w:rPr>
              <w:delText>BPMN</w:delText>
            </w:r>
            <w:r w:rsidRPr="009735BB" w:rsidDel="009735BB">
              <w:rPr>
                <w:noProof/>
                <w:webHidden/>
              </w:rPr>
              <w:tab/>
              <w:delText>10</w:delText>
            </w:r>
          </w:del>
        </w:p>
        <w:p w14:paraId="0A661B1D" w14:textId="77777777" w:rsidR="00102BC6" w:rsidRPr="009735BB" w:rsidDel="009735BB" w:rsidRDefault="00102BC6">
          <w:pPr>
            <w:pStyle w:val="Spistreci2"/>
            <w:tabs>
              <w:tab w:val="left" w:pos="880"/>
              <w:tab w:val="right" w:leader="dot" w:pos="9016"/>
            </w:tabs>
            <w:rPr>
              <w:del w:id="282" w:author="Alba Colomer Padrosa" w:date="2020-12-07T08:31:00Z"/>
              <w:rFonts w:eastAsiaTheme="minorEastAsia"/>
              <w:noProof/>
              <w:color w:val="auto"/>
              <w:szCs w:val="22"/>
              <w:lang w:eastAsia="es-ES"/>
            </w:rPr>
          </w:pPr>
          <w:del w:id="283" w:author="Alba Colomer Padrosa" w:date="2020-12-07T08:31:00Z">
            <w:r w:rsidRPr="009735BB" w:rsidDel="009735BB">
              <w:rPr>
                <w:rStyle w:val="Hipercze"/>
                <w:rFonts w:ascii="Times New Roman" w:eastAsiaTheme="majorEastAsia" w:hAnsi="Times New Roman"/>
                <w:noProof/>
                <w:rPrChange w:id="284" w:author="Alba Colomer Padrosa" w:date="2020-12-07T08:31:00Z">
                  <w:rPr>
                    <w:rStyle w:val="Hipercze"/>
                    <w:rFonts w:ascii="Times New Roman" w:eastAsiaTheme="majorEastAsia" w:hAnsi="Times New Roman"/>
                  </w:rPr>
                </w:rPrChange>
              </w:rPr>
              <w:delText>2.3</w:delText>
            </w:r>
            <w:r w:rsidRPr="009735BB" w:rsidDel="009735BB">
              <w:rPr>
                <w:rFonts w:eastAsiaTheme="minorEastAsia"/>
                <w:noProof/>
                <w:lang w:eastAsia="es-ES"/>
              </w:rPr>
              <w:tab/>
            </w:r>
            <w:r w:rsidRPr="009735BB" w:rsidDel="009735BB">
              <w:rPr>
                <w:rStyle w:val="Hipercze"/>
                <w:rFonts w:ascii="Times New Roman" w:eastAsiaTheme="majorEastAsia" w:hAnsi="Times New Roman"/>
                <w:noProof/>
                <w:rPrChange w:id="285" w:author="Alba Colomer Padrosa" w:date="2020-12-07T08:31:00Z">
                  <w:rPr>
                    <w:rStyle w:val="Hipercze"/>
                    <w:rFonts w:ascii="Times New Roman" w:eastAsiaTheme="majorEastAsia" w:hAnsi="Times New Roman"/>
                  </w:rPr>
                </w:rPrChange>
              </w:rPr>
              <w:delText>OCDS design</w:delText>
            </w:r>
            <w:r w:rsidRPr="009735BB" w:rsidDel="009735BB">
              <w:rPr>
                <w:noProof/>
                <w:webHidden/>
              </w:rPr>
              <w:tab/>
              <w:delText>10</w:delText>
            </w:r>
          </w:del>
        </w:p>
        <w:p w14:paraId="0A2ADD6A" w14:textId="77777777" w:rsidR="00102BC6" w:rsidRPr="009735BB" w:rsidDel="009735BB" w:rsidRDefault="00102BC6">
          <w:pPr>
            <w:pStyle w:val="Spistreci3"/>
            <w:tabs>
              <w:tab w:val="left" w:pos="1320"/>
              <w:tab w:val="right" w:leader="dot" w:pos="9016"/>
            </w:tabs>
            <w:rPr>
              <w:del w:id="286" w:author="Alba Colomer Padrosa" w:date="2020-12-07T08:31:00Z"/>
              <w:noProof/>
              <w:lang w:val="en-GB" w:eastAsia="es-ES"/>
            </w:rPr>
          </w:pPr>
          <w:del w:id="287" w:author="Alba Colomer Padrosa" w:date="2020-12-07T08:31:00Z">
            <w:r w:rsidRPr="009735BB" w:rsidDel="009735BB">
              <w:rPr>
                <w:rStyle w:val="Hipercze"/>
                <w:rFonts w:ascii="Times New Roman" w:hAnsi="Times New Roman"/>
                <w:noProof/>
                <w:lang w:val="en-GB"/>
                <w:rPrChange w:id="288" w:author="Alba Colomer Padrosa" w:date="2020-12-07T08:31:00Z">
                  <w:rPr>
                    <w:rStyle w:val="Hipercze"/>
                    <w:rFonts w:ascii="Times New Roman" w:hAnsi="Times New Roman"/>
                    <w:lang w:val="en-GB"/>
                  </w:rPr>
                </w:rPrChange>
              </w:rPr>
              <w:delText>2.3.1</w:delText>
            </w:r>
            <w:r w:rsidRPr="009735BB" w:rsidDel="009735BB">
              <w:rPr>
                <w:noProof/>
                <w:lang w:val="en-GB" w:eastAsia="es-ES"/>
              </w:rPr>
              <w:tab/>
            </w:r>
            <w:r w:rsidRPr="009735BB" w:rsidDel="009735BB">
              <w:rPr>
                <w:rStyle w:val="Hipercze"/>
                <w:rFonts w:ascii="Times New Roman" w:hAnsi="Times New Roman"/>
                <w:noProof/>
                <w:lang w:val="en-GB"/>
                <w:rPrChange w:id="289" w:author="Alba Colomer Padrosa" w:date="2020-12-07T08:31:00Z">
                  <w:rPr>
                    <w:rStyle w:val="Hipercze"/>
                    <w:rFonts w:ascii="Times New Roman" w:hAnsi="Times New Roman"/>
                    <w:lang w:val="en-GB"/>
                  </w:rPr>
                </w:rPrChange>
              </w:rPr>
              <w:delText>Map of relations</w:delText>
            </w:r>
            <w:r w:rsidRPr="009735BB" w:rsidDel="009735BB">
              <w:rPr>
                <w:noProof/>
                <w:webHidden/>
                <w:lang w:val="en-GB"/>
              </w:rPr>
              <w:tab/>
              <w:delText>12</w:delText>
            </w:r>
          </w:del>
        </w:p>
        <w:p w14:paraId="297CCFA0" w14:textId="77777777" w:rsidR="00102BC6" w:rsidRPr="009735BB" w:rsidDel="009735BB" w:rsidRDefault="00102BC6">
          <w:pPr>
            <w:pStyle w:val="Spistreci3"/>
            <w:tabs>
              <w:tab w:val="left" w:pos="1320"/>
              <w:tab w:val="right" w:leader="dot" w:pos="9016"/>
            </w:tabs>
            <w:rPr>
              <w:del w:id="290" w:author="Alba Colomer Padrosa" w:date="2020-12-07T08:31:00Z"/>
              <w:noProof/>
              <w:lang w:val="en-GB" w:eastAsia="es-ES"/>
            </w:rPr>
          </w:pPr>
          <w:del w:id="291" w:author="Alba Colomer Padrosa" w:date="2020-12-07T08:31:00Z">
            <w:r w:rsidRPr="009735BB" w:rsidDel="009735BB">
              <w:rPr>
                <w:rStyle w:val="Hipercze"/>
                <w:rFonts w:ascii="Times New Roman" w:hAnsi="Times New Roman"/>
                <w:noProof/>
                <w:lang w:val="en-GB"/>
                <w:rPrChange w:id="292" w:author="Alba Colomer Padrosa" w:date="2020-12-07T08:31:00Z">
                  <w:rPr>
                    <w:rStyle w:val="Hipercze"/>
                    <w:rFonts w:ascii="Times New Roman" w:hAnsi="Times New Roman"/>
                    <w:lang w:val="en-GB"/>
                  </w:rPr>
                </w:rPrChange>
              </w:rPr>
              <w:delText>2.3.2</w:delText>
            </w:r>
            <w:r w:rsidRPr="009735BB" w:rsidDel="009735BB">
              <w:rPr>
                <w:noProof/>
                <w:lang w:val="en-GB" w:eastAsia="es-ES"/>
              </w:rPr>
              <w:tab/>
            </w:r>
            <w:r w:rsidRPr="009735BB" w:rsidDel="009735BB">
              <w:rPr>
                <w:rStyle w:val="Hipercze"/>
                <w:rFonts w:ascii="Times New Roman" w:hAnsi="Times New Roman"/>
                <w:noProof/>
                <w:lang w:val="en-GB"/>
                <w:rPrChange w:id="293" w:author="Alba Colomer Padrosa" w:date="2020-12-07T08:31:00Z">
                  <w:rPr>
                    <w:rStyle w:val="Hipercze"/>
                    <w:rFonts w:ascii="Times New Roman" w:hAnsi="Times New Roman"/>
                    <w:lang w:val="en-GB"/>
                  </w:rPr>
                </w:rPrChange>
              </w:rPr>
              <w:delText>OCDS parallel records used to reflect OCDS design for FAs</w:delText>
            </w:r>
            <w:r w:rsidRPr="009735BB" w:rsidDel="009735BB">
              <w:rPr>
                <w:noProof/>
                <w:webHidden/>
                <w:lang w:val="en-GB"/>
              </w:rPr>
              <w:tab/>
              <w:delText>13</w:delText>
            </w:r>
          </w:del>
        </w:p>
        <w:p w14:paraId="3435F5BB" w14:textId="77777777" w:rsidR="00102BC6" w:rsidRPr="009735BB" w:rsidDel="009735BB" w:rsidRDefault="00102BC6">
          <w:pPr>
            <w:pStyle w:val="Spistreci2"/>
            <w:tabs>
              <w:tab w:val="left" w:pos="880"/>
              <w:tab w:val="right" w:leader="dot" w:pos="9016"/>
            </w:tabs>
            <w:rPr>
              <w:del w:id="294" w:author="Alba Colomer Padrosa" w:date="2020-12-07T08:31:00Z"/>
              <w:rFonts w:eastAsiaTheme="minorEastAsia"/>
              <w:noProof/>
              <w:color w:val="auto"/>
              <w:szCs w:val="22"/>
              <w:lang w:eastAsia="es-ES"/>
            </w:rPr>
          </w:pPr>
          <w:del w:id="295" w:author="Alba Colomer Padrosa" w:date="2020-12-07T08:31:00Z">
            <w:r w:rsidRPr="009735BB" w:rsidDel="009735BB">
              <w:rPr>
                <w:rStyle w:val="Hipercze"/>
                <w:rFonts w:ascii="Times New Roman" w:eastAsiaTheme="majorEastAsia" w:hAnsi="Times New Roman"/>
                <w:noProof/>
                <w:rPrChange w:id="296" w:author="Alba Colomer Padrosa" w:date="2020-12-07T08:31:00Z">
                  <w:rPr>
                    <w:rStyle w:val="Hipercze"/>
                    <w:rFonts w:ascii="Times New Roman" w:eastAsiaTheme="majorEastAsia" w:hAnsi="Times New Roman"/>
                  </w:rPr>
                </w:rPrChange>
              </w:rPr>
              <w:delText>2.4</w:delText>
            </w:r>
            <w:r w:rsidRPr="009735BB" w:rsidDel="009735BB">
              <w:rPr>
                <w:rFonts w:eastAsiaTheme="minorEastAsia"/>
                <w:noProof/>
                <w:lang w:eastAsia="es-ES"/>
              </w:rPr>
              <w:tab/>
            </w:r>
            <w:r w:rsidRPr="009735BB" w:rsidDel="009735BB">
              <w:rPr>
                <w:rStyle w:val="Hipercze"/>
                <w:rFonts w:ascii="Times New Roman" w:eastAsiaTheme="majorEastAsia" w:hAnsi="Times New Roman"/>
                <w:noProof/>
                <w:rPrChange w:id="297" w:author="Alba Colomer Padrosa" w:date="2020-12-07T08:31:00Z">
                  <w:rPr>
                    <w:rStyle w:val="Hipercze"/>
                    <w:rFonts w:ascii="Times New Roman" w:eastAsiaTheme="majorEastAsia" w:hAnsi="Times New Roman"/>
                  </w:rPr>
                </w:rPrChange>
              </w:rPr>
              <w:delText>OCDS blocks involved in the conclusion of a FA</w:delText>
            </w:r>
            <w:r w:rsidRPr="009735BB" w:rsidDel="009735BB">
              <w:rPr>
                <w:noProof/>
                <w:webHidden/>
              </w:rPr>
              <w:tab/>
              <w:delText>18</w:delText>
            </w:r>
          </w:del>
        </w:p>
        <w:p w14:paraId="1520E126" w14:textId="77777777" w:rsidR="00102BC6" w:rsidRPr="009735BB" w:rsidDel="009735BB" w:rsidRDefault="00102BC6">
          <w:pPr>
            <w:pStyle w:val="Spistreci2"/>
            <w:tabs>
              <w:tab w:val="left" w:pos="880"/>
              <w:tab w:val="right" w:leader="dot" w:pos="9016"/>
            </w:tabs>
            <w:rPr>
              <w:del w:id="298" w:author="Alba Colomer Padrosa" w:date="2020-12-07T08:31:00Z"/>
              <w:rFonts w:eastAsiaTheme="minorEastAsia"/>
              <w:noProof/>
              <w:color w:val="auto"/>
              <w:szCs w:val="22"/>
              <w:lang w:eastAsia="es-ES"/>
            </w:rPr>
          </w:pPr>
          <w:del w:id="299" w:author="Alba Colomer Padrosa" w:date="2020-12-07T08:31:00Z">
            <w:r w:rsidRPr="009735BB" w:rsidDel="009735BB">
              <w:rPr>
                <w:rStyle w:val="Hipercze"/>
                <w:rFonts w:ascii="Times New Roman" w:eastAsiaTheme="majorEastAsia" w:hAnsi="Times New Roman"/>
                <w:noProof/>
                <w:rPrChange w:id="300" w:author="Alba Colomer Padrosa" w:date="2020-12-07T08:31:00Z">
                  <w:rPr>
                    <w:rStyle w:val="Hipercze"/>
                    <w:rFonts w:ascii="Times New Roman" w:eastAsiaTheme="majorEastAsia" w:hAnsi="Times New Roman"/>
                  </w:rPr>
                </w:rPrChange>
              </w:rPr>
              <w:delText>2.5</w:delText>
            </w:r>
            <w:r w:rsidRPr="009735BB" w:rsidDel="009735BB">
              <w:rPr>
                <w:rFonts w:eastAsiaTheme="minorEastAsia"/>
                <w:noProof/>
                <w:lang w:eastAsia="es-ES"/>
              </w:rPr>
              <w:tab/>
            </w:r>
            <w:r w:rsidRPr="009735BB" w:rsidDel="009735BB">
              <w:rPr>
                <w:rStyle w:val="Hipercze"/>
                <w:rFonts w:ascii="Times New Roman" w:eastAsiaTheme="majorEastAsia" w:hAnsi="Times New Roman"/>
                <w:noProof/>
                <w:rPrChange w:id="301" w:author="Alba Colomer Padrosa" w:date="2020-12-07T08:31:00Z">
                  <w:rPr>
                    <w:rStyle w:val="Hipercze"/>
                    <w:rFonts w:ascii="Times New Roman" w:eastAsiaTheme="majorEastAsia" w:hAnsi="Times New Roman"/>
                  </w:rPr>
                </w:rPrChange>
              </w:rPr>
              <w:delText>Building components</w:delText>
            </w:r>
            <w:r w:rsidRPr="009735BB" w:rsidDel="009735BB">
              <w:rPr>
                <w:noProof/>
                <w:webHidden/>
              </w:rPr>
              <w:tab/>
              <w:delText>19</w:delText>
            </w:r>
          </w:del>
        </w:p>
        <w:p w14:paraId="296A3CF5" w14:textId="77777777" w:rsidR="00102BC6" w:rsidRPr="009735BB" w:rsidDel="009735BB" w:rsidRDefault="00102BC6">
          <w:pPr>
            <w:pStyle w:val="Spistreci3"/>
            <w:tabs>
              <w:tab w:val="left" w:pos="1320"/>
              <w:tab w:val="right" w:leader="dot" w:pos="9016"/>
            </w:tabs>
            <w:rPr>
              <w:del w:id="302" w:author="Alba Colomer Padrosa" w:date="2020-12-07T08:31:00Z"/>
              <w:noProof/>
              <w:lang w:val="en-GB" w:eastAsia="es-ES"/>
            </w:rPr>
          </w:pPr>
          <w:del w:id="303" w:author="Alba Colomer Padrosa" w:date="2020-12-07T08:31:00Z">
            <w:r w:rsidRPr="009735BB" w:rsidDel="009735BB">
              <w:rPr>
                <w:rStyle w:val="Hipercze"/>
                <w:rFonts w:ascii="Times New Roman" w:hAnsi="Times New Roman"/>
                <w:noProof/>
                <w:lang w:val="en-GB"/>
                <w:rPrChange w:id="304" w:author="Alba Colomer Padrosa" w:date="2020-12-07T08:31:00Z">
                  <w:rPr>
                    <w:rStyle w:val="Hipercze"/>
                    <w:rFonts w:ascii="Times New Roman" w:hAnsi="Times New Roman"/>
                    <w:lang w:val="en-GB"/>
                  </w:rPr>
                </w:rPrChange>
              </w:rPr>
              <w:delText>2.5.1</w:delText>
            </w:r>
            <w:r w:rsidRPr="009735BB" w:rsidDel="009735BB">
              <w:rPr>
                <w:noProof/>
                <w:lang w:val="en-GB" w:eastAsia="es-ES"/>
              </w:rPr>
              <w:tab/>
            </w:r>
            <w:r w:rsidRPr="009735BB" w:rsidDel="009735BB">
              <w:rPr>
                <w:rStyle w:val="Hipercze"/>
                <w:rFonts w:ascii="Times New Roman" w:hAnsi="Times New Roman"/>
                <w:noProof/>
                <w:lang w:val="en-GB"/>
                <w:rPrChange w:id="305" w:author="Alba Colomer Padrosa" w:date="2020-12-07T08:31:00Z">
                  <w:rPr>
                    <w:rStyle w:val="Hipercze"/>
                    <w:rFonts w:ascii="Times New Roman" w:hAnsi="Times New Roman"/>
                    <w:lang w:val="en-GB"/>
                  </w:rPr>
                </w:rPrChange>
              </w:rPr>
              <w:delText>Initiation of a FA</w:delText>
            </w:r>
            <w:r w:rsidRPr="009735BB" w:rsidDel="009735BB">
              <w:rPr>
                <w:noProof/>
                <w:webHidden/>
                <w:lang w:val="en-GB"/>
              </w:rPr>
              <w:tab/>
              <w:delText>19</w:delText>
            </w:r>
          </w:del>
        </w:p>
        <w:p w14:paraId="6BB147C9" w14:textId="77777777" w:rsidR="00102BC6" w:rsidRPr="009735BB" w:rsidDel="009735BB" w:rsidRDefault="00102BC6">
          <w:pPr>
            <w:pStyle w:val="Spistreci3"/>
            <w:tabs>
              <w:tab w:val="left" w:pos="1320"/>
              <w:tab w:val="right" w:leader="dot" w:pos="9016"/>
            </w:tabs>
            <w:rPr>
              <w:del w:id="306" w:author="Alba Colomer Padrosa" w:date="2020-12-07T08:31:00Z"/>
              <w:noProof/>
              <w:lang w:val="en-GB" w:eastAsia="es-ES"/>
            </w:rPr>
          </w:pPr>
          <w:del w:id="307" w:author="Alba Colomer Padrosa" w:date="2020-12-07T08:31:00Z">
            <w:r w:rsidRPr="009735BB" w:rsidDel="009735BB">
              <w:rPr>
                <w:rStyle w:val="Hipercze"/>
                <w:rFonts w:ascii="Times New Roman" w:hAnsi="Times New Roman"/>
                <w:noProof/>
                <w:lang w:val="en-GB"/>
                <w:rPrChange w:id="308" w:author="Alba Colomer Padrosa" w:date="2020-12-07T08:31:00Z">
                  <w:rPr>
                    <w:rStyle w:val="Hipercze"/>
                    <w:rFonts w:ascii="Times New Roman" w:hAnsi="Times New Roman"/>
                    <w:lang w:val="en-GB"/>
                  </w:rPr>
                </w:rPrChange>
              </w:rPr>
              <w:delText>2.5.2</w:delText>
            </w:r>
            <w:r w:rsidRPr="009735BB" w:rsidDel="009735BB">
              <w:rPr>
                <w:noProof/>
                <w:lang w:val="en-GB" w:eastAsia="es-ES"/>
              </w:rPr>
              <w:tab/>
            </w:r>
            <w:r w:rsidRPr="009735BB" w:rsidDel="009735BB">
              <w:rPr>
                <w:rStyle w:val="Hipercze"/>
                <w:rFonts w:ascii="Times New Roman" w:hAnsi="Times New Roman"/>
                <w:noProof/>
                <w:lang w:val="en-GB"/>
                <w:rPrChange w:id="309" w:author="Alba Colomer Padrosa" w:date="2020-12-07T08:31:00Z">
                  <w:rPr>
                    <w:rStyle w:val="Hipercze"/>
                    <w:rFonts w:ascii="Times New Roman" w:hAnsi="Times New Roman"/>
                    <w:lang w:val="en-GB"/>
                  </w:rPr>
                </w:rPrChange>
              </w:rPr>
              <w:delText>Aggregated planning</w:delText>
            </w:r>
            <w:r w:rsidRPr="009735BB" w:rsidDel="009735BB">
              <w:rPr>
                <w:noProof/>
                <w:webHidden/>
                <w:lang w:val="en-GB"/>
              </w:rPr>
              <w:tab/>
              <w:delText>20</w:delText>
            </w:r>
          </w:del>
        </w:p>
        <w:p w14:paraId="0B1BE07C" w14:textId="77777777" w:rsidR="00102BC6" w:rsidRPr="009735BB" w:rsidDel="009735BB" w:rsidRDefault="00102BC6">
          <w:pPr>
            <w:pStyle w:val="Spistreci3"/>
            <w:tabs>
              <w:tab w:val="left" w:pos="1320"/>
              <w:tab w:val="right" w:leader="dot" w:pos="9016"/>
            </w:tabs>
            <w:rPr>
              <w:del w:id="310" w:author="Alba Colomer Padrosa" w:date="2020-12-07T08:31:00Z"/>
              <w:noProof/>
              <w:lang w:val="en-GB" w:eastAsia="es-ES"/>
            </w:rPr>
          </w:pPr>
          <w:del w:id="311" w:author="Alba Colomer Padrosa" w:date="2020-12-07T08:31:00Z">
            <w:r w:rsidRPr="009735BB" w:rsidDel="009735BB">
              <w:rPr>
                <w:rStyle w:val="Hipercze"/>
                <w:rFonts w:ascii="Times New Roman" w:hAnsi="Times New Roman"/>
                <w:noProof/>
                <w:lang w:val="en-GB"/>
                <w:rPrChange w:id="312" w:author="Alba Colomer Padrosa" w:date="2020-12-07T08:31:00Z">
                  <w:rPr>
                    <w:rStyle w:val="Hipercze"/>
                    <w:rFonts w:ascii="Times New Roman" w:hAnsi="Times New Roman"/>
                    <w:lang w:val="en-GB"/>
                  </w:rPr>
                </w:rPrChange>
              </w:rPr>
              <w:delText>2.5.3</w:delText>
            </w:r>
            <w:r w:rsidRPr="009735BB" w:rsidDel="009735BB">
              <w:rPr>
                <w:noProof/>
                <w:lang w:val="en-GB" w:eastAsia="es-ES"/>
              </w:rPr>
              <w:tab/>
            </w:r>
            <w:r w:rsidRPr="009735BB" w:rsidDel="009735BB">
              <w:rPr>
                <w:rStyle w:val="Hipercze"/>
                <w:rFonts w:ascii="Times New Roman" w:hAnsi="Times New Roman"/>
                <w:noProof/>
                <w:lang w:val="en-GB"/>
                <w:rPrChange w:id="313" w:author="Alba Colomer Padrosa" w:date="2020-12-07T08:31:00Z">
                  <w:rPr>
                    <w:rStyle w:val="Hipercze"/>
                    <w:rFonts w:ascii="Times New Roman" w:hAnsi="Times New Roman"/>
                    <w:lang w:val="en-GB"/>
                  </w:rPr>
                </w:rPrChange>
              </w:rPr>
              <w:delText>Design of a FA</w:delText>
            </w:r>
            <w:r w:rsidRPr="009735BB" w:rsidDel="009735BB">
              <w:rPr>
                <w:noProof/>
                <w:webHidden/>
                <w:lang w:val="en-GB"/>
              </w:rPr>
              <w:tab/>
              <w:delText>21</w:delText>
            </w:r>
          </w:del>
        </w:p>
        <w:p w14:paraId="477FAF44" w14:textId="77777777" w:rsidR="00102BC6" w:rsidRPr="009735BB" w:rsidDel="009735BB" w:rsidRDefault="00102BC6">
          <w:pPr>
            <w:pStyle w:val="Spistreci3"/>
            <w:tabs>
              <w:tab w:val="left" w:pos="1320"/>
              <w:tab w:val="right" w:leader="dot" w:pos="9016"/>
            </w:tabs>
            <w:rPr>
              <w:del w:id="314" w:author="Alba Colomer Padrosa" w:date="2020-12-07T08:31:00Z"/>
              <w:noProof/>
              <w:lang w:val="en-GB" w:eastAsia="es-ES"/>
            </w:rPr>
          </w:pPr>
          <w:del w:id="315" w:author="Alba Colomer Padrosa" w:date="2020-12-07T08:31:00Z">
            <w:r w:rsidRPr="009735BB" w:rsidDel="009735BB">
              <w:rPr>
                <w:rStyle w:val="Hipercze"/>
                <w:rFonts w:ascii="Times New Roman" w:hAnsi="Times New Roman"/>
                <w:noProof/>
                <w:lang w:val="en-GB"/>
                <w:rPrChange w:id="316" w:author="Alba Colomer Padrosa" w:date="2020-12-07T08:31:00Z">
                  <w:rPr>
                    <w:rStyle w:val="Hipercze"/>
                    <w:rFonts w:ascii="Times New Roman" w:hAnsi="Times New Roman"/>
                    <w:lang w:val="en-GB"/>
                  </w:rPr>
                </w:rPrChange>
              </w:rPr>
              <w:delText>2.5.4</w:delText>
            </w:r>
            <w:r w:rsidRPr="009735BB" w:rsidDel="009735BB">
              <w:rPr>
                <w:noProof/>
                <w:lang w:val="en-GB" w:eastAsia="es-ES"/>
              </w:rPr>
              <w:tab/>
            </w:r>
            <w:r w:rsidRPr="009735BB" w:rsidDel="009735BB">
              <w:rPr>
                <w:rStyle w:val="Hipercze"/>
                <w:rFonts w:ascii="Times New Roman" w:hAnsi="Times New Roman"/>
                <w:noProof/>
                <w:lang w:val="en-GB"/>
                <w:rPrChange w:id="317" w:author="Alba Colomer Padrosa" w:date="2020-12-07T08:31:00Z">
                  <w:rPr>
                    <w:rStyle w:val="Hipercze"/>
                    <w:rFonts w:ascii="Times New Roman" w:hAnsi="Times New Roman"/>
                    <w:lang w:val="en-GB"/>
                  </w:rPr>
                </w:rPrChange>
              </w:rPr>
              <w:delText>Conclusion of a FA</w:delText>
            </w:r>
            <w:r w:rsidRPr="009735BB" w:rsidDel="009735BB">
              <w:rPr>
                <w:noProof/>
                <w:webHidden/>
                <w:lang w:val="en-GB"/>
              </w:rPr>
              <w:tab/>
              <w:delText>32</w:delText>
            </w:r>
          </w:del>
        </w:p>
        <w:p w14:paraId="0873A2B7" w14:textId="77777777" w:rsidR="00102BC6" w:rsidRPr="009735BB" w:rsidDel="009735BB" w:rsidRDefault="00102BC6">
          <w:pPr>
            <w:pStyle w:val="Spistreci3"/>
            <w:tabs>
              <w:tab w:val="left" w:pos="1320"/>
              <w:tab w:val="right" w:leader="dot" w:pos="9016"/>
            </w:tabs>
            <w:rPr>
              <w:del w:id="318" w:author="Alba Colomer Padrosa" w:date="2020-12-07T08:31:00Z"/>
              <w:noProof/>
              <w:lang w:val="en-GB" w:eastAsia="es-ES"/>
            </w:rPr>
          </w:pPr>
          <w:del w:id="319" w:author="Alba Colomer Padrosa" w:date="2020-12-07T08:31:00Z">
            <w:r w:rsidRPr="009735BB" w:rsidDel="009735BB">
              <w:rPr>
                <w:rStyle w:val="Hipercze"/>
                <w:rFonts w:ascii="Times New Roman" w:hAnsi="Times New Roman"/>
                <w:noProof/>
                <w:lang w:val="en-GB"/>
                <w:rPrChange w:id="320" w:author="Alba Colomer Padrosa" w:date="2020-12-07T08:31:00Z">
                  <w:rPr>
                    <w:rStyle w:val="Hipercze"/>
                    <w:rFonts w:ascii="Times New Roman" w:hAnsi="Times New Roman"/>
                    <w:lang w:val="en-GB"/>
                  </w:rPr>
                </w:rPrChange>
              </w:rPr>
              <w:delText>2.5.5</w:delText>
            </w:r>
            <w:r w:rsidRPr="009735BB" w:rsidDel="009735BB">
              <w:rPr>
                <w:noProof/>
                <w:lang w:val="en-GB" w:eastAsia="es-ES"/>
              </w:rPr>
              <w:tab/>
            </w:r>
            <w:r w:rsidRPr="009735BB" w:rsidDel="009735BB">
              <w:rPr>
                <w:rStyle w:val="Hipercze"/>
                <w:rFonts w:ascii="Times New Roman" w:hAnsi="Times New Roman"/>
                <w:noProof/>
                <w:lang w:val="en-GB"/>
                <w:rPrChange w:id="321" w:author="Alba Colomer Padrosa" w:date="2020-12-07T08:31:00Z">
                  <w:rPr>
                    <w:rStyle w:val="Hipercze"/>
                    <w:rFonts w:ascii="Times New Roman" w:hAnsi="Times New Roman"/>
                    <w:lang w:val="en-GB"/>
                  </w:rPr>
                </w:rPrChange>
              </w:rPr>
              <w:delText>Pre-award catalogue request</w:delText>
            </w:r>
            <w:r w:rsidRPr="009735BB" w:rsidDel="009735BB">
              <w:rPr>
                <w:noProof/>
                <w:webHidden/>
                <w:lang w:val="en-GB"/>
              </w:rPr>
              <w:tab/>
              <w:delText>45</w:delText>
            </w:r>
          </w:del>
        </w:p>
        <w:p w14:paraId="70DF9E56" w14:textId="595D1AB2" w:rsidR="00745673" w:rsidRPr="00FF0611" w:rsidRDefault="00DB6239" w:rsidP="00A615DB">
          <w:pPr>
            <w:pStyle w:val="Spistreci1"/>
          </w:pPr>
          <w:r w:rsidRPr="00D061AE">
            <w:rPr>
              <w:bCs/>
            </w:rPr>
            <w:fldChar w:fldCharType="end"/>
          </w:r>
        </w:p>
      </w:sdtContent>
    </w:sdt>
    <w:p w14:paraId="464409D1" w14:textId="77777777" w:rsidR="00DB6239" w:rsidRPr="00FF0611" w:rsidRDefault="00DB6239" w:rsidP="00DB6239">
      <w:pPr>
        <w:rPr>
          <w:rFonts w:ascii="Times New Roman" w:hAnsi="Times New Roman" w:cs="Times New Roman"/>
          <w:b/>
          <w:color w:val="00539B"/>
          <w:lang w:val="en-GB"/>
        </w:rPr>
      </w:pPr>
      <w:bookmarkStart w:id="322" w:name="_Toc448317081"/>
      <w:bookmarkStart w:id="323" w:name="_Toc443601076"/>
      <w:bookmarkEnd w:id="322"/>
      <w:r w:rsidRPr="00FF0611">
        <w:rPr>
          <w:rFonts w:ascii="Times New Roman" w:hAnsi="Times New Roman" w:cs="Times New Roman"/>
          <w:b/>
          <w:color w:val="00539B"/>
          <w:lang w:val="en-GB"/>
        </w:rPr>
        <w:t>LIST OF FIGURES</w:t>
      </w:r>
    </w:p>
    <w:p w14:paraId="0A515C22" w14:textId="77777777" w:rsidR="009735BB" w:rsidRPr="009735BB" w:rsidRDefault="002A0A05">
      <w:pPr>
        <w:pStyle w:val="Spisilustracji"/>
        <w:tabs>
          <w:tab w:val="right" w:leader="dot" w:pos="9016"/>
        </w:tabs>
        <w:rPr>
          <w:ins w:id="324" w:author="Alba Colomer Padrosa" w:date="2020-12-07T08:32:00Z"/>
          <w:rFonts w:eastAsiaTheme="minorEastAsia" w:cs="Times New Roman"/>
          <w:noProof/>
          <w:color w:val="auto"/>
          <w:sz w:val="22"/>
          <w:lang w:val="es-ES" w:eastAsia="es-ES"/>
          <w:rPrChange w:id="325" w:author="Alba Colomer Padrosa" w:date="2020-12-07T08:32:00Z">
            <w:rPr>
              <w:ins w:id="326" w:author="Alba Colomer Padrosa" w:date="2020-12-07T08:32:00Z"/>
              <w:rFonts w:asciiTheme="minorHAnsi" w:eastAsiaTheme="minorEastAsia" w:hAnsiTheme="minorHAnsi"/>
              <w:noProof/>
              <w:color w:val="auto"/>
              <w:sz w:val="22"/>
              <w:lang w:val="es-ES" w:eastAsia="es-ES"/>
            </w:rPr>
          </w:rPrChange>
        </w:rPr>
      </w:pPr>
      <w:r w:rsidRPr="00D061AE">
        <w:rPr>
          <w:rFonts w:cs="Times New Roman"/>
          <w:b/>
          <w:color w:val="00539B"/>
        </w:rPr>
        <w:fldChar w:fldCharType="begin"/>
      </w:r>
      <w:r w:rsidRPr="009735BB">
        <w:rPr>
          <w:rFonts w:cs="Times New Roman"/>
          <w:b/>
          <w:color w:val="00539B"/>
        </w:rPr>
        <w:instrText xml:space="preserve"> TOC \h \z \c "Figure" </w:instrText>
      </w:r>
      <w:r w:rsidRPr="00D061AE">
        <w:rPr>
          <w:rFonts w:cs="Times New Roman"/>
          <w:b/>
          <w:color w:val="00539B"/>
          <w:rPrChange w:id="327" w:author="Alba Colomer Padrosa" w:date="2020-12-07T08:32:00Z">
            <w:rPr>
              <w:rFonts w:cs="Times New Roman"/>
              <w:b/>
              <w:color w:val="00539B"/>
              <w:sz w:val="22"/>
            </w:rPr>
          </w:rPrChange>
        </w:rPr>
        <w:fldChar w:fldCharType="separate"/>
      </w:r>
      <w:ins w:id="328" w:author="Alba Colomer Padrosa" w:date="2020-12-07T08:32:00Z">
        <w:r w:rsidR="009735BB" w:rsidRPr="009735BB">
          <w:rPr>
            <w:rStyle w:val="Hipercze"/>
            <w:rFonts w:ascii="Times New Roman" w:hAnsi="Times New Roman" w:cs="Times New Roman"/>
            <w:noProof/>
          </w:rPr>
          <w:fldChar w:fldCharType="begin"/>
        </w:r>
        <w:r w:rsidR="009735BB" w:rsidRPr="009735BB">
          <w:rPr>
            <w:rStyle w:val="Hipercze"/>
            <w:rFonts w:ascii="Times New Roman" w:hAnsi="Times New Roman" w:cs="Times New Roman"/>
            <w:noProof/>
            <w:rPrChange w:id="329" w:author="Alba Colomer Padrosa" w:date="2020-12-07T08:32:00Z">
              <w:rPr>
                <w:rStyle w:val="Hipercze"/>
                <w:noProof/>
              </w:rPr>
            </w:rPrChange>
          </w:rPr>
          <w:instrText xml:space="preserve"> </w:instrText>
        </w:r>
        <w:r w:rsidR="009735BB" w:rsidRPr="009735BB">
          <w:rPr>
            <w:rFonts w:cs="Times New Roman"/>
            <w:noProof/>
            <w:rPrChange w:id="330" w:author="Alba Colomer Padrosa" w:date="2020-12-07T08:32:00Z">
              <w:rPr>
                <w:noProof/>
              </w:rPr>
            </w:rPrChange>
          </w:rPr>
          <w:instrText>HYPERLINK \l "_Toc58222346"</w:instrText>
        </w:r>
        <w:r w:rsidR="009735BB" w:rsidRPr="009735BB">
          <w:rPr>
            <w:rStyle w:val="Hipercze"/>
            <w:rFonts w:ascii="Times New Roman" w:hAnsi="Times New Roman" w:cs="Times New Roman"/>
            <w:noProof/>
            <w:rPrChange w:id="331" w:author="Alba Colomer Padrosa" w:date="2020-12-07T08:32:00Z">
              <w:rPr>
                <w:rStyle w:val="Hipercze"/>
                <w:noProof/>
              </w:rPr>
            </w:rPrChange>
          </w:rPr>
          <w:instrText xml:space="preserve"> </w:instrText>
        </w:r>
        <w:r w:rsidR="009735BB" w:rsidRPr="009735BB">
          <w:rPr>
            <w:rStyle w:val="Hipercze"/>
            <w:rFonts w:ascii="Times New Roman" w:hAnsi="Times New Roman" w:cs="Times New Roman"/>
            <w:noProof/>
            <w:rPrChange w:id="332" w:author="Alba Colomer Padrosa" w:date="2020-12-07T08:32:00Z">
              <w:rPr>
                <w:rStyle w:val="Hipercze"/>
                <w:noProof/>
              </w:rPr>
            </w:rPrChange>
          </w:rPr>
          <w:fldChar w:fldCharType="separate"/>
        </w:r>
        <w:r w:rsidR="009735BB" w:rsidRPr="009735BB">
          <w:rPr>
            <w:rStyle w:val="Hipercze"/>
            <w:rFonts w:ascii="Times New Roman" w:hAnsi="Times New Roman" w:cs="Times New Roman"/>
            <w:noProof/>
            <w:rPrChange w:id="333" w:author="Alba Colomer Padrosa" w:date="2020-12-07T08:32:00Z">
              <w:rPr>
                <w:rStyle w:val="Hipercze"/>
                <w:noProof/>
              </w:rPr>
            </w:rPrChange>
          </w:rPr>
          <w:t>Figure 1 - Basic diagram of a FA with the participation of a CPB</w:t>
        </w:r>
        <w:r w:rsidR="009735BB" w:rsidRPr="002946D5">
          <w:rPr>
            <w:rFonts w:cs="Times New Roman"/>
            <w:noProof/>
            <w:webHidden/>
          </w:rPr>
          <w:tab/>
        </w:r>
        <w:r w:rsidR="009735BB" w:rsidRPr="002946D5">
          <w:rPr>
            <w:rFonts w:cs="Times New Roman"/>
            <w:noProof/>
            <w:webHidden/>
          </w:rPr>
          <w:fldChar w:fldCharType="begin"/>
        </w:r>
        <w:r w:rsidR="009735BB" w:rsidRPr="009735BB">
          <w:rPr>
            <w:rFonts w:cs="Times New Roman"/>
            <w:noProof/>
            <w:webHidden/>
            <w:rPrChange w:id="334" w:author="Alba Colomer Padrosa" w:date="2020-12-07T08:32:00Z">
              <w:rPr>
                <w:noProof/>
                <w:webHidden/>
              </w:rPr>
            </w:rPrChange>
          </w:rPr>
          <w:instrText xml:space="preserve"> PAGEREF _Toc58222346 \h </w:instrText>
        </w:r>
      </w:ins>
      <w:r w:rsidR="009735BB" w:rsidRPr="009735BB">
        <w:rPr>
          <w:rFonts w:cs="Times New Roman"/>
          <w:noProof/>
          <w:webHidden/>
          <w:rPrChange w:id="335" w:author="Alba Colomer Padrosa" w:date="2020-12-07T08:32:00Z">
            <w:rPr>
              <w:rFonts w:cs="Times New Roman"/>
              <w:noProof/>
              <w:webHidden/>
            </w:rPr>
          </w:rPrChange>
        </w:rPr>
      </w:r>
      <w:r w:rsidR="009735BB" w:rsidRPr="009735BB">
        <w:rPr>
          <w:rFonts w:cs="Times New Roman"/>
          <w:noProof/>
          <w:webHidden/>
          <w:rPrChange w:id="336" w:author="Alba Colomer Padrosa" w:date="2020-12-07T08:32:00Z">
            <w:rPr>
              <w:noProof/>
              <w:webHidden/>
            </w:rPr>
          </w:rPrChange>
        </w:rPr>
        <w:fldChar w:fldCharType="separate"/>
      </w:r>
      <w:ins w:id="337" w:author="Alba Colomer Padrosa" w:date="2020-12-07T08:32:00Z">
        <w:r w:rsidR="009735BB" w:rsidRPr="002946D5">
          <w:rPr>
            <w:rFonts w:cs="Times New Roman"/>
            <w:noProof/>
            <w:webHidden/>
          </w:rPr>
          <w:t>8</w:t>
        </w:r>
        <w:r w:rsidR="009735BB" w:rsidRPr="002946D5">
          <w:rPr>
            <w:rFonts w:cs="Times New Roman"/>
            <w:noProof/>
            <w:webHidden/>
          </w:rPr>
          <w:fldChar w:fldCharType="end"/>
        </w:r>
        <w:r w:rsidR="009735BB" w:rsidRPr="009735BB">
          <w:rPr>
            <w:rStyle w:val="Hipercze"/>
            <w:rFonts w:ascii="Times New Roman" w:hAnsi="Times New Roman" w:cs="Times New Roman"/>
            <w:noProof/>
            <w:rPrChange w:id="338" w:author="Alba Colomer Padrosa" w:date="2020-12-07T08:32:00Z">
              <w:rPr>
                <w:rStyle w:val="Hipercze"/>
                <w:noProof/>
              </w:rPr>
            </w:rPrChange>
          </w:rPr>
          <w:fldChar w:fldCharType="end"/>
        </w:r>
      </w:ins>
    </w:p>
    <w:p w14:paraId="6E484CA8" w14:textId="77777777" w:rsidR="009735BB" w:rsidRPr="009735BB" w:rsidRDefault="009735BB">
      <w:pPr>
        <w:pStyle w:val="Spisilustracji"/>
        <w:tabs>
          <w:tab w:val="right" w:leader="dot" w:pos="9016"/>
        </w:tabs>
        <w:rPr>
          <w:ins w:id="339" w:author="Alba Colomer Padrosa" w:date="2020-12-07T08:32:00Z"/>
          <w:rFonts w:eastAsiaTheme="minorEastAsia" w:cs="Times New Roman"/>
          <w:noProof/>
          <w:color w:val="auto"/>
          <w:sz w:val="22"/>
          <w:lang w:val="es-ES" w:eastAsia="es-ES"/>
          <w:rPrChange w:id="340" w:author="Alba Colomer Padrosa" w:date="2020-12-07T08:32:00Z">
            <w:rPr>
              <w:ins w:id="341" w:author="Alba Colomer Padrosa" w:date="2020-12-07T08:32:00Z"/>
              <w:rFonts w:asciiTheme="minorHAnsi" w:eastAsiaTheme="minorEastAsia" w:hAnsiTheme="minorHAnsi"/>
              <w:noProof/>
              <w:color w:val="auto"/>
              <w:sz w:val="22"/>
              <w:lang w:val="es-ES" w:eastAsia="es-ES"/>
            </w:rPr>
          </w:rPrChange>
        </w:rPr>
      </w:pPr>
      <w:ins w:id="342"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343" w:author="Alba Colomer Padrosa" w:date="2020-12-07T08:32:00Z">
              <w:rPr>
                <w:rStyle w:val="Hipercze"/>
                <w:noProof/>
              </w:rPr>
            </w:rPrChange>
          </w:rPr>
          <w:instrText xml:space="preserve"> </w:instrText>
        </w:r>
        <w:r w:rsidRPr="009735BB">
          <w:rPr>
            <w:rFonts w:cs="Times New Roman"/>
            <w:noProof/>
            <w:rPrChange w:id="344" w:author="Alba Colomer Padrosa" w:date="2020-12-07T08:32:00Z">
              <w:rPr>
                <w:noProof/>
              </w:rPr>
            </w:rPrChange>
          </w:rPr>
          <w:instrText>HYPERLINK \l "_Toc58222347"</w:instrText>
        </w:r>
        <w:r w:rsidRPr="009735BB">
          <w:rPr>
            <w:rStyle w:val="Hipercze"/>
            <w:rFonts w:ascii="Times New Roman" w:hAnsi="Times New Roman" w:cs="Times New Roman"/>
            <w:noProof/>
            <w:rPrChange w:id="345"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346"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347" w:author="Alba Colomer Padrosa" w:date="2020-12-07T08:32:00Z">
              <w:rPr>
                <w:rStyle w:val="Hipercze"/>
                <w:noProof/>
              </w:rPr>
            </w:rPrChange>
          </w:rPr>
          <w:t>Figure 2 – BPMN for the general process of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348" w:author="Alba Colomer Padrosa" w:date="2020-12-07T08:32:00Z">
              <w:rPr>
                <w:noProof/>
                <w:webHidden/>
              </w:rPr>
            </w:rPrChange>
          </w:rPr>
          <w:instrText xml:space="preserve"> PAGEREF _Toc58222347 \h </w:instrText>
        </w:r>
      </w:ins>
      <w:r w:rsidRPr="009735BB">
        <w:rPr>
          <w:rFonts w:cs="Times New Roman"/>
          <w:noProof/>
          <w:webHidden/>
          <w:rPrChange w:id="349" w:author="Alba Colomer Padrosa" w:date="2020-12-07T08:32:00Z">
            <w:rPr>
              <w:rFonts w:cs="Times New Roman"/>
              <w:noProof/>
              <w:webHidden/>
            </w:rPr>
          </w:rPrChange>
        </w:rPr>
      </w:r>
      <w:r w:rsidRPr="009735BB">
        <w:rPr>
          <w:rFonts w:cs="Times New Roman"/>
          <w:noProof/>
          <w:webHidden/>
          <w:rPrChange w:id="350" w:author="Alba Colomer Padrosa" w:date="2020-12-07T08:32:00Z">
            <w:rPr>
              <w:noProof/>
              <w:webHidden/>
            </w:rPr>
          </w:rPrChange>
        </w:rPr>
        <w:fldChar w:fldCharType="separate"/>
      </w:r>
      <w:ins w:id="351" w:author="Alba Colomer Padrosa" w:date="2020-12-07T08:32:00Z">
        <w:r w:rsidRPr="002946D5">
          <w:rPr>
            <w:rFonts w:cs="Times New Roman"/>
            <w:noProof/>
            <w:webHidden/>
          </w:rPr>
          <w:t>11</w:t>
        </w:r>
        <w:r w:rsidRPr="002946D5">
          <w:rPr>
            <w:rFonts w:cs="Times New Roman"/>
            <w:noProof/>
            <w:webHidden/>
          </w:rPr>
          <w:fldChar w:fldCharType="end"/>
        </w:r>
        <w:r w:rsidRPr="009735BB">
          <w:rPr>
            <w:rStyle w:val="Hipercze"/>
            <w:rFonts w:ascii="Times New Roman" w:hAnsi="Times New Roman" w:cs="Times New Roman"/>
            <w:noProof/>
            <w:rPrChange w:id="352" w:author="Alba Colomer Padrosa" w:date="2020-12-07T08:32:00Z">
              <w:rPr>
                <w:rStyle w:val="Hipercze"/>
                <w:noProof/>
              </w:rPr>
            </w:rPrChange>
          </w:rPr>
          <w:fldChar w:fldCharType="end"/>
        </w:r>
      </w:ins>
    </w:p>
    <w:p w14:paraId="66B1ADBC" w14:textId="77777777" w:rsidR="009735BB" w:rsidRPr="009735BB" w:rsidRDefault="009735BB">
      <w:pPr>
        <w:pStyle w:val="Spisilustracji"/>
        <w:tabs>
          <w:tab w:val="right" w:leader="dot" w:pos="9016"/>
        </w:tabs>
        <w:rPr>
          <w:ins w:id="353" w:author="Alba Colomer Padrosa" w:date="2020-12-07T08:32:00Z"/>
          <w:rFonts w:eastAsiaTheme="minorEastAsia" w:cs="Times New Roman"/>
          <w:noProof/>
          <w:color w:val="auto"/>
          <w:sz w:val="22"/>
          <w:lang w:val="es-ES" w:eastAsia="es-ES"/>
          <w:rPrChange w:id="354" w:author="Alba Colomer Padrosa" w:date="2020-12-07T08:32:00Z">
            <w:rPr>
              <w:ins w:id="355" w:author="Alba Colomer Padrosa" w:date="2020-12-07T08:32:00Z"/>
              <w:rFonts w:asciiTheme="minorHAnsi" w:eastAsiaTheme="minorEastAsia" w:hAnsiTheme="minorHAnsi"/>
              <w:noProof/>
              <w:color w:val="auto"/>
              <w:sz w:val="22"/>
              <w:lang w:val="es-ES" w:eastAsia="es-ES"/>
            </w:rPr>
          </w:rPrChange>
        </w:rPr>
      </w:pPr>
      <w:ins w:id="356"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357" w:author="Alba Colomer Padrosa" w:date="2020-12-07T08:32:00Z">
              <w:rPr>
                <w:rStyle w:val="Hipercze"/>
                <w:noProof/>
              </w:rPr>
            </w:rPrChange>
          </w:rPr>
          <w:instrText xml:space="preserve"> </w:instrText>
        </w:r>
        <w:r w:rsidRPr="009735BB">
          <w:rPr>
            <w:rFonts w:cs="Times New Roman"/>
            <w:noProof/>
            <w:rPrChange w:id="358" w:author="Alba Colomer Padrosa" w:date="2020-12-07T08:32:00Z">
              <w:rPr>
                <w:noProof/>
              </w:rPr>
            </w:rPrChange>
          </w:rPr>
          <w:instrText>HYPERLINK \l "_Toc58222348"</w:instrText>
        </w:r>
        <w:r w:rsidRPr="009735BB">
          <w:rPr>
            <w:rStyle w:val="Hipercze"/>
            <w:rFonts w:ascii="Times New Roman" w:hAnsi="Times New Roman" w:cs="Times New Roman"/>
            <w:noProof/>
            <w:rPrChange w:id="359"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360"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361" w:author="Alba Colomer Padrosa" w:date="2020-12-07T08:32:00Z">
              <w:rPr>
                <w:rStyle w:val="Hipercze"/>
                <w:noProof/>
              </w:rPr>
            </w:rPrChange>
          </w:rPr>
          <w:t>Figure 3 – OCDS design for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362" w:author="Alba Colomer Padrosa" w:date="2020-12-07T08:32:00Z">
              <w:rPr>
                <w:noProof/>
                <w:webHidden/>
              </w:rPr>
            </w:rPrChange>
          </w:rPr>
          <w:instrText xml:space="preserve"> PAGEREF _Toc58222348 \h </w:instrText>
        </w:r>
      </w:ins>
      <w:r w:rsidRPr="009735BB">
        <w:rPr>
          <w:rFonts w:cs="Times New Roman"/>
          <w:noProof/>
          <w:webHidden/>
          <w:rPrChange w:id="363" w:author="Alba Colomer Padrosa" w:date="2020-12-07T08:32:00Z">
            <w:rPr>
              <w:rFonts w:cs="Times New Roman"/>
              <w:noProof/>
              <w:webHidden/>
            </w:rPr>
          </w:rPrChange>
        </w:rPr>
      </w:r>
      <w:r w:rsidRPr="009735BB">
        <w:rPr>
          <w:rFonts w:cs="Times New Roman"/>
          <w:noProof/>
          <w:webHidden/>
          <w:rPrChange w:id="364" w:author="Alba Colomer Padrosa" w:date="2020-12-07T08:32:00Z">
            <w:rPr>
              <w:noProof/>
              <w:webHidden/>
            </w:rPr>
          </w:rPrChange>
        </w:rPr>
        <w:fldChar w:fldCharType="separate"/>
      </w:r>
      <w:ins w:id="365" w:author="Alba Colomer Padrosa" w:date="2020-12-07T08:32:00Z">
        <w:r w:rsidRPr="002946D5">
          <w:rPr>
            <w:rFonts w:cs="Times New Roman"/>
            <w:noProof/>
            <w:webHidden/>
          </w:rPr>
          <w:t>12</w:t>
        </w:r>
        <w:r w:rsidRPr="002946D5">
          <w:rPr>
            <w:rFonts w:cs="Times New Roman"/>
            <w:noProof/>
            <w:webHidden/>
          </w:rPr>
          <w:fldChar w:fldCharType="end"/>
        </w:r>
        <w:r w:rsidRPr="009735BB">
          <w:rPr>
            <w:rStyle w:val="Hipercze"/>
            <w:rFonts w:ascii="Times New Roman" w:hAnsi="Times New Roman" w:cs="Times New Roman"/>
            <w:noProof/>
            <w:rPrChange w:id="366" w:author="Alba Colomer Padrosa" w:date="2020-12-07T08:32:00Z">
              <w:rPr>
                <w:rStyle w:val="Hipercze"/>
                <w:noProof/>
              </w:rPr>
            </w:rPrChange>
          </w:rPr>
          <w:fldChar w:fldCharType="end"/>
        </w:r>
      </w:ins>
    </w:p>
    <w:p w14:paraId="4962E3EE" w14:textId="77777777" w:rsidR="009735BB" w:rsidRPr="009735BB" w:rsidRDefault="009735BB">
      <w:pPr>
        <w:pStyle w:val="Spisilustracji"/>
        <w:tabs>
          <w:tab w:val="right" w:leader="dot" w:pos="9016"/>
        </w:tabs>
        <w:rPr>
          <w:ins w:id="367" w:author="Alba Colomer Padrosa" w:date="2020-12-07T08:32:00Z"/>
          <w:rFonts w:eastAsiaTheme="minorEastAsia" w:cs="Times New Roman"/>
          <w:noProof/>
          <w:color w:val="auto"/>
          <w:sz w:val="22"/>
          <w:lang w:val="es-ES" w:eastAsia="es-ES"/>
          <w:rPrChange w:id="368" w:author="Alba Colomer Padrosa" w:date="2020-12-07T08:32:00Z">
            <w:rPr>
              <w:ins w:id="369" w:author="Alba Colomer Padrosa" w:date="2020-12-07T08:32:00Z"/>
              <w:rFonts w:asciiTheme="minorHAnsi" w:eastAsiaTheme="minorEastAsia" w:hAnsiTheme="minorHAnsi"/>
              <w:noProof/>
              <w:color w:val="auto"/>
              <w:sz w:val="22"/>
              <w:lang w:val="es-ES" w:eastAsia="es-ES"/>
            </w:rPr>
          </w:rPrChange>
        </w:rPr>
      </w:pPr>
      <w:ins w:id="370"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371" w:author="Alba Colomer Padrosa" w:date="2020-12-07T08:32:00Z">
              <w:rPr>
                <w:rStyle w:val="Hipercze"/>
                <w:noProof/>
              </w:rPr>
            </w:rPrChange>
          </w:rPr>
          <w:instrText xml:space="preserve"> </w:instrText>
        </w:r>
        <w:r w:rsidRPr="009735BB">
          <w:rPr>
            <w:rFonts w:cs="Times New Roman"/>
            <w:noProof/>
            <w:rPrChange w:id="372" w:author="Alba Colomer Padrosa" w:date="2020-12-07T08:32:00Z">
              <w:rPr>
                <w:noProof/>
              </w:rPr>
            </w:rPrChange>
          </w:rPr>
          <w:instrText>HYPERLINK \l "_Toc58222349"</w:instrText>
        </w:r>
        <w:r w:rsidRPr="009735BB">
          <w:rPr>
            <w:rStyle w:val="Hipercze"/>
            <w:rFonts w:ascii="Times New Roman" w:hAnsi="Times New Roman" w:cs="Times New Roman"/>
            <w:noProof/>
            <w:rPrChange w:id="373"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374"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375" w:author="Alba Colomer Padrosa" w:date="2020-12-07T08:32:00Z">
              <w:rPr>
                <w:rStyle w:val="Hipercze"/>
                <w:noProof/>
              </w:rPr>
            </w:rPrChange>
          </w:rPr>
          <w:t>Figure 4 - BPMN for initiation of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376" w:author="Alba Colomer Padrosa" w:date="2020-12-07T08:32:00Z">
              <w:rPr>
                <w:noProof/>
                <w:webHidden/>
              </w:rPr>
            </w:rPrChange>
          </w:rPr>
          <w:instrText xml:space="preserve"> PAGEREF _Toc58222349 \h </w:instrText>
        </w:r>
      </w:ins>
      <w:r w:rsidRPr="009735BB">
        <w:rPr>
          <w:rFonts w:cs="Times New Roman"/>
          <w:noProof/>
          <w:webHidden/>
          <w:rPrChange w:id="377" w:author="Alba Colomer Padrosa" w:date="2020-12-07T08:32:00Z">
            <w:rPr>
              <w:rFonts w:cs="Times New Roman"/>
              <w:noProof/>
              <w:webHidden/>
            </w:rPr>
          </w:rPrChange>
        </w:rPr>
      </w:r>
      <w:r w:rsidRPr="009735BB">
        <w:rPr>
          <w:rFonts w:cs="Times New Roman"/>
          <w:noProof/>
          <w:webHidden/>
          <w:rPrChange w:id="378" w:author="Alba Colomer Padrosa" w:date="2020-12-07T08:32:00Z">
            <w:rPr>
              <w:noProof/>
              <w:webHidden/>
            </w:rPr>
          </w:rPrChange>
        </w:rPr>
        <w:fldChar w:fldCharType="separate"/>
      </w:r>
      <w:ins w:id="379" w:author="Alba Colomer Padrosa" w:date="2020-12-07T08:32:00Z">
        <w:r w:rsidRPr="002946D5">
          <w:rPr>
            <w:rFonts w:cs="Times New Roman"/>
            <w:noProof/>
            <w:webHidden/>
          </w:rPr>
          <w:t>21</w:t>
        </w:r>
        <w:r w:rsidRPr="002946D5">
          <w:rPr>
            <w:rFonts w:cs="Times New Roman"/>
            <w:noProof/>
            <w:webHidden/>
          </w:rPr>
          <w:fldChar w:fldCharType="end"/>
        </w:r>
        <w:r w:rsidRPr="009735BB">
          <w:rPr>
            <w:rStyle w:val="Hipercze"/>
            <w:rFonts w:ascii="Times New Roman" w:hAnsi="Times New Roman" w:cs="Times New Roman"/>
            <w:noProof/>
            <w:rPrChange w:id="380" w:author="Alba Colomer Padrosa" w:date="2020-12-07T08:32:00Z">
              <w:rPr>
                <w:rStyle w:val="Hipercze"/>
                <w:noProof/>
              </w:rPr>
            </w:rPrChange>
          </w:rPr>
          <w:fldChar w:fldCharType="end"/>
        </w:r>
      </w:ins>
    </w:p>
    <w:p w14:paraId="71CF0B1B" w14:textId="77777777" w:rsidR="009735BB" w:rsidRPr="009735BB" w:rsidRDefault="009735BB">
      <w:pPr>
        <w:pStyle w:val="Spisilustracji"/>
        <w:tabs>
          <w:tab w:val="right" w:leader="dot" w:pos="9016"/>
        </w:tabs>
        <w:rPr>
          <w:ins w:id="381" w:author="Alba Colomer Padrosa" w:date="2020-12-07T08:32:00Z"/>
          <w:rFonts w:eastAsiaTheme="minorEastAsia" w:cs="Times New Roman"/>
          <w:noProof/>
          <w:color w:val="auto"/>
          <w:sz w:val="22"/>
          <w:lang w:val="es-ES" w:eastAsia="es-ES"/>
          <w:rPrChange w:id="382" w:author="Alba Colomer Padrosa" w:date="2020-12-07T08:32:00Z">
            <w:rPr>
              <w:ins w:id="383" w:author="Alba Colomer Padrosa" w:date="2020-12-07T08:32:00Z"/>
              <w:rFonts w:asciiTheme="minorHAnsi" w:eastAsiaTheme="minorEastAsia" w:hAnsiTheme="minorHAnsi"/>
              <w:noProof/>
              <w:color w:val="auto"/>
              <w:sz w:val="22"/>
              <w:lang w:val="es-ES" w:eastAsia="es-ES"/>
            </w:rPr>
          </w:rPrChange>
        </w:rPr>
      </w:pPr>
      <w:ins w:id="384"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385" w:author="Alba Colomer Padrosa" w:date="2020-12-07T08:32:00Z">
              <w:rPr>
                <w:rStyle w:val="Hipercze"/>
                <w:noProof/>
              </w:rPr>
            </w:rPrChange>
          </w:rPr>
          <w:instrText xml:space="preserve"> </w:instrText>
        </w:r>
        <w:r w:rsidRPr="009735BB">
          <w:rPr>
            <w:rFonts w:cs="Times New Roman"/>
            <w:noProof/>
            <w:rPrChange w:id="386" w:author="Alba Colomer Padrosa" w:date="2020-12-07T08:32:00Z">
              <w:rPr>
                <w:noProof/>
              </w:rPr>
            </w:rPrChange>
          </w:rPr>
          <w:instrText>HYPERLINK \l "_Toc58222350"</w:instrText>
        </w:r>
        <w:r w:rsidRPr="009735BB">
          <w:rPr>
            <w:rStyle w:val="Hipercze"/>
            <w:rFonts w:ascii="Times New Roman" w:hAnsi="Times New Roman" w:cs="Times New Roman"/>
            <w:noProof/>
            <w:rPrChange w:id="387"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388"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389" w:author="Alba Colomer Padrosa" w:date="2020-12-07T08:32:00Z">
              <w:rPr>
                <w:rStyle w:val="Hipercze"/>
                <w:noProof/>
              </w:rPr>
            </w:rPrChange>
          </w:rPr>
          <w:t>Figure 5 - BPMN for aggregated planning</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390" w:author="Alba Colomer Padrosa" w:date="2020-12-07T08:32:00Z">
              <w:rPr>
                <w:noProof/>
                <w:webHidden/>
              </w:rPr>
            </w:rPrChange>
          </w:rPr>
          <w:instrText xml:space="preserve"> PAGEREF _Toc58222350 \h </w:instrText>
        </w:r>
      </w:ins>
      <w:r w:rsidRPr="009735BB">
        <w:rPr>
          <w:rFonts w:cs="Times New Roman"/>
          <w:noProof/>
          <w:webHidden/>
          <w:rPrChange w:id="391" w:author="Alba Colomer Padrosa" w:date="2020-12-07T08:32:00Z">
            <w:rPr>
              <w:rFonts w:cs="Times New Roman"/>
              <w:noProof/>
              <w:webHidden/>
            </w:rPr>
          </w:rPrChange>
        </w:rPr>
      </w:r>
      <w:r w:rsidRPr="009735BB">
        <w:rPr>
          <w:rFonts w:cs="Times New Roman"/>
          <w:noProof/>
          <w:webHidden/>
          <w:rPrChange w:id="392" w:author="Alba Colomer Padrosa" w:date="2020-12-07T08:32:00Z">
            <w:rPr>
              <w:noProof/>
              <w:webHidden/>
            </w:rPr>
          </w:rPrChange>
        </w:rPr>
        <w:fldChar w:fldCharType="separate"/>
      </w:r>
      <w:ins w:id="393" w:author="Alba Colomer Padrosa" w:date="2020-12-07T08:32:00Z">
        <w:r w:rsidRPr="002946D5">
          <w:rPr>
            <w:rFonts w:cs="Times New Roman"/>
            <w:noProof/>
            <w:webHidden/>
          </w:rPr>
          <w:t>21</w:t>
        </w:r>
        <w:r w:rsidRPr="002946D5">
          <w:rPr>
            <w:rFonts w:cs="Times New Roman"/>
            <w:noProof/>
            <w:webHidden/>
          </w:rPr>
          <w:fldChar w:fldCharType="end"/>
        </w:r>
        <w:r w:rsidRPr="009735BB">
          <w:rPr>
            <w:rStyle w:val="Hipercze"/>
            <w:rFonts w:ascii="Times New Roman" w:hAnsi="Times New Roman" w:cs="Times New Roman"/>
            <w:noProof/>
            <w:rPrChange w:id="394" w:author="Alba Colomer Padrosa" w:date="2020-12-07T08:32:00Z">
              <w:rPr>
                <w:rStyle w:val="Hipercze"/>
                <w:noProof/>
              </w:rPr>
            </w:rPrChange>
          </w:rPr>
          <w:fldChar w:fldCharType="end"/>
        </w:r>
      </w:ins>
    </w:p>
    <w:p w14:paraId="2EEA0F5C" w14:textId="77777777" w:rsidR="009735BB" w:rsidRPr="009735BB" w:rsidRDefault="009735BB">
      <w:pPr>
        <w:pStyle w:val="Spisilustracji"/>
        <w:tabs>
          <w:tab w:val="right" w:leader="dot" w:pos="9016"/>
        </w:tabs>
        <w:rPr>
          <w:ins w:id="395" w:author="Alba Colomer Padrosa" w:date="2020-12-07T08:32:00Z"/>
          <w:rFonts w:eastAsiaTheme="minorEastAsia" w:cs="Times New Roman"/>
          <w:noProof/>
          <w:color w:val="auto"/>
          <w:sz w:val="22"/>
          <w:lang w:val="es-ES" w:eastAsia="es-ES"/>
          <w:rPrChange w:id="396" w:author="Alba Colomer Padrosa" w:date="2020-12-07T08:32:00Z">
            <w:rPr>
              <w:ins w:id="397" w:author="Alba Colomer Padrosa" w:date="2020-12-07T08:32:00Z"/>
              <w:rFonts w:asciiTheme="minorHAnsi" w:eastAsiaTheme="minorEastAsia" w:hAnsiTheme="minorHAnsi"/>
              <w:noProof/>
              <w:color w:val="auto"/>
              <w:sz w:val="22"/>
              <w:lang w:val="es-ES" w:eastAsia="es-ES"/>
            </w:rPr>
          </w:rPrChange>
        </w:rPr>
      </w:pPr>
      <w:ins w:id="398"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399" w:author="Alba Colomer Padrosa" w:date="2020-12-07T08:32:00Z">
              <w:rPr>
                <w:rStyle w:val="Hipercze"/>
                <w:noProof/>
              </w:rPr>
            </w:rPrChange>
          </w:rPr>
          <w:instrText xml:space="preserve"> </w:instrText>
        </w:r>
        <w:r w:rsidRPr="009735BB">
          <w:rPr>
            <w:rFonts w:cs="Times New Roman"/>
            <w:noProof/>
            <w:rPrChange w:id="400" w:author="Alba Colomer Padrosa" w:date="2020-12-07T08:32:00Z">
              <w:rPr>
                <w:noProof/>
              </w:rPr>
            </w:rPrChange>
          </w:rPr>
          <w:instrText>HYPERLINK \l "_Toc58222351"</w:instrText>
        </w:r>
        <w:r w:rsidRPr="009735BB">
          <w:rPr>
            <w:rStyle w:val="Hipercze"/>
            <w:rFonts w:ascii="Times New Roman" w:hAnsi="Times New Roman" w:cs="Times New Roman"/>
            <w:noProof/>
            <w:rPrChange w:id="401"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402"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403" w:author="Alba Colomer Padrosa" w:date="2020-12-07T08:32:00Z">
              <w:rPr>
                <w:rStyle w:val="Hipercze"/>
                <w:noProof/>
              </w:rPr>
            </w:rPrChange>
          </w:rPr>
          <w:t>Figure 5 – Component diagram for aggregated planning</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404" w:author="Alba Colomer Padrosa" w:date="2020-12-07T08:32:00Z">
              <w:rPr>
                <w:noProof/>
                <w:webHidden/>
              </w:rPr>
            </w:rPrChange>
          </w:rPr>
          <w:instrText xml:space="preserve"> PAGEREF _Toc58222351 \h </w:instrText>
        </w:r>
      </w:ins>
      <w:r w:rsidRPr="009735BB">
        <w:rPr>
          <w:rFonts w:cs="Times New Roman"/>
          <w:noProof/>
          <w:webHidden/>
          <w:rPrChange w:id="405" w:author="Alba Colomer Padrosa" w:date="2020-12-07T08:32:00Z">
            <w:rPr>
              <w:rFonts w:cs="Times New Roman"/>
              <w:noProof/>
              <w:webHidden/>
            </w:rPr>
          </w:rPrChange>
        </w:rPr>
      </w:r>
      <w:r w:rsidRPr="009735BB">
        <w:rPr>
          <w:rFonts w:cs="Times New Roman"/>
          <w:noProof/>
          <w:webHidden/>
          <w:rPrChange w:id="406" w:author="Alba Colomer Padrosa" w:date="2020-12-07T08:32:00Z">
            <w:rPr>
              <w:noProof/>
              <w:webHidden/>
            </w:rPr>
          </w:rPrChange>
        </w:rPr>
        <w:fldChar w:fldCharType="separate"/>
      </w:r>
      <w:ins w:id="407" w:author="Alba Colomer Padrosa" w:date="2020-12-07T08:32:00Z">
        <w:r w:rsidRPr="002946D5">
          <w:rPr>
            <w:rFonts w:cs="Times New Roman"/>
            <w:noProof/>
            <w:webHidden/>
          </w:rPr>
          <w:t>22</w:t>
        </w:r>
        <w:r w:rsidRPr="002946D5">
          <w:rPr>
            <w:rFonts w:cs="Times New Roman"/>
            <w:noProof/>
            <w:webHidden/>
          </w:rPr>
          <w:fldChar w:fldCharType="end"/>
        </w:r>
        <w:r w:rsidRPr="009735BB">
          <w:rPr>
            <w:rStyle w:val="Hipercze"/>
            <w:rFonts w:ascii="Times New Roman" w:hAnsi="Times New Roman" w:cs="Times New Roman"/>
            <w:noProof/>
            <w:rPrChange w:id="408" w:author="Alba Colomer Padrosa" w:date="2020-12-07T08:32:00Z">
              <w:rPr>
                <w:rStyle w:val="Hipercze"/>
                <w:noProof/>
              </w:rPr>
            </w:rPrChange>
          </w:rPr>
          <w:fldChar w:fldCharType="end"/>
        </w:r>
      </w:ins>
    </w:p>
    <w:p w14:paraId="645BFC55" w14:textId="77777777" w:rsidR="009735BB" w:rsidRPr="009735BB" w:rsidRDefault="009735BB">
      <w:pPr>
        <w:pStyle w:val="Spisilustracji"/>
        <w:tabs>
          <w:tab w:val="right" w:leader="dot" w:pos="9016"/>
        </w:tabs>
        <w:rPr>
          <w:ins w:id="409" w:author="Alba Colomer Padrosa" w:date="2020-12-07T08:32:00Z"/>
          <w:rFonts w:eastAsiaTheme="minorEastAsia" w:cs="Times New Roman"/>
          <w:noProof/>
          <w:color w:val="auto"/>
          <w:sz w:val="22"/>
          <w:lang w:val="es-ES" w:eastAsia="es-ES"/>
          <w:rPrChange w:id="410" w:author="Alba Colomer Padrosa" w:date="2020-12-07T08:32:00Z">
            <w:rPr>
              <w:ins w:id="411" w:author="Alba Colomer Padrosa" w:date="2020-12-07T08:32:00Z"/>
              <w:rFonts w:asciiTheme="minorHAnsi" w:eastAsiaTheme="minorEastAsia" w:hAnsiTheme="minorHAnsi"/>
              <w:noProof/>
              <w:color w:val="auto"/>
              <w:sz w:val="22"/>
              <w:lang w:val="es-ES" w:eastAsia="es-ES"/>
            </w:rPr>
          </w:rPrChange>
        </w:rPr>
      </w:pPr>
      <w:ins w:id="412"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413" w:author="Alba Colomer Padrosa" w:date="2020-12-07T08:32:00Z">
              <w:rPr>
                <w:rStyle w:val="Hipercze"/>
                <w:noProof/>
              </w:rPr>
            </w:rPrChange>
          </w:rPr>
          <w:instrText xml:space="preserve"> </w:instrText>
        </w:r>
        <w:r w:rsidRPr="009735BB">
          <w:rPr>
            <w:rFonts w:cs="Times New Roman"/>
            <w:noProof/>
            <w:rPrChange w:id="414" w:author="Alba Colomer Padrosa" w:date="2020-12-07T08:32:00Z">
              <w:rPr>
                <w:noProof/>
              </w:rPr>
            </w:rPrChange>
          </w:rPr>
          <w:instrText>HYPERLINK \l "_Toc58222352"</w:instrText>
        </w:r>
        <w:r w:rsidRPr="009735BB">
          <w:rPr>
            <w:rStyle w:val="Hipercze"/>
            <w:rFonts w:ascii="Times New Roman" w:hAnsi="Times New Roman" w:cs="Times New Roman"/>
            <w:noProof/>
            <w:rPrChange w:id="415"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416"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417" w:author="Alba Colomer Padrosa" w:date="2020-12-07T08:32:00Z">
              <w:rPr>
                <w:rStyle w:val="Hipercze"/>
                <w:noProof/>
              </w:rPr>
            </w:rPrChange>
          </w:rPr>
          <w:t>Figure 7 – State-chart diagram for the conclusion of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418" w:author="Alba Colomer Padrosa" w:date="2020-12-07T08:32:00Z">
              <w:rPr>
                <w:noProof/>
                <w:webHidden/>
              </w:rPr>
            </w:rPrChange>
          </w:rPr>
          <w:instrText xml:space="preserve"> PAGEREF _Toc58222352 \h </w:instrText>
        </w:r>
      </w:ins>
      <w:r w:rsidRPr="009735BB">
        <w:rPr>
          <w:rFonts w:cs="Times New Roman"/>
          <w:noProof/>
          <w:webHidden/>
          <w:rPrChange w:id="419" w:author="Alba Colomer Padrosa" w:date="2020-12-07T08:32:00Z">
            <w:rPr>
              <w:rFonts w:cs="Times New Roman"/>
              <w:noProof/>
              <w:webHidden/>
            </w:rPr>
          </w:rPrChange>
        </w:rPr>
      </w:r>
      <w:r w:rsidRPr="009735BB">
        <w:rPr>
          <w:rFonts w:cs="Times New Roman"/>
          <w:noProof/>
          <w:webHidden/>
          <w:rPrChange w:id="420" w:author="Alba Colomer Padrosa" w:date="2020-12-07T08:32:00Z">
            <w:rPr>
              <w:noProof/>
              <w:webHidden/>
            </w:rPr>
          </w:rPrChange>
        </w:rPr>
        <w:fldChar w:fldCharType="separate"/>
      </w:r>
      <w:ins w:id="421" w:author="Alba Colomer Padrosa" w:date="2020-12-07T08:32:00Z">
        <w:r w:rsidRPr="002946D5">
          <w:rPr>
            <w:rFonts w:cs="Times New Roman"/>
            <w:noProof/>
            <w:webHidden/>
          </w:rPr>
          <w:t>33</w:t>
        </w:r>
        <w:r w:rsidRPr="002946D5">
          <w:rPr>
            <w:rFonts w:cs="Times New Roman"/>
            <w:noProof/>
            <w:webHidden/>
          </w:rPr>
          <w:fldChar w:fldCharType="end"/>
        </w:r>
        <w:r w:rsidRPr="009735BB">
          <w:rPr>
            <w:rStyle w:val="Hipercze"/>
            <w:rFonts w:ascii="Times New Roman" w:hAnsi="Times New Roman" w:cs="Times New Roman"/>
            <w:noProof/>
            <w:rPrChange w:id="422" w:author="Alba Colomer Padrosa" w:date="2020-12-07T08:32:00Z">
              <w:rPr>
                <w:rStyle w:val="Hipercze"/>
                <w:noProof/>
              </w:rPr>
            </w:rPrChange>
          </w:rPr>
          <w:fldChar w:fldCharType="end"/>
        </w:r>
      </w:ins>
    </w:p>
    <w:p w14:paraId="37EC46C2" w14:textId="77777777" w:rsidR="009735BB" w:rsidRPr="009735BB" w:rsidRDefault="009735BB">
      <w:pPr>
        <w:pStyle w:val="Spisilustracji"/>
        <w:tabs>
          <w:tab w:val="right" w:leader="dot" w:pos="9016"/>
        </w:tabs>
        <w:rPr>
          <w:ins w:id="423" w:author="Alba Colomer Padrosa" w:date="2020-12-07T08:32:00Z"/>
          <w:rFonts w:eastAsiaTheme="minorEastAsia" w:cs="Times New Roman"/>
          <w:noProof/>
          <w:color w:val="auto"/>
          <w:sz w:val="22"/>
          <w:lang w:val="es-ES" w:eastAsia="es-ES"/>
          <w:rPrChange w:id="424" w:author="Alba Colomer Padrosa" w:date="2020-12-07T08:32:00Z">
            <w:rPr>
              <w:ins w:id="425" w:author="Alba Colomer Padrosa" w:date="2020-12-07T08:32:00Z"/>
              <w:rFonts w:asciiTheme="minorHAnsi" w:eastAsiaTheme="minorEastAsia" w:hAnsiTheme="minorHAnsi"/>
              <w:noProof/>
              <w:color w:val="auto"/>
              <w:sz w:val="22"/>
              <w:lang w:val="es-ES" w:eastAsia="es-ES"/>
            </w:rPr>
          </w:rPrChange>
        </w:rPr>
      </w:pPr>
      <w:ins w:id="426"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427" w:author="Alba Colomer Padrosa" w:date="2020-12-07T08:32:00Z">
              <w:rPr>
                <w:rStyle w:val="Hipercze"/>
                <w:noProof/>
              </w:rPr>
            </w:rPrChange>
          </w:rPr>
          <w:instrText xml:space="preserve"> </w:instrText>
        </w:r>
        <w:r w:rsidRPr="009735BB">
          <w:rPr>
            <w:rFonts w:cs="Times New Roman"/>
            <w:noProof/>
            <w:rPrChange w:id="428" w:author="Alba Colomer Padrosa" w:date="2020-12-07T08:32:00Z">
              <w:rPr>
                <w:noProof/>
              </w:rPr>
            </w:rPrChange>
          </w:rPr>
          <w:instrText>HYPERLINK \l "_Toc58222353"</w:instrText>
        </w:r>
        <w:r w:rsidRPr="009735BB">
          <w:rPr>
            <w:rStyle w:val="Hipercze"/>
            <w:rFonts w:ascii="Times New Roman" w:hAnsi="Times New Roman" w:cs="Times New Roman"/>
            <w:noProof/>
            <w:rPrChange w:id="429"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430"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431" w:author="Alba Colomer Padrosa" w:date="2020-12-07T08:32:00Z">
              <w:rPr>
                <w:rStyle w:val="Hipercze"/>
                <w:noProof/>
              </w:rPr>
            </w:rPrChange>
          </w:rPr>
          <w:t>Figure 8 – State-chart diagram for submission of EoIs</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432" w:author="Alba Colomer Padrosa" w:date="2020-12-07T08:32:00Z">
              <w:rPr>
                <w:noProof/>
                <w:webHidden/>
              </w:rPr>
            </w:rPrChange>
          </w:rPr>
          <w:instrText xml:space="preserve"> PAGEREF _Toc58222353 \h </w:instrText>
        </w:r>
      </w:ins>
      <w:r w:rsidRPr="009735BB">
        <w:rPr>
          <w:rFonts w:cs="Times New Roman"/>
          <w:noProof/>
          <w:webHidden/>
          <w:rPrChange w:id="433" w:author="Alba Colomer Padrosa" w:date="2020-12-07T08:32:00Z">
            <w:rPr>
              <w:rFonts w:cs="Times New Roman"/>
              <w:noProof/>
              <w:webHidden/>
            </w:rPr>
          </w:rPrChange>
        </w:rPr>
      </w:r>
      <w:r w:rsidRPr="009735BB">
        <w:rPr>
          <w:rFonts w:cs="Times New Roman"/>
          <w:noProof/>
          <w:webHidden/>
          <w:rPrChange w:id="434" w:author="Alba Colomer Padrosa" w:date="2020-12-07T08:32:00Z">
            <w:rPr>
              <w:noProof/>
              <w:webHidden/>
            </w:rPr>
          </w:rPrChange>
        </w:rPr>
        <w:fldChar w:fldCharType="separate"/>
      </w:r>
      <w:ins w:id="435" w:author="Alba Colomer Padrosa" w:date="2020-12-07T08:32:00Z">
        <w:r w:rsidRPr="002946D5">
          <w:rPr>
            <w:rFonts w:cs="Times New Roman"/>
            <w:noProof/>
            <w:webHidden/>
          </w:rPr>
          <w:t>36</w:t>
        </w:r>
        <w:r w:rsidRPr="002946D5">
          <w:rPr>
            <w:rFonts w:cs="Times New Roman"/>
            <w:noProof/>
            <w:webHidden/>
          </w:rPr>
          <w:fldChar w:fldCharType="end"/>
        </w:r>
        <w:r w:rsidRPr="009735BB">
          <w:rPr>
            <w:rStyle w:val="Hipercze"/>
            <w:rFonts w:ascii="Times New Roman" w:hAnsi="Times New Roman" w:cs="Times New Roman"/>
            <w:noProof/>
            <w:rPrChange w:id="436" w:author="Alba Colomer Padrosa" w:date="2020-12-07T08:32:00Z">
              <w:rPr>
                <w:rStyle w:val="Hipercze"/>
                <w:noProof/>
              </w:rPr>
            </w:rPrChange>
          </w:rPr>
          <w:fldChar w:fldCharType="end"/>
        </w:r>
      </w:ins>
    </w:p>
    <w:p w14:paraId="7E63604E" w14:textId="77777777" w:rsidR="009735BB" w:rsidRPr="009735BB" w:rsidRDefault="009735BB">
      <w:pPr>
        <w:pStyle w:val="Spisilustracji"/>
        <w:tabs>
          <w:tab w:val="right" w:leader="dot" w:pos="9016"/>
        </w:tabs>
        <w:rPr>
          <w:ins w:id="437" w:author="Alba Colomer Padrosa" w:date="2020-12-07T08:32:00Z"/>
          <w:rFonts w:eastAsiaTheme="minorEastAsia" w:cs="Times New Roman"/>
          <w:noProof/>
          <w:color w:val="auto"/>
          <w:sz w:val="22"/>
          <w:lang w:val="es-ES" w:eastAsia="es-ES"/>
          <w:rPrChange w:id="438" w:author="Alba Colomer Padrosa" w:date="2020-12-07T08:32:00Z">
            <w:rPr>
              <w:ins w:id="439" w:author="Alba Colomer Padrosa" w:date="2020-12-07T08:32:00Z"/>
              <w:rFonts w:asciiTheme="minorHAnsi" w:eastAsiaTheme="minorEastAsia" w:hAnsiTheme="minorHAnsi"/>
              <w:noProof/>
              <w:color w:val="auto"/>
              <w:sz w:val="22"/>
              <w:lang w:val="es-ES" w:eastAsia="es-ES"/>
            </w:rPr>
          </w:rPrChange>
        </w:rPr>
      </w:pPr>
      <w:ins w:id="440"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441" w:author="Alba Colomer Padrosa" w:date="2020-12-07T08:32:00Z">
              <w:rPr>
                <w:rStyle w:val="Hipercze"/>
                <w:noProof/>
              </w:rPr>
            </w:rPrChange>
          </w:rPr>
          <w:instrText xml:space="preserve"> </w:instrText>
        </w:r>
        <w:r w:rsidRPr="009735BB">
          <w:rPr>
            <w:rFonts w:cs="Times New Roman"/>
            <w:noProof/>
            <w:rPrChange w:id="442" w:author="Alba Colomer Padrosa" w:date="2020-12-07T08:32:00Z">
              <w:rPr>
                <w:noProof/>
              </w:rPr>
            </w:rPrChange>
          </w:rPr>
          <w:instrText>HYPERLINK \l "_Toc58222354"</w:instrText>
        </w:r>
        <w:r w:rsidRPr="009735BB">
          <w:rPr>
            <w:rStyle w:val="Hipercze"/>
            <w:rFonts w:ascii="Times New Roman" w:hAnsi="Times New Roman" w:cs="Times New Roman"/>
            <w:noProof/>
            <w:rPrChange w:id="443"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444"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445" w:author="Alba Colomer Padrosa" w:date="2020-12-07T08:32:00Z">
              <w:rPr>
                <w:rStyle w:val="Hipercze"/>
                <w:noProof/>
              </w:rPr>
            </w:rPrChange>
          </w:rPr>
          <w:t>Figure 9 – State-chart diagram for Qualification</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446" w:author="Alba Colomer Padrosa" w:date="2020-12-07T08:32:00Z">
              <w:rPr>
                <w:noProof/>
                <w:webHidden/>
              </w:rPr>
            </w:rPrChange>
          </w:rPr>
          <w:instrText xml:space="preserve"> PAGEREF _Toc58222354 \h </w:instrText>
        </w:r>
      </w:ins>
      <w:r w:rsidRPr="009735BB">
        <w:rPr>
          <w:rFonts w:cs="Times New Roman"/>
          <w:noProof/>
          <w:webHidden/>
          <w:rPrChange w:id="447" w:author="Alba Colomer Padrosa" w:date="2020-12-07T08:32:00Z">
            <w:rPr>
              <w:rFonts w:cs="Times New Roman"/>
              <w:noProof/>
              <w:webHidden/>
            </w:rPr>
          </w:rPrChange>
        </w:rPr>
      </w:r>
      <w:r w:rsidRPr="009735BB">
        <w:rPr>
          <w:rFonts w:cs="Times New Roman"/>
          <w:noProof/>
          <w:webHidden/>
          <w:rPrChange w:id="448" w:author="Alba Colomer Padrosa" w:date="2020-12-07T08:32:00Z">
            <w:rPr>
              <w:noProof/>
              <w:webHidden/>
            </w:rPr>
          </w:rPrChange>
        </w:rPr>
        <w:fldChar w:fldCharType="separate"/>
      </w:r>
      <w:ins w:id="449" w:author="Alba Colomer Padrosa" w:date="2020-12-07T08:32:00Z">
        <w:r w:rsidRPr="002946D5">
          <w:rPr>
            <w:rFonts w:cs="Times New Roman"/>
            <w:noProof/>
            <w:webHidden/>
          </w:rPr>
          <w:t>39</w:t>
        </w:r>
        <w:r w:rsidRPr="002946D5">
          <w:rPr>
            <w:rFonts w:cs="Times New Roman"/>
            <w:noProof/>
            <w:webHidden/>
          </w:rPr>
          <w:fldChar w:fldCharType="end"/>
        </w:r>
        <w:r w:rsidRPr="009735BB">
          <w:rPr>
            <w:rStyle w:val="Hipercze"/>
            <w:rFonts w:ascii="Times New Roman" w:hAnsi="Times New Roman" w:cs="Times New Roman"/>
            <w:noProof/>
            <w:rPrChange w:id="450" w:author="Alba Colomer Padrosa" w:date="2020-12-07T08:32:00Z">
              <w:rPr>
                <w:rStyle w:val="Hipercze"/>
                <w:noProof/>
              </w:rPr>
            </w:rPrChange>
          </w:rPr>
          <w:fldChar w:fldCharType="end"/>
        </w:r>
      </w:ins>
    </w:p>
    <w:p w14:paraId="45729CC0" w14:textId="77777777" w:rsidR="009735BB" w:rsidRPr="009735BB" w:rsidRDefault="009735BB">
      <w:pPr>
        <w:pStyle w:val="Spisilustracji"/>
        <w:tabs>
          <w:tab w:val="right" w:leader="dot" w:pos="9016"/>
        </w:tabs>
        <w:rPr>
          <w:ins w:id="451" w:author="Alba Colomer Padrosa" w:date="2020-12-07T08:32:00Z"/>
          <w:rFonts w:eastAsiaTheme="minorEastAsia" w:cs="Times New Roman"/>
          <w:noProof/>
          <w:color w:val="auto"/>
          <w:sz w:val="22"/>
          <w:lang w:val="es-ES" w:eastAsia="es-ES"/>
          <w:rPrChange w:id="452" w:author="Alba Colomer Padrosa" w:date="2020-12-07T08:32:00Z">
            <w:rPr>
              <w:ins w:id="453" w:author="Alba Colomer Padrosa" w:date="2020-12-07T08:32:00Z"/>
              <w:rFonts w:asciiTheme="minorHAnsi" w:eastAsiaTheme="minorEastAsia" w:hAnsiTheme="minorHAnsi"/>
              <w:noProof/>
              <w:color w:val="auto"/>
              <w:sz w:val="22"/>
              <w:lang w:val="es-ES" w:eastAsia="es-ES"/>
            </w:rPr>
          </w:rPrChange>
        </w:rPr>
      </w:pPr>
      <w:ins w:id="454"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455" w:author="Alba Colomer Padrosa" w:date="2020-12-07T08:32:00Z">
              <w:rPr>
                <w:rStyle w:val="Hipercze"/>
                <w:noProof/>
              </w:rPr>
            </w:rPrChange>
          </w:rPr>
          <w:instrText xml:space="preserve"> </w:instrText>
        </w:r>
        <w:r w:rsidRPr="009735BB">
          <w:rPr>
            <w:rFonts w:cs="Times New Roman"/>
            <w:noProof/>
            <w:rPrChange w:id="456" w:author="Alba Colomer Padrosa" w:date="2020-12-07T08:32:00Z">
              <w:rPr>
                <w:noProof/>
              </w:rPr>
            </w:rPrChange>
          </w:rPr>
          <w:instrText>HYPERLINK \l "_Toc58222355"</w:instrText>
        </w:r>
        <w:r w:rsidRPr="009735BB">
          <w:rPr>
            <w:rStyle w:val="Hipercze"/>
            <w:rFonts w:ascii="Times New Roman" w:hAnsi="Times New Roman" w:cs="Times New Roman"/>
            <w:noProof/>
            <w:rPrChange w:id="457"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458"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459" w:author="Alba Colomer Padrosa" w:date="2020-12-07T08:32:00Z">
              <w:rPr>
                <w:rStyle w:val="Hipercze"/>
                <w:noProof/>
              </w:rPr>
            </w:rPrChange>
          </w:rPr>
          <w:t>Figure 8 – State-chart diagram for a PAC request</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460" w:author="Alba Colomer Padrosa" w:date="2020-12-07T08:32:00Z">
              <w:rPr>
                <w:noProof/>
                <w:webHidden/>
              </w:rPr>
            </w:rPrChange>
          </w:rPr>
          <w:instrText xml:space="preserve"> PAGEREF _Toc58222355 \h </w:instrText>
        </w:r>
      </w:ins>
      <w:r w:rsidRPr="009735BB">
        <w:rPr>
          <w:rFonts w:cs="Times New Roman"/>
          <w:noProof/>
          <w:webHidden/>
          <w:rPrChange w:id="461" w:author="Alba Colomer Padrosa" w:date="2020-12-07T08:32:00Z">
            <w:rPr>
              <w:rFonts w:cs="Times New Roman"/>
              <w:noProof/>
              <w:webHidden/>
            </w:rPr>
          </w:rPrChange>
        </w:rPr>
      </w:r>
      <w:r w:rsidRPr="009735BB">
        <w:rPr>
          <w:rFonts w:cs="Times New Roman"/>
          <w:noProof/>
          <w:webHidden/>
          <w:rPrChange w:id="462" w:author="Alba Colomer Padrosa" w:date="2020-12-07T08:32:00Z">
            <w:rPr>
              <w:noProof/>
              <w:webHidden/>
            </w:rPr>
          </w:rPrChange>
        </w:rPr>
        <w:fldChar w:fldCharType="separate"/>
      </w:r>
      <w:ins w:id="463" w:author="Alba Colomer Padrosa" w:date="2020-12-07T08:32:00Z">
        <w:r w:rsidRPr="002946D5">
          <w:rPr>
            <w:rFonts w:cs="Times New Roman"/>
            <w:noProof/>
            <w:webHidden/>
          </w:rPr>
          <w:t>47</w:t>
        </w:r>
        <w:r w:rsidRPr="002946D5">
          <w:rPr>
            <w:rFonts w:cs="Times New Roman"/>
            <w:noProof/>
            <w:webHidden/>
          </w:rPr>
          <w:fldChar w:fldCharType="end"/>
        </w:r>
        <w:r w:rsidRPr="009735BB">
          <w:rPr>
            <w:rStyle w:val="Hipercze"/>
            <w:rFonts w:ascii="Times New Roman" w:hAnsi="Times New Roman" w:cs="Times New Roman"/>
            <w:noProof/>
            <w:rPrChange w:id="464" w:author="Alba Colomer Padrosa" w:date="2020-12-07T08:32:00Z">
              <w:rPr>
                <w:rStyle w:val="Hipercze"/>
                <w:noProof/>
              </w:rPr>
            </w:rPrChange>
          </w:rPr>
          <w:fldChar w:fldCharType="end"/>
        </w:r>
      </w:ins>
    </w:p>
    <w:p w14:paraId="43B71EDE" w14:textId="77777777" w:rsidR="00DF74E4" w:rsidRPr="009735BB" w:rsidDel="009735BB" w:rsidRDefault="00DF74E4">
      <w:pPr>
        <w:pStyle w:val="Spisilustracji"/>
        <w:tabs>
          <w:tab w:val="right" w:leader="dot" w:pos="9016"/>
        </w:tabs>
        <w:rPr>
          <w:del w:id="465" w:author="Alba Colomer Padrosa" w:date="2020-12-07T08:32:00Z"/>
          <w:rFonts w:eastAsiaTheme="minorEastAsia" w:cs="Times New Roman"/>
          <w:noProof/>
          <w:color w:val="auto"/>
          <w:sz w:val="22"/>
          <w:lang w:eastAsia="es-ES"/>
        </w:rPr>
      </w:pPr>
      <w:del w:id="466" w:author="Alba Colomer Padrosa" w:date="2020-12-07T08:32:00Z">
        <w:r w:rsidRPr="009735BB" w:rsidDel="009735BB">
          <w:rPr>
            <w:rStyle w:val="Hipercze"/>
            <w:rFonts w:ascii="Times New Roman" w:hAnsi="Times New Roman" w:cs="Times New Roman"/>
            <w:noProof/>
            <w:rPrChange w:id="467" w:author="Alba Colomer Padrosa" w:date="2020-12-07T08:32:00Z">
              <w:rPr>
                <w:rStyle w:val="Hipercze"/>
                <w:rFonts w:ascii="Times New Roman" w:hAnsi="Times New Roman" w:cs="Times New Roman"/>
              </w:rPr>
            </w:rPrChange>
          </w:rPr>
          <w:delText>Figure 1 - Basic diagram of a FA with the participation of a CPB</w:delText>
        </w:r>
        <w:r w:rsidRPr="009735BB" w:rsidDel="009735BB">
          <w:rPr>
            <w:rFonts w:cs="Times New Roman"/>
            <w:noProof/>
            <w:webHidden/>
          </w:rPr>
          <w:tab/>
        </w:r>
        <w:r w:rsidR="003B5C32" w:rsidRPr="009735BB" w:rsidDel="009735BB">
          <w:rPr>
            <w:rFonts w:cs="Times New Roman"/>
            <w:noProof/>
            <w:webHidden/>
          </w:rPr>
          <w:delText>7</w:delText>
        </w:r>
      </w:del>
    </w:p>
    <w:p w14:paraId="632815A5" w14:textId="77777777" w:rsidR="00DF74E4" w:rsidRPr="009735BB" w:rsidDel="009735BB" w:rsidRDefault="00DF74E4">
      <w:pPr>
        <w:pStyle w:val="Spisilustracji"/>
        <w:tabs>
          <w:tab w:val="right" w:leader="dot" w:pos="9016"/>
        </w:tabs>
        <w:rPr>
          <w:del w:id="468" w:author="Alba Colomer Padrosa" w:date="2020-12-07T08:32:00Z"/>
          <w:rFonts w:eastAsiaTheme="minorEastAsia" w:cs="Times New Roman"/>
          <w:noProof/>
          <w:color w:val="auto"/>
          <w:sz w:val="22"/>
          <w:lang w:eastAsia="es-ES"/>
        </w:rPr>
      </w:pPr>
      <w:del w:id="469" w:author="Alba Colomer Padrosa" w:date="2020-12-07T08:32:00Z">
        <w:r w:rsidRPr="009735BB" w:rsidDel="009735BB">
          <w:rPr>
            <w:rStyle w:val="Hipercze"/>
            <w:rFonts w:ascii="Times New Roman" w:hAnsi="Times New Roman" w:cs="Times New Roman"/>
            <w:noProof/>
            <w:rPrChange w:id="470" w:author="Alba Colomer Padrosa" w:date="2020-12-07T08:32:00Z">
              <w:rPr>
                <w:rStyle w:val="Hipercze"/>
                <w:rFonts w:ascii="Times New Roman" w:hAnsi="Times New Roman" w:cs="Times New Roman"/>
              </w:rPr>
            </w:rPrChange>
          </w:rPr>
          <w:delText>Figure 2 – BPMN for the general process of a FA</w:delText>
        </w:r>
        <w:r w:rsidRPr="009735BB" w:rsidDel="009735BB">
          <w:rPr>
            <w:rFonts w:cs="Times New Roman"/>
            <w:noProof/>
            <w:webHidden/>
          </w:rPr>
          <w:tab/>
        </w:r>
        <w:r w:rsidR="003B5C32" w:rsidRPr="009735BB" w:rsidDel="009735BB">
          <w:rPr>
            <w:rFonts w:cs="Times New Roman"/>
            <w:noProof/>
            <w:webHidden/>
          </w:rPr>
          <w:delText>10</w:delText>
        </w:r>
      </w:del>
    </w:p>
    <w:p w14:paraId="13D34378" w14:textId="77777777" w:rsidR="00DF74E4" w:rsidRPr="009735BB" w:rsidDel="009735BB" w:rsidRDefault="00DF74E4">
      <w:pPr>
        <w:pStyle w:val="Spisilustracji"/>
        <w:tabs>
          <w:tab w:val="right" w:leader="dot" w:pos="9016"/>
        </w:tabs>
        <w:rPr>
          <w:del w:id="471" w:author="Alba Colomer Padrosa" w:date="2020-12-07T08:32:00Z"/>
          <w:rFonts w:eastAsiaTheme="minorEastAsia" w:cs="Times New Roman"/>
          <w:noProof/>
          <w:color w:val="auto"/>
          <w:sz w:val="22"/>
          <w:lang w:eastAsia="es-ES"/>
        </w:rPr>
      </w:pPr>
      <w:del w:id="472" w:author="Alba Colomer Padrosa" w:date="2020-12-07T08:32:00Z">
        <w:r w:rsidRPr="009735BB" w:rsidDel="009735BB">
          <w:rPr>
            <w:rStyle w:val="Hipercze"/>
            <w:rFonts w:ascii="Times New Roman" w:hAnsi="Times New Roman" w:cs="Times New Roman"/>
            <w:noProof/>
            <w:rPrChange w:id="473" w:author="Alba Colomer Padrosa" w:date="2020-12-07T08:32:00Z">
              <w:rPr>
                <w:rStyle w:val="Hipercze"/>
                <w:rFonts w:ascii="Times New Roman" w:hAnsi="Times New Roman" w:cs="Times New Roman"/>
              </w:rPr>
            </w:rPrChange>
          </w:rPr>
          <w:delText>Figure 3 – OCDS design for a FA</w:delText>
        </w:r>
        <w:r w:rsidRPr="009735BB" w:rsidDel="009735BB">
          <w:rPr>
            <w:rFonts w:cs="Times New Roman"/>
            <w:noProof/>
            <w:webHidden/>
          </w:rPr>
          <w:tab/>
        </w:r>
        <w:r w:rsidR="003B5C32" w:rsidRPr="009735BB" w:rsidDel="009735BB">
          <w:rPr>
            <w:rFonts w:cs="Times New Roman"/>
            <w:noProof/>
            <w:webHidden/>
          </w:rPr>
          <w:delText>11</w:delText>
        </w:r>
      </w:del>
    </w:p>
    <w:p w14:paraId="2AD014FB" w14:textId="77777777" w:rsidR="00DF74E4" w:rsidRPr="009735BB" w:rsidDel="009735BB" w:rsidRDefault="00DF74E4">
      <w:pPr>
        <w:pStyle w:val="Spisilustracji"/>
        <w:tabs>
          <w:tab w:val="right" w:leader="dot" w:pos="9016"/>
        </w:tabs>
        <w:rPr>
          <w:del w:id="474" w:author="Alba Colomer Padrosa" w:date="2020-12-07T08:32:00Z"/>
          <w:rFonts w:eastAsiaTheme="minorEastAsia" w:cs="Times New Roman"/>
          <w:noProof/>
          <w:color w:val="auto"/>
          <w:sz w:val="22"/>
          <w:lang w:eastAsia="es-ES"/>
        </w:rPr>
      </w:pPr>
      <w:del w:id="475" w:author="Alba Colomer Padrosa" w:date="2020-12-07T08:32:00Z">
        <w:r w:rsidRPr="009735BB" w:rsidDel="009735BB">
          <w:rPr>
            <w:rStyle w:val="Hipercze"/>
            <w:rFonts w:ascii="Times New Roman" w:hAnsi="Times New Roman" w:cs="Times New Roman"/>
            <w:noProof/>
            <w:rPrChange w:id="476" w:author="Alba Colomer Padrosa" w:date="2020-12-07T08:32:00Z">
              <w:rPr>
                <w:rStyle w:val="Hipercze"/>
                <w:rFonts w:ascii="Times New Roman" w:hAnsi="Times New Roman" w:cs="Times New Roman"/>
              </w:rPr>
            </w:rPrChange>
          </w:rPr>
          <w:delText>Figure 4 - BPMN for initiation of a FA</w:delText>
        </w:r>
        <w:r w:rsidRPr="009735BB" w:rsidDel="009735BB">
          <w:rPr>
            <w:rFonts w:cs="Times New Roman"/>
            <w:noProof/>
            <w:webHidden/>
          </w:rPr>
          <w:tab/>
        </w:r>
        <w:r w:rsidR="003B5C32" w:rsidRPr="009735BB" w:rsidDel="009735BB">
          <w:rPr>
            <w:rFonts w:cs="Times New Roman"/>
            <w:noProof/>
            <w:webHidden/>
          </w:rPr>
          <w:delText>20</w:delText>
        </w:r>
      </w:del>
    </w:p>
    <w:p w14:paraId="0BC1B87B" w14:textId="77777777" w:rsidR="00DF74E4" w:rsidRPr="009735BB" w:rsidDel="009735BB" w:rsidRDefault="00DF74E4">
      <w:pPr>
        <w:pStyle w:val="Spisilustracji"/>
        <w:tabs>
          <w:tab w:val="right" w:leader="dot" w:pos="9016"/>
        </w:tabs>
        <w:rPr>
          <w:del w:id="477" w:author="Alba Colomer Padrosa" w:date="2020-12-07T08:32:00Z"/>
          <w:rFonts w:eastAsiaTheme="minorEastAsia" w:cs="Times New Roman"/>
          <w:noProof/>
          <w:color w:val="auto"/>
          <w:sz w:val="22"/>
          <w:lang w:eastAsia="es-ES"/>
        </w:rPr>
      </w:pPr>
      <w:del w:id="478" w:author="Alba Colomer Padrosa" w:date="2020-12-07T08:32:00Z">
        <w:r w:rsidRPr="009735BB" w:rsidDel="009735BB">
          <w:rPr>
            <w:rStyle w:val="Hipercze"/>
            <w:rFonts w:ascii="Times New Roman" w:hAnsi="Times New Roman" w:cs="Times New Roman"/>
            <w:noProof/>
            <w:rPrChange w:id="479" w:author="Alba Colomer Padrosa" w:date="2020-12-07T08:32:00Z">
              <w:rPr>
                <w:rStyle w:val="Hipercze"/>
                <w:rFonts w:ascii="Times New Roman" w:hAnsi="Times New Roman" w:cs="Times New Roman"/>
              </w:rPr>
            </w:rPrChange>
          </w:rPr>
          <w:delText>Figure 5 - BPMN for aggregated planning</w:delText>
        </w:r>
        <w:r w:rsidRPr="009735BB" w:rsidDel="009735BB">
          <w:rPr>
            <w:rFonts w:cs="Times New Roman"/>
            <w:noProof/>
            <w:webHidden/>
          </w:rPr>
          <w:tab/>
        </w:r>
        <w:r w:rsidR="003B5C32" w:rsidRPr="009735BB" w:rsidDel="009735BB">
          <w:rPr>
            <w:rFonts w:cs="Times New Roman"/>
            <w:noProof/>
            <w:webHidden/>
          </w:rPr>
          <w:delText>20</w:delText>
        </w:r>
      </w:del>
    </w:p>
    <w:p w14:paraId="21CEEB40" w14:textId="77777777" w:rsidR="00DF74E4" w:rsidRPr="009735BB" w:rsidDel="009735BB" w:rsidRDefault="00DF74E4">
      <w:pPr>
        <w:pStyle w:val="Spisilustracji"/>
        <w:tabs>
          <w:tab w:val="right" w:leader="dot" w:pos="9016"/>
        </w:tabs>
        <w:rPr>
          <w:del w:id="480" w:author="Alba Colomer Padrosa" w:date="2020-12-07T08:32:00Z"/>
          <w:rFonts w:eastAsiaTheme="minorEastAsia" w:cs="Times New Roman"/>
          <w:noProof/>
          <w:color w:val="auto"/>
          <w:sz w:val="22"/>
          <w:lang w:eastAsia="es-ES"/>
        </w:rPr>
      </w:pPr>
      <w:del w:id="481" w:author="Alba Colomer Padrosa" w:date="2020-12-07T08:32:00Z">
        <w:r w:rsidRPr="009735BB" w:rsidDel="009735BB">
          <w:rPr>
            <w:rStyle w:val="Hipercze"/>
            <w:rFonts w:ascii="Times New Roman" w:hAnsi="Times New Roman" w:cs="Times New Roman"/>
            <w:noProof/>
            <w:rPrChange w:id="482" w:author="Alba Colomer Padrosa" w:date="2020-12-07T08:32:00Z">
              <w:rPr>
                <w:rStyle w:val="Hipercze"/>
                <w:rFonts w:ascii="Times New Roman" w:hAnsi="Times New Roman" w:cs="Times New Roman"/>
              </w:rPr>
            </w:rPrChange>
          </w:rPr>
          <w:delText>Figure 5 – Component diagram for aggregated planning</w:delText>
        </w:r>
        <w:r w:rsidRPr="009735BB" w:rsidDel="009735BB">
          <w:rPr>
            <w:rFonts w:cs="Times New Roman"/>
            <w:noProof/>
            <w:webHidden/>
          </w:rPr>
          <w:tab/>
        </w:r>
        <w:r w:rsidR="003B5C32" w:rsidRPr="009735BB" w:rsidDel="009735BB">
          <w:rPr>
            <w:rFonts w:cs="Times New Roman"/>
            <w:noProof/>
            <w:webHidden/>
          </w:rPr>
          <w:delText>21</w:delText>
        </w:r>
      </w:del>
    </w:p>
    <w:p w14:paraId="1A23C24E" w14:textId="77777777" w:rsidR="00DF74E4" w:rsidRPr="009735BB" w:rsidDel="009735BB" w:rsidRDefault="00DF74E4">
      <w:pPr>
        <w:pStyle w:val="Spisilustracji"/>
        <w:tabs>
          <w:tab w:val="right" w:leader="dot" w:pos="9016"/>
        </w:tabs>
        <w:rPr>
          <w:del w:id="483" w:author="Alba Colomer Padrosa" w:date="2020-12-07T08:32:00Z"/>
          <w:rFonts w:eastAsiaTheme="minorEastAsia" w:cs="Times New Roman"/>
          <w:noProof/>
          <w:color w:val="auto"/>
          <w:sz w:val="22"/>
          <w:lang w:eastAsia="es-ES"/>
        </w:rPr>
      </w:pPr>
      <w:del w:id="484" w:author="Alba Colomer Padrosa" w:date="2020-12-07T08:32:00Z">
        <w:r w:rsidRPr="009735BB" w:rsidDel="009735BB">
          <w:rPr>
            <w:rStyle w:val="Hipercze"/>
            <w:rFonts w:ascii="Times New Roman" w:hAnsi="Times New Roman" w:cs="Times New Roman"/>
            <w:noProof/>
            <w:rPrChange w:id="485" w:author="Alba Colomer Padrosa" w:date="2020-12-07T08:32:00Z">
              <w:rPr>
                <w:rStyle w:val="Hipercze"/>
                <w:rFonts w:ascii="Times New Roman" w:hAnsi="Times New Roman" w:cs="Times New Roman"/>
              </w:rPr>
            </w:rPrChange>
          </w:rPr>
          <w:delText>Figure 7 – State-chart diagram for the conclusion of a FA</w:delText>
        </w:r>
        <w:r w:rsidRPr="009735BB" w:rsidDel="009735BB">
          <w:rPr>
            <w:rFonts w:cs="Times New Roman"/>
            <w:noProof/>
            <w:webHidden/>
          </w:rPr>
          <w:tab/>
        </w:r>
        <w:r w:rsidR="003B5C32" w:rsidRPr="009735BB" w:rsidDel="009735BB">
          <w:rPr>
            <w:rFonts w:cs="Times New Roman"/>
            <w:noProof/>
            <w:webHidden/>
          </w:rPr>
          <w:delText>32</w:delText>
        </w:r>
      </w:del>
    </w:p>
    <w:p w14:paraId="68E1EBD2" w14:textId="77777777" w:rsidR="00DF74E4" w:rsidRPr="009735BB" w:rsidDel="009735BB" w:rsidRDefault="00DF74E4">
      <w:pPr>
        <w:pStyle w:val="Spisilustracji"/>
        <w:tabs>
          <w:tab w:val="right" w:leader="dot" w:pos="9016"/>
        </w:tabs>
        <w:rPr>
          <w:del w:id="486" w:author="Alba Colomer Padrosa" w:date="2020-12-07T08:32:00Z"/>
          <w:rFonts w:eastAsiaTheme="minorEastAsia" w:cs="Times New Roman"/>
          <w:noProof/>
          <w:color w:val="auto"/>
          <w:sz w:val="22"/>
          <w:lang w:eastAsia="es-ES"/>
        </w:rPr>
      </w:pPr>
      <w:del w:id="487" w:author="Alba Colomer Padrosa" w:date="2020-12-07T08:32:00Z">
        <w:r w:rsidRPr="009735BB" w:rsidDel="009735BB">
          <w:rPr>
            <w:rStyle w:val="Hipercze"/>
            <w:rFonts w:ascii="Times New Roman" w:hAnsi="Times New Roman" w:cs="Times New Roman"/>
            <w:noProof/>
            <w:rPrChange w:id="488" w:author="Alba Colomer Padrosa" w:date="2020-12-07T08:32:00Z">
              <w:rPr>
                <w:rStyle w:val="Hipercze"/>
                <w:rFonts w:ascii="Times New Roman" w:hAnsi="Times New Roman" w:cs="Times New Roman"/>
              </w:rPr>
            </w:rPrChange>
          </w:rPr>
          <w:delText>Figure 8 – State-chart diagram for submission of EoIs</w:delText>
        </w:r>
        <w:r w:rsidRPr="009735BB" w:rsidDel="009735BB">
          <w:rPr>
            <w:rFonts w:cs="Times New Roman"/>
            <w:noProof/>
            <w:webHidden/>
          </w:rPr>
          <w:tab/>
        </w:r>
        <w:r w:rsidR="003B5C32" w:rsidRPr="009735BB" w:rsidDel="009735BB">
          <w:rPr>
            <w:rFonts w:cs="Times New Roman"/>
            <w:noProof/>
            <w:webHidden/>
          </w:rPr>
          <w:delText>35</w:delText>
        </w:r>
      </w:del>
    </w:p>
    <w:p w14:paraId="3E20CE0D" w14:textId="77777777" w:rsidR="00DF74E4" w:rsidRPr="009735BB" w:rsidDel="009735BB" w:rsidRDefault="00DF74E4">
      <w:pPr>
        <w:pStyle w:val="Spisilustracji"/>
        <w:tabs>
          <w:tab w:val="right" w:leader="dot" w:pos="9016"/>
        </w:tabs>
        <w:rPr>
          <w:del w:id="489" w:author="Alba Colomer Padrosa" w:date="2020-12-07T08:32:00Z"/>
          <w:rFonts w:eastAsiaTheme="minorEastAsia" w:cs="Times New Roman"/>
          <w:noProof/>
          <w:color w:val="auto"/>
          <w:sz w:val="22"/>
          <w:lang w:eastAsia="es-ES"/>
        </w:rPr>
      </w:pPr>
      <w:del w:id="490" w:author="Alba Colomer Padrosa" w:date="2020-12-07T08:32:00Z">
        <w:r w:rsidRPr="009735BB" w:rsidDel="009735BB">
          <w:rPr>
            <w:rStyle w:val="Hipercze"/>
            <w:rFonts w:ascii="Times New Roman" w:hAnsi="Times New Roman" w:cs="Times New Roman"/>
            <w:noProof/>
            <w:rPrChange w:id="491" w:author="Alba Colomer Padrosa" w:date="2020-12-07T08:32:00Z">
              <w:rPr>
                <w:rStyle w:val="Hipercze"/>
                <w:rFonts w:ascii="Times New Roman" w:hAnsi="Times New Roman" w:cs="Times New Roman"/>
              </w:rPr>
            </w:rPrChange>
          </w:rPr>
          <w:delText>Figure 9 – State-chart diagram for Qualification</w:delText>
        </w:r>
        <w:r w:rsidRPr="009735BB" w:rsidDel="009735BB">
          <w:rPr>
            <w:rFonts w:cs="Times New Roman"/>
            <w:noProof/>
            <w:webHidden/>
          </w:rPr>
          <w:tab/>
        </w:r>
        <w:r w:rsidR="003B5C32" w:rsidRPr="009735BB" w:rsidDel="009735BB">
          <w:rPr>
            <w:rFonts w:cs="Times New Roman"/>
            <w:noProof/>
            <w:webHidden/>
          </w:rPr>
          <w:delText>38</w:delText>
        </w:r>
      </w:del>
    </w:p>
    <w:p w14:paraId="0B8D9EBE" w14:textId="77777777" w:rsidR="00DF74E4" w:rsidRPr="009735BB" w:rsidDel="009735BB" w:rsidRDefault="00DF74E4">
      <w:pPr>
        <w:pStyle w:val="Spisilustracji"/>
        <w:tabs>
          <w:tab w:val="right" w:leader="dot" w:pos="9016"/>
        </w:tabs>
        <w:rPr>
          <w:del w:id="492" w:author="Alba Colomer Padrosa" w:date="2020-12-07T08:32:00Z"/>
          <w:rFonts w:eastAsiaTheme="minorEastAsia" w:cs="Times New Roman"/>
          <w:noProof/>
          <w:color w:val="auto"/>
          <w:sz w:val="22"/>
          <w:lang w:eastAsia="es-ES"/>
        </w:rPr>
      </w:pPr>
      <w:del w:id="493" w:author="Alba Colomer Padrosa" w:date="2020-12-07T08:32:00Z">
        <w:r w:rsidRPr="009735BB" w:rsidDel="009735BB">
          <w:rPr>
            <w:rStyle w:val="Hipercze"/>
            <w:rFonts w:ascii="Times New Roman" w:hAnsi="Times New Roman" w:cs="Times New Roman"/>
            <w:noProof/>
            <w:rPrChange w:id="494" w:author="Alba Colomer Padrosa" w:date="2020-12-07T08:32:00Z">
              <w:rPr>
                <w:rStyle w:val="Hipercze"/>
                <w:rFonts w:ascii="Times New Roman" w:hAnsi="Times New Roman" w:cs="Times New Roman"/>
              </w:rPr>
            </w:rPrChange>
          </w:rPr>
          <w:delText>Figure 8 – State-chart diagram for a PAC request</w:delText>
        </w:r>
        <w:r w:rsidRPr="009735BB" w:rsidDel="009735BB">
          <w:rPr>
            <w:rFonts w:cs="Times New Roman"/>
            <w:noProof/>
            <w:webHidden/>
          </w:rPr>
          <w:tab/>
        </w:r>
        <w:r w:rsidR="003B5C32" w:rsidRPr="009735BB" w:rsidDel="009735BB">
          <w:rPr>
            <w:rFonts w:cs="Times New Roman"/>
            <w:noProof/>
            <w:webHidden/>
          </w:rPr>
          <w:delText>46</w:delText>
        </w:r>
      </w:del>
    </w:p>
    <w:p w14:paraId="19D35A4E" w14:textId="77777777" w:rsidR="002A0A05" w:rsidRPr="00FF0611" w:rsidRDefault="002A0A05" w:rsidP="00DB6239">
      <w:pPr>
        <w:rPr>
          <w:rFonts w:ascii="Times New Roman" w:hAnsi="Times New Roman" w:cs="Times New Roman"/>
          <w:b/>
          <w:color w:val="00539B"/>
          <w:lang w:val="en-GB"/>
        </w:rPr>
      </w:pPr>
      <w:r w:rsidRPr="00D061AE">
        <w:rPr>
          <w:rFonts w:ascii="Times New Roman" w:hAnsi="Times New Roman" w:cs="Times New Roman"/>
          <w:b/>
          <w:color w:val="00539B"/>
          <w:lang w:val="en-GB"/>
        </w:rPr>
        <w:fldChar w:fldCharType="end"/>
      </w:r>
    </w:p>
    <w:p w14:paraId="56354D22" w14:textId="77777777" w:rsidR="00DB6239" w:rsidRPr="00FF0611" w:rsidRDefault="00DB6239" w:rsidP="00DB6239">
      <w:pPr>
        <w:rPr>
          <w:rFonts w:ascii="Times New Roman" w:hAnsi="Times New Roman" w:cs="Times New Roman"/>
          <w:b/>
          <w:color w:val="00539B"/>
          <w:lang w:val="en-GB"/>
        </w:rPr>
      </w:pPr>
      <w:r w:rsidRPr="00FF0611">
        <w:rPr>
          <w:rFonts w:ascii="Times New Roman" w:hAnsi="Times New Roman" w:cs="Times New Roman"/>
          <w:b/>
          <w:color w:val="00539B"/>
          <w:lang w:val="en-GB"/>
        </w:rPr>
        <w:t>LIST OF TABLES</w:t>
      </w:r>
    </w:p>
    <w:p w14:paraId="269AF3A4" w14:textId="77777777" w:rsidR="009735BB" w:rsidRPr="009735BB" w:rsidRDefault="00DB6239">
      <w:pPr>
        <w:pStyle w:val="Spisilustracji"/>
        <w:tabs>
          <w:tab w:val="right" w:leader="dot" w:pos="9016"/>
        </w:tabs>
        <w:rPr>
          <w:ins w:id="495" w:author="Alba Colomer Padrosa" w:date="2020-12-07T08:32:00Z"/>
          <w:rFonts w:eastAsiaTheme="minorEastAsia" w:cs="Times New Roman"/>
          <w:noProof/>
          <w:color w:val="auto"/>
          <w:sz w:val="22"/>
          <w:lang w:val="es-ES" w:eastAsia="es-ES"/>
          <w:rPrChange w:id="496" w:author="Alba Colomer Padrosa" w:date="2020-12-07T08:32:00Z">
            <w:rPr>
              <w:ins w:id="497" w:author="Alba Colomer Padrosa" w:date="2020-12-07T08:32:00Z"/>
              <w:rFonts w:asciiTheme="minorHAnsi" w:eastAsiaTheme="minorEastAsia" w:hAnsiTheme="minorHAnsi"/>
              <w:noProof/>
              <w:color w:val="auto"/>
              <w:sz w:val="22"/>
              <w:lang w:val="es-ES" w:eastAsia="es-ES"/>
            </w:rPr>
          </w:rPrChange>
        </w:rPr>
      </w:pPr>
      <w:r w:rsidRPr="00D061AE">
        <w:rPr>
          <w:rFonts w:cs="Times New Roman"/>
        </w:rPr>
        <w:fldChar w:fldCharType="begin"/>
      </w:r>
      <w:r w:rsidRPr="009735BB">
        <w:rPr>
          <w:rFonts w:cs="Times New Roman"/>
        </w:rPr>
        <w:instrText xml:space="preserve"> TOC \h \z \c "Table" </w:instrText>
      </w:r>
      <w:r w:rsidRPr="00D061AE">
        <w:rPr>
          <w:rFonts w:cs="Times New Roman"/>
          <w:rPrChange w:id="498" w:author="Alba Colomer Padrosa" w:date="2020-12-07T08:32:00Z">
            <w:rPr>
              <w:rFonts w:cs="Times New Roman"/>
              <w:color w:val="auto"/>
              <w:sz w:val="22"/>
            </w:rPr>
          </w:rPrChange>
        </w:rPr>
        <w:fldChar w:fldCharType="separate"/>
      </w:r>
      <w:ins w:id="499" w:author="Alba Colomer Padrosa" w:date="2020-12-07T08:32:00Z">
        <w:r w:rsidR="009735BB" w:rsidRPr="009735BB">
          <w:rPr>
            <w:rStyle w:val="Hipercze"/>
            <w:rFonts w:ascii="Times New Roman" w:hAnsi="Times New Roman" w:cs="Times New Roman"/>
            <w:noProof/>
          </w:rPr>
          <w:fldChar w:fldCharType="begin"/>
        </w:r>
        <w:r w:rsidR="009735BB" w:rsidRPr="009735BB">
          <w:rPr>
            <w:rStyle w:val="Hipercze"/>
            <w:rFonts w:ascii="Times New Roman" w:hAnsi="Times New Roman" w:cs="Times New Roman"/>
            <w:noProof/>
            <w:rPrChange w:id="500" w:author="Alba Colomer Padrosa" w:date="2020-12-07T08:32:00Z">
              <w:rPr>
                <w:rStyle w:val="Hipercze"/>
                <w:noProof/>
              </w:rPr>
            </w:rPrChange>
          </w:rPr>
          <w:instrText xml:space="preserve"> </w:instrText>
        </w:r>
        <w:r w:rsidR="009735BB" w:rsidRPr="009735BB">
          <w:rPr>
            <w:rFonts w:cs="Times New Roman"/>
            <w:noProof/>
            <w:rPrChange w:id="501" w:author="Alba Colomer Padrosa" w:date="2020-12-07T08:32:00Z">
              <w:rPr>
                <w:noProof/>
              </w:rPr>
            </w:rPrChange>
          </w:rPr>
          <w:instrText>HYPERLINK \l "_Toc58222356"</w:instrText>
        </w:r>
        <w:r w:rsidR="009735BB" w:rsidRPr="009735BB">
          <w:rPr>
            <w:rStyle w:val="Hipercze"/>
            <w:rFonts w:ascii="Times New Roman" w:hAnsi="Times New Roman" w:cs="Times New Roman"/>
            <w:noProof/>
            <w:rPrChange w:id="502" w:author="Alba Colomer Padrosa" w:date="2020-12-07T08:32:00Z">
              <w:rPr>
                <w:rStyle w:val="Hipercze"/>
                <w:noProof/>
              </w:rPr>
            </w:rPrChange>
          </w:rPr>
          <w:instrText xml:space="preserve"> </w:instrText>
        </w:r>
        <w:r w:rsidR="009735BB" w:rsidRPr="009735BB">
          <w:rPr>
            <w:rStyle w:val="Hipercze"/>
            <w:rFonts w:ascii="Times New Roman" w:hAnsi="Times New Roman" w:cs="Times New Roman"/>
            <w:noProof/>
            <w:rPrChange w:id="503" w:author="Alba Colomer Padrosa" w:date="2020-12-07T08:32:00Z">
              <w:rPr>
                <w:rStyle w:val="Hipercze"/>
                <w:noProof/>
              </w:rPr>
            </w:rPrChange>
          </w:rPr>
          <w:fldChar w:fldCharType="separate"/>
        </w:r>
        <w:r w:rsidR="009735BB" w:rsidRPr="009735BB">
          <w:rPr>
            <w:rStyle w:val="Hipercze"/>
            <w:rFonts w:ascii="Times New Roman" w:hAnsi="Times New Roman" w:cs="Times New Roman"/>
            <w:noProof/>
            <w:rPrChange w:id="504" w:author="Alba Colomer Padrosa" w:date="2020-12-07T08:32:00Z">
              <w:rPr>
                <w:rStyle w:val="Hipercze"/>
                <w:noProof/>
              </w:rPr>
            </w:rPrChange>
          </w:rPr>
          <w:t>Table 1 – Main data blocks involved in a FA</w:t>
        </w:r>
        <w:r w:rsidR="009735BB" w:rsidRPr="002946D5">
          <w:rPr>
            <w:rFonts w:cs="Times New Roman"/>
            <w:noProof/>
            <w:webHidden/>
          </w:rPr>
          <w:tab/>
        </w:r>
        <w:r w:rsidR="009735BB" w:rsidRPr="002946D5">
          <w:rPr>
            <w:rFonts w:cs="Times New Roman"/>
            <w:noProof/>
            <w:webHidden/>
          </w:rPr>
          <w:fldChar w:fldCharType="begin"/>
        </w:r>
        <w:r w:rsidR="009735BB" w:rsidRPr="009735BB">
          <w:rPr>
            <w:rFonts w:cs="Times New Roman"/>
            <w:noProof/>
            <w:webHidden/>
            <w:rPrChange w:id="505" w:author="Alba Colomer Padrosa" w:date="2020-12-07T08:32:00Z">
              <w:rPr>
                <w:noProof/>
                <w:webHidden/>
              </w:rPr>
            </w:rPrChange>
          </w:rPr>
          <w:instrText xml:space="preserve"> PAGEREF _Toc58222356 \h </w:instrText>
        </w:r>
      </w:ins>
      <w:r w:rsidR="009735BB" w:rsidRPr="009735BB">
        <w:rPr>
          <w:rFonts w:cs="Times New Roman"/>
          <w:noProof/>
          <w:webHidden/>
          <w:rPrChange w:id="506" w:author="Alba Colomer Padrosa" w:date="2020-12-07T08:32:00Z">
            <w:rPr>
              <w:rFonts w:cs="Times New Roman"/>
              <w:noProof/>
              <w:webHidden/>
            </w:rPr>
          </w:rPrChange>
        </w:rPr>
      </w:r>
      <w:r w:rsidR="009735BB" w:rsidRPr="009735BB">
        <w:rPr>
          <w:rFonts w:cs="Times New Roman"/>
          <w:noProof/>
          <w:webHidden/>
          <w:rPrChange w:id="507" w:author="Alba Colomer Padrosa" w:date="2020-12-07T08:32:00Z">
            <w:rPr>
              <w:noProof/>
              <w:webHidden/>
            </w:rPr>
          </w:rPrChange>
        </w:rPr>
        <w:fldChar w:fldCharType="separate"/>
      </w:r>
      <w:ins w:id="508" w:author="Alba Colomer Padrosa" w:date="2020-12-07T08:32:00Z">
        <w:r w:rsidR="009735BB" w:rsidRPr="002946D5">
          <w:rPr>
            <w:rFonts w:cs="Times New Roman"/>
            <w:noProof/>
            <w:webHidden/>
          </w:rPr>
          <w:t>9</w:t>
        </w:r>
        <w:r w:rsidR="009735BB" w:rsidRPr="002946D5">
          <w:rPr>
            <w:rFonts w:cs="Times New Roman"/>
            <w:noProof/>
            <w:webHidden/>
          </w:rPr>
          <w:fldChar w:fldCharType="end"/>
        </w:r>
        <w:r w:rsidR="009735BB" w:rsidRPr="009735BB">
          <w:rPr>
            <w:rStyle w:val="Hipercze"/>
            <w:rFonts w:ascii="Times New Roman" w:hAnsi="Times New Roman" w:cs="Times New Roman"/>
            <w:noProof/>
            <w:rPrChange w:id="509" w:author="Alba Colomer Padrosa" w:date="2020-12-07T08:32:00Z">
              <w:rPr>
                <w:rStyle w:val="Hipercze"/>
                <w:noProof/>
              </w:rPr>
            </w:rPrChange>
          </w:rPr>
          <w:fldChar w:fldCharType="end"/>
        </w:r>
      </w:ins>
    </w:p>
    <w:p w14:paraId="21819D31" w14:textId="77777777" w:rsidR="009735BB" w:rsidRPr="009735BB" w:rsidRDefault="009735BB">
      <w:pPr>
        <w:pStyle w:val="Spisilustracji"/>
        <w:tabs>
          <w:tab w:val="right" w:leader="dot" w:pos="9016"/>
        </w:tabs>
        <w:rPr>
          <w:ins w:id="510" w:author="Alba Colomer Padrosa" w:date="2020-12-07T08:32:00Z"/>
          <w:rFonts w:eastAsiaTheme="minorEastAsia" w:cs="Times New Roman"/>
          <w:noProof/>
          <w:color w:val="auto"/>
          <w:sz w:val="22"/>
          <w:lang w:val="es-ES" w:eastAsia="es-ES"/>
          <w:rPrChange w:id="511" w:author="Alba Colomer Padrosa" w:date="2020-12-07T08:32:00Z">
            <w:rPr>
              <w:ins w:id="512" w:author="Alba Colomer Padrosa" w:date="2020-12-07T08:32:00Z"/>
              <w:rFonts w:asciiTheme="minorHAnsi" w:eastAsiaTheme="minorEastAsia" w:hAnsiTheme="minorHAnsi"/>
              <w:noProof/>
              <w:color w:val="auto"/>
              <w:sz w:val="22"/>
              <w:lang w:val="es-ES" w:eastAsia="es-ES"/>
            </w:rPr>
          </w:rPrChange>
        </w:rPr>
      </w:pPr>
      <w:ins w:id="513"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14" w:author="Alba Colomer Padrosa" w:date="2020-12-07T08:32:00Z">
              <w:rPr>
                <w:rStyle w:val="Hipercze"/>
                <w:noProof/>
              </w:rPr>
            </w:rPrChange>
          </w:rPr>
          <w:instrText xml:space="preserve"> </w:instrText>
        </w:r>
        <w:r w:rsidRPr="009735BB">
          <w:rPr>
            <w:rFonts w:cs="Times New Roman"/>
            <w:noProof/>
            <w:rPrChange w:id="515" w:author="Alba Colomer Padrosa" w:date="2020-12-07T08:32:00Z">
              <w:rPr>
                <w:noProof/>
              </w:rPr>
            </w:rPrChange>
          </w:rPr>
          <w:instrText>HYPERLINK \l "_Toc58222357"</w:instrText>
        </w:r>
        <w:r w:rsidRPr="009735BB">
          <w:rPr>
            <w:rStyle w:val="Hipercze"/>
            <w:rFonts w:ascii="Times New Roman" w:hAnsi="Times New Roman" w:cs="Times New Roman"/>
            <w:noProof/>
            <w:rPrChange w:id="516"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517"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518" w:author="Alba Colomer Padrosa" w:date="2020-12-07T08:32:00Z">
              <w:rPr>
                <w:rStyle w:val="Hipercze"/>
                <w:noProof/>
              </w:rPr>
            </w:rPrChange>
          </w:rPr>
          <w:t>Table 2 – Main actors  involved in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519" w:author="Alba Colomer Padrosa" w:date="2020-12-07T08:32:00Z">
              <w:rPr>
                <w:noProof/>
                <w:webHidden/>
              </w:rPr>
            </w:rPrChange>
          </w:rPr>
          <w:instrText xml:space="preserve"> PAGEREF _Toc58222357 \h </w:instrText>
        </w:r>
      </w:ins>
      <w:r w:rsidRPr="009735BB">
        <w:rPr>
          <w:rFonts w:cs="Times New Roman"/>
          <w:noProof/>
          <w:webHidden/>
          <w:rPrChange w:id="520" w:author="Alba Colomer Padrosa" w:date="2020-12-07T08:32:00Z">
            <w:rPr>
              <w:rFonts w:cs="Times New Roman"/>
              <w:noProof/>
              <w:webHidden/>
            </w:rPr>
          </w:rPrChange>
        </w:rPr>
      </w:r>
      <w:r w:rsidRPr="009735BB">
        <w:rPr>
          <w:rFonts w:cs="Times New Roman"/>
          <w:noProof/>
          <w:webHidden/>
          <w:rPrChange w:id="521" w:author="Alba Colomer Padrosa" w:date="2020-12-07T08:32:00Z">
            <w:rPr>
              <w:noProof/>
              <w:webHidden/>
            </w:rPr>
          </w:rPrChange>
        </w:rPr>
        <w:fldChar w:fldCharType="separate"/>
      </w:r>
      <w:ins w:id="522" w:author="Alba Colomer Padrosa" w:date="2020-12-07T08:32:00Z">
        <w:r w:rsidRPr="002946D5">
          <w:rPr>
            <w:rFonts w:cs="Times New Roman"/>
            <w:noProof/>
            <w:webHidden/>
          </w:rPr>
          <w:t>10</w:t>
        </w:r>
        <w:r w:rsidRPr="002946D5">
          <w:rPr>
            <w:rFonts w:cs="Times New Roman"/>
            <w:noProof/>
            <w:webHidden/>
          </w:rPr>
          <w:fldChar w:fldCharType="end"/>
        </w:r>
        <w:r w:rsidRPr="009735BB">
          <w:rPr>
            <w:rStyle w:val="Hipercze"/>
            <w:rFonts w:ascii="Times New Roman" w:hAnsi="Times New Roman" w:cs="Times New Roman"/>
            <w:noProof/>
            <w:rPrChange w:id="523" w:author="Alba Colomer Padrosa" w:date="2020-12-07T08:32:00Z">
              <w:rPr>
                <w:rStyle w:val="Hipercze"/>
                <w:noProof/>
              </w:rPr>
            </w:rPrChange>
          </w:rPr>
          <w:fldChar w:fldCharType="end"/>
        </w:r>
      </w:ins>
    </w:p>
    <w:p w14:paraId="047826A3" w14:textId="77777777" w:rsidR="009735BB" w:rsidRPr="009735BB" w:rsidRDefault="009735BB">
      <w:pPr>
        <w:pStyle w:val="Spisilustracji"/>
        <w:tabs>
          <w:tab w:val="right" w:leader="dot" w:pos="9016"/>
        </w:tabs>
        <w:rPr>
          <w:ins w:id="524" w:author="Alba Colomer Padrosa" w:date="2020-12-07T08:32:00Z"/>
          <w:rFonts w:eastAsiaTheme="minorEastAsia" w:cs="Times New Roman"/>
          <w:noProof/>
          <w:color w:val="auto"/>
          <w:sz w:val="22"/>
          <w:lang w:val="es-ES" w:eastAsia="es-ES"/>
          <w:rPrChange w:id="525" w:author="Alba Colomer Padrosa" w:date="2020-12-07T08:32:00Z">
            <w:rPr>
              <w:ins w:id="526" w:author="Alba Colomer Padrosa" w:date="2020-12-07T08:32:00Z"/>
              <w:rFonts w:asciiTheme="minorHAnsi" w:eastAsiaTheme="minorEastAsia" w:hAnsiTheme="minorHAnsi"/>
              <w:noProof/>
              <w:color w:val="auto"/>
              <w:sz w:val="22"/>
              <w:lang w:val="es-ES" w:eastAsia="es-ES"/>
            </w:rPr>
          </w:rPrChange>
        </w:rPr>
      </w:pPr>
      <w:ins w:id="527"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28" w:author="Alba Colomer Padrosa" w:date="2020-12-07T08:32:00Z">
              <w:rPr>
                <w:rStyle w:val="Hipercze"/>
                <w:noProof/>
              </w:rPr>
            </w:rPrChange>
          </w:rPr>
          <w:instrText xml:space="preserve"> </w:instrText>
        </w:r>
        <w:r w:rsidRPr="009735BB">
          <w:rPr>
            <w:rFonts w:cs="Times New Roman"/>
            <w:noProof/>
            <w:rPrChange w:id="529" w:author="Alba Colomer Padrosa" w:date="2020-12-07T08:32:00Z">
              <w:rPr>
                <w:noProof/>
              </w:rPr>
            </w:rPrChange>
          </w:rPr>
          <w:instrText>HYPERLINK \l "_Toc58222358"</w:instrText>
        </w:r>
        <w:r w:rsidRPr="009735BB">
          <w:rPr>
            <w:rStyle w:val="Hipercze"/>
            <w:rFonts w:ascii="Times New Roman" w:hAnsi="Times New Roman" w:cs="Times New Roman"/>
            <w:noProof/>
            <w:rPrChange w:id="530"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531"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532" w:author="Alba Colomer Padrosa" w:date="2020-12-07T08:32:00Z">
              <w:rPr>
                <w:rStyle w:val="Hipercze"/>
                <w:noProof/>
              </w:rPr>
            </w:rPrChange>
          </w:rPr>
          <w:t>Table 3 – Main actors  involved in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533" w:author="Alba Colomer Padrosa" w:date="2020-12-07T08:32:00Z">
              <w:rPr>
                <w:noProof/>
                <w:webHidden/>
              </w:rPr>
            </w:rPrChange>
          </w:rPr>
          <w:instrText xml:space="preserve"> PAGEREF _Toc58222358 \h </w:instrText>
        </w:r>
      </w:ins>
      <w:r w:rsidRPr="009735BB">
        <w:rPr>
          <w:rFonts w:cs="Times New Roman"/>
          <w:noProof/>
          <w:webHidden/>
          <w:rPrChange w:id="534" w:author="Alba Colomer Padrosa" w:date="2020-12-07T08:32:00Z">
            <w:rPr>
              <w:rFonts w:cs="Times New Roman"/>
              <w:noProof/>
              <w:webHidden/>
            </w:rPr>
          </w:rPrChange>
        </w:rPr>
      </w:r>
      <w:r w:rsidRPr="009735BB">
        <w:rPr>
          <w:rFonts w:cs="Times New Roman"/>
          <w:noProof/>
          <w:webHidden/>
          <w:rPrChange w:id="535" w:author="Alba Colomer Padrosa" w:date="2020-12-07T08:32:00Z">
            <w:rPr>
              <w:noProof/>
              <w:webHidden/>
            </w:rPr>
          </w:rPrChange>
        </w:rPr>
        <w:fldChar w:fldCharType="separate"/>
      </w:r>
      <w:ins w:id="536" w:author="Alba Colomer Padrosa" w:date="2020-12-07T08:32:00Z">
        <w:r w:rsidRPr="002946D5">
          <w:rPr>
            <w:rFonts w:cs="Times New Roman"/>
            <w:noProof/>
            <w:webHidden/>
          </w:rPr>
          <w:t>11</w:t>
        </w:r>
        <w:r w:rsidRPr="002946D5">
          <w:rPr>
            <w:rFonts w:cs="Times New Roman"/>
            <w:noProof/>
            <w:webHidden/>
          </w:rPr>
          <w:fldChar w:fldCharType="end"/>
        </w:r>
        <w:r w:rsidRPr="009735BB">
          <w:rPr>
            <w:rStyle w:val="Hipercze"/>
            <w:rFonts w:ascii="Times New Roman" w:hAnsi="Times New Roman" w:cs="Times New Roman"/>
            <w:noProof/>
            <w:rPrChange w:id="537" w:author="Alba Colomer Padrosa" w:date="2020-12-07T08:32:00Z">
              <w:rPr>
                <w:rStyle w:val="Hipercze"/>
                <w:noProof/>
              </w:rPr>
            </w:rPrChange>
          </w:rPr>
          <w:fldChar w:fldCharType="end"/>
        </w:r>
      </w:ins>
    </w:p>
    <w:p w14:paraId="106EF9C8" w14:textId="77777777" w:rsidR="009735BB" w:rsidRPr="009735BB" w:rsidRDefault="009735BB">
      <w:pPr>
        <w:pStyle w:val="Spisilustracji"/>
        <w:tabs>
          <w:tab w:val="right" w:leader="dot" w:pos="9016"/>
        </w:tabs>
        <w:rPr>
          <w:ins w:id="538" w:author="Alba Colomer Padrosa" w:date="2020-12-07T08:32:00Z"/>
          <w:rFonts w:eastAsiaTheme="minorEastAsia" w:cs="Times New Roman"/>
          <w:noProof/>
          <w:color w:val="auto"/>
          <w:sz w:val="22"/>
          <w:lang w:val="es-ES" w:eastAsia="es-ES"/>
          <w:rPrChange w:id="539" w:author="Alba Colomer Padrosa" w:date="2020-12-07T08:32:00Z">
            <w:rPr>
              <w:ins w:id="540" w:author="Alba Colomer Padrosa" w:date="2020-12-07T08:32:00Z"/>
              <w:rFonts w:asciiTheme="minorHAnsi" w:eastAsiaTheme="minorEastAsia" w:hAnsiTheme="minorHAnsi"/>
              <w:noProof/>
              <w:color w:val="auto"/>
              <w:sz w:val="22"/>
              <w:lang w:val="es-ES" w:eastAsia="es-ES"/>
            </w:rPr>
          </w:rPrChange>
        </w:rPr>
      </w:pPr>
      <w:ins w:id="541"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42" w:author="Alba Colomer Padrosa" w:date="2020-12-07T08:32:00Z">
              <w:rPr>
                <w:rStyle w:val="Hipercze"/>
                <w:noProof/>
              </w:rPr>
            </w:rPrChange>
          </w:rPr>
          <w:instrText xml:space="preserve"> </w:instrText>
        </w:r>
        <w:r w:rsidRPr="009735BB">
          <w:rPr>
            <w:rFonts w:cs="Times New Roman"/>
            <w:noProof/>
            <w:rPrChange w:id="543" w:author="Alba Colomer Padrosa" w:date="2020-12-07T08:32:00Z">
              <w:rPr>
                <w:noProof/>
              </w:rPr>
            </w:rPrChange>
          </w:rPr>
          <w:instrText>HYPERLINK \l "_Toc58222359"</w:instrText>
        </w:r>
        <w:r w:rsidRPr="009735BB">
          <w:rPr>
            <w:rStyle w:val="Hipercze"/>
            <w:rFonts w:ascii="Times New Roman" w:hAnsi="Times New Roman" w:cs="Times New Roman"/>
            <w:noProof/>
            <w:rPrChange w:id="544"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545"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546" w:author="Alba Colomer Padrosa" w:date="2020-12-07T08:32:00Z">
              <w:rPr>
                <w:rStyle w:val="Hipercze"/>
                <w:noProof/>
              </w:rPr>
            </w:rPrChange>
          </w:rPr>
          <w:t>Table 4 – Map of relations</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547" w:author="Alba Colomer Padrosa" w:date="2020-12-07T08:32:00Z">
              <w:rPr>
                <w:noProof/>
                <w:webHidden/>
              </w:rPr>
            </w:rPrChange>
          </w:rPr>
          <w:instrText xml:space="preserve"> PAGEREF _Toc58222359 \h </w:instrText>
        </w:r>
      </w:ins>
      <w:r w:rsidRPr="009735BB">
        <w:rPr>
          <w:rFonts w:cs="Times New Roman"/>
          <w:noProof/>
          <w:webHidden/>
          <w:rPrChange w:id="548" w:author="Alba Colomer Padrosa" w:date="2020-12-07T08:32:00Z">
            <w:rPr>
              <w:rFonts w:cs="Times New Roman"/>
              <w:noProof/>
              <w:webHidden/>
            </w:rPr>
          </w:rPrChange>
        </w:rPr>
      </w:r>
      <w:r w:rsidRPr="009735BB">
        <w:rPr>
          <w:rFonts w:cs="Times New Roman"/>
          <w:noProof/>
          <w:webHidden/>
          <w:rPrChange w:id="549" w:author="Alba Colomer Padrosa" w:date="2020-12-07T08:32:00Z">
            <w:rPr>
              <w:noProof/>
              <w:webHidden/>
            </w:rPr>
          </w:rPrChange>
        </w:rPr>
        <w:fldChar w:fldCharType="separate"/>
      </w:r>
      <w:ins w:id="550" w:author="Alba Colomer Padrosa" w:date="2020-12-07T08:32:00Z">
        <w:r w:rsidRPr="002946D5">
          <w:rPr>
            <w:rFonts w:cs="Times New Roman"/>
            <w:noProof/>
            <w:webHidden/>
          </w:rPr>
          <w:t>14</w:t>
        </w:r>
        <w:r w:rsidRPr="002946D5">
          <w:rPr>
            <w:rFonts w:cs="Times New Roman"/>
            <w:noProof/>
            <w:webHidden/>
          </w:rPr>
          <w:fldChar w:fldCharType="end"/>
        </w:r>
        <w:r w:rsidRPr="009735BB">
          <w:rPr>
            <w:rStyle w:val="Hipercze"/>
            <w:rFonts w:ascii="Times New Roman" w:hAnsi="Times New Roman" w:cs="Times New Roman"/>
            <w:noProof/>
            <w:rPrChange w:id="551" w:author="Alba Colomer Padrosa" w:date="2020-12-07T08:32:00Z">
              <w:rPr>
                <w:rStyle w:val="Hipercze"/>
                <w:noProof/>
              </w:rPr>
            </w:rPrChange>
          </w:rPr>
          <w:fldChar w:fldCharType="end"/>
        </w:r>
      </w:ins>
    </w:p>
    <w:p w14:paraId="0C713AD6" w14:textId="77777777" w:rsidR="009735BB" w:rsidRPr="009735BB" w:rsidRDefault="009735BB">
      <w:pPr>
        <w:pStyle w:val="Spisilustracji"/>
        <w:tabs>
          <w:tab w:val="right" w:leader="dot" w:pos="9016"/>
        </w:tabs>
        <w:rPr>
          <w:ins w:id="552" w:author="Alba Colomer Padrosa" w:date="2020-12-07T08:32:00Z"/>
          <w:rFonts w:eastAsiaTheme="minorEastAsia" w:cs="Times New Roman"/>
          <w:noProof/>
          <w:color w:val="auto"/>
          <w:sz w:val="22"/>
          <w:lang w:val="es-ES" w:eastAsia="es-ES"/>
          <w:rPrChange w:id="553" w:author="Alba Colomer Padrosa" w:date="2020-12-07T08:32:00Z">
            <w:rPr>
              <w:ins w:id="554" w:author="Alba Colomer Padrosa" w:date="2020-12-07T08:32:00Z"/>
              <w:rFonts w:asciiTheme="minorHAnsi" w:eastAsiaTheme="minorEastAsia" w:hAnsiTheme="minorHAnsi"/>
              <w:noProof/>
              <w:color w:val="auto"/>
              <w:sz w:val="22"/>
              <w:lang w:val="es-ES" w:eastAsia="es-ES"/>
            </w:rPr>
          </w:rPrChange>
        </w:rPr>
      </w:pPr>
      <w:ins w:id="555"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56" w:author="Alba Colomer Padrosa" w:date="2020-12-07T08:32:00Z">
              <w:rPr>
                <w:rStyle w:val="Hipercze"/>
                <w:noProof/>
              </w:rPr>
            </w:rPrChange>
          </w:rPr>
          <w:instrText xml:space="preserve"> </w:instrText>
        </w:r>
        <w:r w:rsidRPr="009735BB">
          <w:rPr>
            <w:rFonts w:cs="Times New Roman"/>
            <w:noProof/>
            <w:rPrChange w:id="557" w:author="Alba Colomer Padrosa" w:date="2020-12-07T08:32:00Z">
              <w:rPr>
                <w:noProof/>
              </w:rPr>
            </w:rPrChange>
          </w:rPr>
          <w:instrText>HYPERLINK \l "_Toc58222360"</w:instrText>
        </w:r>
        <w:r w:rsidRPr="009735BB">
          <w:rPr>
            <w:rStyle w:val="Hipercze"/>
            <w:rFonts w:ascii="Times New Roman" w:hAnsi="Times New Roman" w:cs="Times New Roman"/>
            <w:noProof/>
            <w:rPrChange w:id="558"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559"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560" w:author="Alba Colomer Padrosa" w:date="2020-12-07T08:32:00Z">
              <w:rPr>
                <w:rStyle w:val="Hipercze"/>
                <w:noProof/>
              </w:rPr>
            </w:rPrChange>
          </w:rPr>
          <w:t>Table 5 – Attributes of EI</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561" w:author="Alba Colomer Padrosa" w:date="2020-12-07T08:32:00Z">
              <w:rPr>
                <w:noProof/>
                <w:webHidden/>
              </w:rPr>
            </w:rPrChange>
          </w:rPr>
          <w:instrText xml:space="preserve"> PAGEREF _Toc58222360 \h </w:instrText>
        </w:r>
      </w:ins>
      <w:r w:rsidRPr="009735BB">
        <w:rPr>
          <w:rFonts w:cs="Times New Roman"/>
          <w:noProof/>
          <w:webHidden/>
          <w:rPrChange w:id="562" w:author="Alba Colomer Padrosa" w:date="2020-12-07T08:32:00Z">
            <w:rPr>
              <w:rFonts w:cs="Times New Roman"/>
              <w:noProof/>
              <w:webHidden/>
            </w:rPr>
          </w:rPrChange>
        </w:rPr>
      </w:r>
      <w:r w:rsidRPr="009735BB">
        <w:rPr>
          <w:rFonts w:cs="Times New Roman"/>
          <w:noProof/>
          <w:webHidden/>
          <w:rPrChange w:id="563" w:author="Alba Colomer Padrosa" w:date="2020-12-07T08:32:00Z">
            <w:rPr>
              <w:noProof/>
              <w:webHidden/>
            </w:rPr>
          </w:rPrChange>
        </w:rPr>
        <w:fldChar w:fldCharType="separate"/>
      </w:r>
      <w:ins w:id="564" w:author="Alba Colomer Padrosa" w:date="2020-12-07T08:32:00Z">
        <w:r w:rsidRPr="002946D5">
          <w:rPr>
            <w:rFonts w:cs="Times New Roman"/>
            <w:noProof/>
            <w:webHidden/>
          </w:rPr>
          <w:t>14</w:t>
        </w:r>
        <w:r w:rsidRPr="002946D5">
          <w:rPr>
            <w:rFonts w:cs="Times New Roman"/>
            <w:noProof/>
            <w:webHidden/>
          </w:rPr>
          <w:fldChar w:fldCharType="end"/>
        </w:r>
        <w:r w:rsidRPr="009735BB">
          <w:rPr>
            <w:rStyle w:val="Hipercze"/>
            <w:rFonts w:ascii="Times New Roman" w:hAnsi="Times New Roman" w:cs="Times New Roman"/>
            <w:noProof/>
            <w:rPrChange w:id="565" w:author="Alba Colomer Padrosa" w:date="2020-12-07T08:32:00Z">
              <w:rPr>
                <w:rStyle w:val="Hipercze"/>
                <w:noProof/>
              </w:rPr>
            </w:rPrChange>
          </w:rPr>
          <w:fldChar w:fldCharType="end"/>
        </w:r>
      </w:ins>
    </w:p>
    <w:p w14:paraId="6EEADAA9" w14:textId="77777777" w:rsidR="009735BB" w:rsidRPr="009735BB" w:rsidRDefault="009735BB">
      <w:pPr>
        <w:pStyle w:val="Spisilustracji"/>
        <w:tabs>
          <w:tab w:val="right" w:leader="dot" w:pos="9016"/>
        </w:tabs>
        <w:rPr>
          <w:ins w:id="566" w:author="Alba Colomer Padrosa" w:date="2020-12-07T08:32:00Z"/>
          <w:rFonts w:eastAsiaTheme="minorEastAsia" w:cs="Times New Roman"/>
          <w:noProof/>
          <w:color w:val="auto"/>
          <w:sz w:val="22"/>
          <w:lang w:val="es-ES" w:eastAsia="es-ES"/>
          <w:rPrChange w:id="567" w:author="Alba Colomer Padrosa" w:date="2020-12-07T08:32:00Z">
            <w:rPr>
              <w:ins w:id="568" w:author="Alba Colomer Padrosa" w:date="2020-12-07T08:32:00Z"/>
              <w:rFonts w:asciiTheme="minorHAnsi" w:eastAsiaTheme="minorEastAsia" w:hAnsiTheme="minorHAnsi"/>
              <w:noProof/>
              <w:color w:val="auto"/>
              <w:sz w:val="22"/>
              <w:lang w:val="es-ES" w:eastAsia="es-ES"/>
            </w:rPr>
          </w:rPrChange>
        </w:rPr>
      </w:pPr>
      <w:ins w:id="569"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70" w:author="Alba Colomer Padrosa" w:date="2020-12-07T08:32:00Z">
              <w:rPr>
                <w:rStyle w:val="Hipercze"/>
                <w:noProof/>
              </w:rPr>
            </w:rPrChange>
          </w:rPr>
          <w:instrText xml:space="preserve"> </w:instrText>
        </w:r>
        <w:r w:rsidRPr="009735BB">
          <w:rPr>
            <w:rFonts w:cs="Times New Roman"/>
            <w:noProof/>
            <w:rPrChange w:id="571" w:author="Alba Colomer Padrosa" w:date="2020-12-07T08:32:00Z">
              <w:rPr>
                <w:noProof/>
              </w:rPr>
            </w:rPrChange>
          </w:rPr>
          <w:instrText>HYPERLINK \l "_Toc58222361"</w:instrText>
        </w:r>
        <w:r w:rsidRPr="009735BB">
          <w:rPr>
            <w:rStyle w:val="Hipercze"/>
            <w:rFonts w:ascii="Times New Roman" w:hAnsi="Times New Roman" w:cs="Times New Roman"/>
            <w:noProof/>
            <w:rPrChange w:id="572"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573"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574" w:author="Alba Colomer Padrosa" w:date="2020-12-07T08:32:00Z">
              <w:rPr>
                <w:rStyle w:val="Hipercze"/>
                <w:noProof/>
              </w:rPr>
            </w:rPrChange>
          </w:rPr>
          <w:t>Table 6 – Attributes of FS</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575" w:author="Alba Colomer Padrosa" w:date="2020-12-07T08:32:00Z">
              <w:rPr>
                <w:noProof/>
                <w:webHidden/>
              </w:rPr>
            </w:rPrChange>
          </w:rPr>
          <w:instrText xml:space="preserve"> PAGEREF _Toc58222361 \h </w:instrText>
        </w:r>
      </w:ins>
      <w:r w:rsidRPr="009735BB">
        <w:rPr>
          <w:rFonts w:cs="Times New Roman"/>
          <w:noProof/>
          <w:webHidden/>
          <w:rPrChange w:id="576" w:author="Alba Colomer Padrosa" w:date="2020-12-07T08:32:00Z">
            <w:rPr>
              <w:rFonts w:cs="Times New Roman"/>
              <w:noProof/>
              <w:webHidden/>
            </w:rPr>
          </w:rPrChange>
        </w:rPr>
      </w:r>
      <w:r w:rsidRPr="009735BB">
        <w:rPr>
          <w:rFonts w:cs="Times New Roman"/>
          <w:noProof/>
          <w:webHidden/>
          <w:rPrChange w:id="577" w:author="Alba Colomer Padrosa" w:date="2020-12-07T08:32:00Z">
            <w:rPr>
              <w:noProof/>
              <w:webHidden/>
            </w:rPr>
          </w:rPrChange>
        </w:rPr>
        <w:fldChar w:fldCharType="separate"/>
      </w:r>
      <w:ins w:id="578" w:author="Alba Colomer Padrosa" w:date="2020-12-07T08:32:00Z">
        <w:r w:rsidRPr="002946D5">
          <w:rPr>
            <w:rFonts w:cs="Times New Roman"/>
            <w:noProof/>
            <w:webHidden/>
          </w:rPr>
          <w:t>14</w:t>
        </w:r>
        <w:r w:rsidRPr="002946D5">
          <w:rPr>
            <w:rFonts w:cs="Times New Roman"/>
            <w:noProof/>
            <w:webHidden/>
          </w:rPr>
          <w:fldChar w:fldCharType="end"/>
        </w:r>
        <w:r w:rsidRPr="009735BB">
          <w:rPr>
            <w:rStyle w:val="Hipercze"/>
            <w:rFonts w:ascii="Times New Roman" w:hAnsi="Times New Roman" w:cs="Times New Roman"/>
            <w:noProof/>
            <w:rPrChange w:id="579" w:author="Alba Colomer Padrosa" w:date="2020-12-07T08:32:00Z">
              <w:rPr>
                <w:rStyle w:val="Hipercze"/>
                <w:noProof/>
              </w:rPr>
            </w:rPrChange>
          </w:rPr>
          <w:fldChar w:fldCharType="end"/>
        </w:r>
      </w:ins>
    </w:p>
    <w:p w14:paraId="42D38B11" w14:textId="77777777" w:rsidR="009735BB" w:rsidRPr="009735BB" w:rsidRDefault="009735BB">
      <w:pPr>
        <w:pStyle w:val="Spisilustracji"/>
        <w:tabs>
          <w:tab w:val="right" w:leader="dot" w:pos="9016"/>
        </w:tabs>
        <w:rPr>
          <w:ins w:id="580" w:author="Alba Colomer Padrosa" w:date="2020-12-07T08:32:00Z"/>
          <w:rFonts w:eastAsiaTheme="minorEastAsia" w:cs="Times New Roman"/>
          <w:noProof/>
          <w:color w:val="auto"/>
          <w:sz w:val="22"/>
          <w:lang w:val="es-ES" w:eastAsia="es-ES"/>
          <w:rPrChange w:id="581" w:author="Alba Colomer Padrosa" w:date="2020-12-07T08:32:00Z">
            <w:rPr>
              <w:ins w:id="582" w:author="Alba Colomer Padrosa" w:date="2020-12-07T08:32:00Z"/>
              <w:rFonts w:asciiTheme="minorHAnsi" w:eastAsiaTheme="minorEastAsia" w:hAnsiTheme="minorHAnsi"/>
              <w:noProof/>
              <w:color w:val="auto"/>
              <w:sz w:val="22"/>
              <w:lang w:val="es-ES" w:eastAsia="es-ES"/>
            </w:rPr>
          </w:rPrChange>
        </w:rPr>
      </w:pPr>
      <w:ins w:id="583"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84" w:author="Alba Colomer Padrosa" w:date="2020-12-07T08:32:00Z">
              <w:rPr>
                <w:rStyle w:val="Hipercze"/>
                <w:noProof/>
              </w:rPr>
            </w:rPrChange>
          </w:rPr>
          <w:instrText xml:space="preserve"> </w:instrText>
        </w:r>
        <w:r w:rsidRPr="009735BB">
          <w:rPr>
            <w:rFonts w:cs="Times New Roman"/>
            <w:noProof/>
            <w:rPrChange w:id="585" w:author="Alba Colomer Padrosa" w:date="2020-12-07T08:32:00Z">
              <w:rPr>
                <w:noProof/>
              </w:rPr>
            </w:rPrChange>
          </w:rPr>
          <w:instrText>HYPERLINK \l "_Toc58222362"</w:instrText>
        </w:r>
        <w:r w:rsidRPr="009735BB">
          <w:rPr>
            <w:rStyle w:val="Hipercze"/>
            <w:rFonts w:ascii="Times New Roman" w:hAnsi="Times New Roman" w:cs="Times New Roman"/>
            <w:noProof/>
            <w:rPrChange w:id="586"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587"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588" w:author="Alba Colomer Padrosa" w:date="2020-12-07T08:32:00Z">
              <w:rPr>
                <w:rStyle w:val="Hipercze"/>
                <w:noProof/>
              </w:rPr>
            </w:rPrChange>
          </w:rPr>
          <w:t>Table 7 – Attributes of CP</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589" w:author="Alba Colomer Padrosa" w:date="2020-12-07T08:32:00Z">
              <w:rPr>
                <w:noProof/>
                <w:webHidden/>
              </w:rPr>
            </w:rPrChange>
          </w:rPr>
          <w:instrText xml:space="preserve"> PAGEREF _Toc58222362 \h </w:instrText>
        </w:r>
      </w:ins>
      <w:r w:rsidRPr="009735BB">
        <w:rPr>
          <w:rFonts w:cs="Times New Roman"/>
          <w:noProof/>
          <w:webHidden/>
          <w:rPrChange w:id="590" w:author="Alba Colomer Padrosa" w:date="2020-12-07T08:32:00Z">
            <w:rPr>
              <w:rFonts w:cs="Times New Roman"/>
              <w:noProof/>
              <w:webHidden/>
            </w:rPr>
          </w:rPrChange>
        </w:rPr>
      </w:r>
      <w:r w:rsidRPr="009735BB">
        <w:rPr>
          <w:rFonts w:cs="Times New Roman"/>
          <w:noProof/>
          <w:webHidden/>
          <w:rPrChange w:id="591" w:author="Alba Colomer Padrosa" w:date="2020-12-07T08:32:00Z">
            <w:rPr>
              <w:noProof/>
              <w:webHidden/>
            </w:rPr>
          </w:rPrChange>
        </w:rPr>
        <w:fldChar w:fldCharType="separate"/>
      </w:r>
      <w:ins w:id="592" w:author="Alba Colomer Padrosa" w:date="2020-12-07T08:32:00Z">
        <w:r w:rsidRPr="002946D5">
          <w:rPr>
            <w:rFonts w:cs="Times New Roman"/>
            <w:noProof/>
            <w:webHidden/>
          </w:rPr>
          <w:t>15</w:t>
        </w:r>
        <w:r w:rsidRPr="002946D5">
          <w:rPr>
            <w:rFonts w:cs="Times New Roman"/>
            <w:noProof/>
            <w:webHidden/>
          </w:rPr>
          <w:fldChar w:fldCharType="end"/>
        </w:r>
        <w:r w:rsidRPr="009735BB">
          <w:rPr>
            <w:rStyle w:val="Hipercze"/>
            <w:rFonts w:ascii="Times New Roman" w:hAnsi="Times New Roman" w:cs="Times New Roman"/>
            <w:noProof/>
            <w:rPrChange w:id="593" w:author="Alba Colomer Padrosa" w:date="2020-12-07T08:32:00Z">
              <w:rPr>
                <w:rStyle w:val="Hipercze"/>
                <w:noProof/>
              </w:rPr>
            </w:rPrChange>
          </w:rPr>
          <w:fldChar w:fldCharType="end"/>
        </w:r>
      </w:ins>
    </w:p>
    <w:p w14:paraId="488AE6D0" w14:textId="77777777" w:rsidR="009735BB" w:rsidRPr="009735BB" w:rsidRDefault="009735BB">
      <w:pPr>
        <w:pStyle w:val="Spisilustracji"/>
        <w:tabs>
          <w:tab w:val="right" w:leader="dot" w:pos="9016"/>
        </w:tabs>
        <w:rPr>
          <w:ins w:id="594" w:author="Alba Colomer Padrosa" w:date="2020-12-07T08:32:00Z"/>
          <w:rFonts w:eastAsiaTheme="minorEastAsia" w:cs="Times New Roman"/>
          <w:noProof/>
          <w:color w:val="auto"/>
          <w:sz w:val="22"/>
          <w:lang w:val="es-ES" w:eastAsia="es-ES"/>
          <w:rPrChange w:id="595" w:author="Alba Colomer Padrosa" w:date="2020-12-07T08:32:00Z">
            <w:rPr>
              <w:ins w:id="596" w:author="Alba Colomer Padrosa" w:date="2020-12-07T08:32:00Z"/>
              <w:rFonts w:asciiTheme="minorHAnsi" w:eastAsiaTheme="minorEastAsia" w:hAnsiTheme="minorHAnsi"/>
              <w:noProof/>
              <w:color w:val="auto"/>
              <w:sz w:val="22"/>
              <w:lang w:val="es-ES" w:eastAsia="es-ES"/>
            </w:rPr>
          </w:rPrChange>
        </w:rPr>
      </w:pPr>
      <w:ins w:id="597"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598" w:author="Alba Colomer Padrosa" w:date="2020-12-07T08:32:00Z">
              <w:rPr>
                <w:rStyle w:val="Hipercze"/>
                <w:noProof/>
              </w:rPr>
            </w:rPrChange>
          </w:rPr>
          <w:instrText xml:space="preserve"> </w:instrText>
        </w:r>
        <w:r w:rsidRPr="009735BB">
          <w:rPr>
            <w:rFonts w:cs="Times New Roman"/>
            <w:noProof/>
            <w:rPrChange w:id="599" w:author="Alba Colomer Padrosa" w:date="2020-12-07T08:32:00Z">
              <w:rPr>
                <w:noProof/>
              </w:rPr>
            </w:rPrChange>
          </w:rPr>
          <w:instrText>HYPERLINK \l "_Toc58222363"</w:instrText>
        </w:r>
        <w:r w:rsidRPr="009735BB">
          <w:rPr>
            <w:rStyle w:val="Hipercze"/>
            <w:rFonts w:ascii="Times New Roman" w:hAnsi="Times New Roman" w:cs="Times New Roman"/>
            <w:noProof/>
            <w:rPrChange w:id="600"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01"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02" w:author="Alba Colomer Padrosa" w:date="2020-12-07T08:32:00Z">
              <w:rPr>
                <w:rStyle w:val="Hipercze"/>
                <w:noProof/>
              </w:rPr>
            </w:rPrChange>
          </w:rPr>
          <w:t>Table 8 – Attributes of PN</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03" w:author="Alba Colomer Padrosa" w:date="2020-12-07T08:32:00Z">
              <w:rPr>
                <w:noProof/>
                <w:webHidden/>
              </w:rPr>
            </w:rPrChange>
          </w:rPr>
          <w:instrText xml:space="preserve"> PAGEREF _Toc58222363 \h </w:instrText>
        </w:r>
      </w:ins>
      <w:r w:rsidRPr="009735BB">
        <w:rPr>
          <w:rFonts w:cs="Times New Roman"/>
          <w:noProof/>
          <w:webHidden/>
          <w:rPrChange w:id="604" w:author="Alba Colomer Padrosa" w:date="2020-12-07T08:32:00Z">
            <w:rPr>
              <w:rFonts w:cs="Times New Roman"/>
              <w:noProof/>
              <w:webHidden/>
            </w:rPr>
          </w:rPrChange>
        </w:rPr>
      </w:r>
      <w:r w:rsidRPr="009735BB">
        <w:rPr>
          <w:rFonts w:cs="Times New Roman"/>
          <w:noProof/>
          <w:webHidden/>
          <w:rPrChange w:id="605" w:author="Alba Colomer Padrosa" w:date="2020-12-07T08:32:00Z">
            <w:rPr>
              <w:noProof/>
              <w:webHidden/>
            </w:rPr>
          </w:rPrChange>
        </w:rPr>
        <w:fldChar w:fldCharType="separate"/>
      </w:r>
      <w:ins w:id="606" w:author="Alba Colomer Padrosa" w:date="2020-12-07T08:32:00Z">
        <w:r w:rsidRPr="002946D5">
          <w:rPr>
            <w:rFonts w:cs="Times New Roman"/>
            <w:noProof/>
            <w:webHidden/>
          </w:rPr>
          <w:t>16</w:t>
        </w:r>
        <w:r w:rsidRPr="002946D5">
          <w:rPr>
            <w:rFonts w:cs="Times New Roman"/>
            <w:noProof/>
            <w:webHidden/>
          </w:rPr>
          <w:fldChar w:fldCharType="end"/>
        </w:r>
        <w:r w:rsidRPr="009735BB">
          <w:rPr>
            <w:rStyle w:val="Hipercze"/>
            <w:rFonts w:ascii="Times New Roman" w:hAnsi="Times New Roman" w:cs="Times New Roman"/>
            <w:noProof/>
            <w:rPrChange w:id="607" w:author="Alba Colomer Padrosa" w:date="2020-12-07T08:32:00Z">
              <w:rPr>
                <w:rStyle w:val="Hipercze"/>
                <w:noProof/>
              </w:rPr>
            </w:rPrChange>
          </w:rPr>
          <w:fldChar w:fldCharType="end"/>
        </w:r>
      </w:ins>
    </w:p>
    <w:p w14:paraId="13C59906" w14:textId="77777777" w:rsidR="009735BB" w:rsidRPr="009735BB" w:rsidRDefault="009735BB">
      <w:pPr>
        <w:pStyle w:val="Spisilustracji"/>
        <w:tabs>
          <w:tab w:val="right" w:leader="dot" w:pos="9016"/>
        </w:tabs>
        <w:rPr>
          <w:ins w:id="608" w:author="Alba Colomer Padrosa" w:date="2020-12-07T08:32:00Z"/>
          <w:rFonts w:eastAsiaTheme="minorEastAsia" w:cs="Times New Roman"/>
          <w:noProof/>
          <w:color w:val="auto"/>
          <w:sz w:val="22"/>
          <w:lang w:val="es-ES" w:eastAsia="es-ES"/>
          <w:rPrChange w:id="609" w:author="Alba Colomer Padrosa" w:date="2020-12-07T08:32:00Z">
            <w:rPr>
              <w:ins w:id="610" w:author="Alba Colomer Padrosa" w:date="2020-12-07T08:32:00Z"/>
              <w:rFonts w:asciiTheme="minorHAnsi" w:eastAsiaTheme="minorEastAsia" w:hAnsiTheme="minorHAnsi"/>
              <w:noProof/>
              <w:color w:val="auto"/>
              <w:sz w:val="22"/>
              <w:lang w:val="es-ES" w:eastAsia="es-ES"/>
            </w:rPr>
          </w:rPrChange>
        </w:rPr>
      </w:pPr>
      <w:ins w:id="611"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12" w:author="Alba Colomer Padrosa" w:date="2020-12-07T08:32:00Z">
              <w:rPr>
                <w:rStyle w:val="Hipercze"/>
                <w:noProof/>
              </w:rPr>
            </w:rPrChange>
          </w:rPr>
          <w:instrText xml:space="preserve"> </w:instrText>
        </w:r>
        <w:r w:rsidRPr="009735BB">
          <w:rPr>
            <w:rFonts w:cs="Times New Roman"/>
            <w:noProof/>
            <w:rPrChange w:id="613" w:author="Alba Colomer Padrosa" w:date="2020-12-07T08:32:00Z">
              <w:rPr>
                <w:noProof/>
              </w:rPr>
            </w:rPrChange>
          </w:rPr>
          <w:instrText>HYPERLINK \l "_Toc58222364"</w:instrText>
        </w:r>
        <w:r w:rsidRPr="009735BB">
          <w:rPr>
            <w:rStyle w:val="Hipercze"/>
            <w:rFonts w:ascii="Times New Roman" w:hAnsi="Times New Roman" w:cs="Times New Roman"/>
            <w:noProof/>
            <w:rPrChange w:id="614"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15"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16" w:author="Alba Colomer Padrosa" w:date="2020-12-07T08:32:00Z">
              <w:rPr>
                <w:rStyle w:val="Hipercze"/>
                <w:noProof/>
              </w:rPr>
            </w:rPrChange>
          </w:rPr>
          <w:t>Table 9 – Attributes of MC</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17" w:author="Alba Colomer Padrosa" w:date="2020-12-07T08:32:00Z">
              <w:rPr>
                <w:noProof/>
                <w:webHidden/>
              </w:rPr>
            </w:rPrChange>
          </w:rPr>
          <w:instrText xml:space="preserve"> PAGEREF _Toc58222364 \h </w:instrText>
        </w:r>
      </w:ins>
      <w:r w:rsidRPr="009735BB">
        <w:rPr>
          <w:rFonts w:cs="Times New Roman"/>
          <w:noProof/>
          <w:webHidden/>
          <w:rPrChange w:id="618" w:author="Alba Colomer Padrosa" w:date="2020-12-07T08:32:00Z">
            <w:rPr>
              <w:rFonts w:cs="Times New Roman"/>
              <w:noProof/>
              <w:webHidden/>
            </w:rPr>
          </w:rPrChange>
        </w:rPr>
      </w:r>
      <w:r w:rsidRPr="009735BB">
        <w:rPr>
          <w:rFonts w:cs="Times New Roman"/>
          <w:noProof/>
          <w:webHidden/>
          <w:rPrChange w:id="619" w:author="Alba Colomer Padrosa" w:date="2020-12-07T08:32:00Z">
            <w:rPr>
              <w:noProof/>
              <w:webHidden/>
            </w:rPr>
          </w:rPrChange>
        </w:rPr>
        <w:fldChar w:fldCharType="separate"/>
      </w:r>
      <w:ins w:id="620" w:author="Alba Colomer Padrosa" w:date="2020-12-07T08:32:00Z">
        <w:r w:rsidRPr="002946D5">
          <w:rPr>
            <w:rFonts w:cs="Times New Roman"/>
            <w:noProof/>
            <w:webHidden/>
          </w:rPr>
          <w:t>17</w:t>
        </w:r>
        <w:r w:rsidRPr="002946D5">
          <w:rPr>
            <w:rFonts w:cs="Times New Roman"/>
            <w:noProof/>
            <w:webHidden/>
          </w:rPr>
          <w:fldChar w:fldCharType="end"/>
        </w:r>
        <w:r w:rsidRPr="009735BB">
          <w:rPr>
            <w:rStyle w:val="Hipercze"/>
            <w:rFonts w:ascii="Times New Roman" w:hAnsi="Times New Roman" w:cs="Times New Roman"/>
            <w:noProof/>
            <w:rPrChange w:id="621" w:author="Alba Colomer Padrosa" w:date="2020-12-07T08:32:00Z">
              <w:rPr>
                <w:rStyle w:val="Hipercze"/>
                <w:noProof/>
              </w:rPr>
            </w:rPrChange>
          </w:rPr>
          <w:fldChar w:fldCharType="end"/>
        </w:r>
      </w:ins>
    </w:p>
    <w:p w14:paraId="1E8C3E65" w14:textId="77777777" w:rsidR="009735BB" w:rsidRPr="009735BB" w:rsidRDefault="009735BB">
      <w:pPr>
        <w:pStyle w:val="Spisilustracji"/>
        <w:tabs>
          <w:tab w:val="right" w:leader="dot" w:pos="9016"/>
        </w:tabs>
        <w:rPr>
          <w:ins w:id="622" w:author="Alba Colomer Padrosa" w:date="2020-12-07T08:32:00Z"/>
          <w:rFonts w:eastAsiaTheme="minorEastAsia" w:cs="Times New Roman"/>
          <w:noProof/>
          <w:color w:val="auto"/>
          <w:sz w:val="22"/>
          <w:lang w:val="es-ES" w:eastAsia="es-ES"/>
          <w:rPrChange w:id="623" w:author="Alba Colomer Padrosa" w:date="2020-12-07T08:32:00Z">
            <w:rPr>
              <w:ins w:id="624" w:author="Alba Colomer Padrosa" w:date="2020-12-07T08:32:00Z"/>
              <w:rFonts w:asciiTheme="minorHAnsi" w:eastAsiaTheme="minorEastAsia" w:hAnsiTheme="minorHAnsi"/>
              <w:noProof/>
              <w:color w:val="auto"/>
              <w:sz w:val="22"/>
              <w:lang w:val="es-ES" w:eastAsia="es-ES"/>
            </w:rPr>
          </w:rPrChange>
        </w:rPr>
      </w:pPr>
      <w:ins w:id="625"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26" w:author="Alba Colomer Padrosa" w:date="2020-12-07T08:32:00Z">
              <w:rPr>
                <w:rStyle w:val="Hipercze"/>
                <w:noProof/>
              </w:rPr>
            </w:rPrChange>
          </w:rPr>
          <w:instrText xml:space="preserve"> </w:instrText>
        </w:r>
        <w:r w:rsidRPr="009735BB">
          <w:rPr>
            <w:rFonts w:cs="Times New Roman"/>
            <w:noProof/>
            <w:rPrChange w:id="627" w:author="Alba Colomer Padrosa" w:date="2020-12-07T08:32:00Z">
              <w:rPr>
                <w:noProof/>
              </w:rPr>
            </w:rPrChange>
          </w:rPr>
          <w:instrText>HYPERLINK \l "_Toc58222365"</w:instrText>
        </w:r>
        <w:r w:rsidRPr="009735BB">
          <w:rPr>
            <w:rStyle w:val="Hipercze"/>
            <w:rFonts w:ascii="Times New Roman" w:hAnsi="Times New Roman" w:cs="Times New Roman"/>
            <w:noProof/>
            <w:rPrChange w:id="628"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29"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30" w:author="Alba Colomer Padrosa" w:date="2020-12-07T08:32:00Z">
              <w:rPr>
                <w:rStyle w:val="Hipercze"/>
                <w:noProof/>
              </w:rPr>
            </w:rPrChange>
          </w:rPr>
          <w:t>Table 10 – Attributes of EI</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31" w:author="Alba Colomer Padrosa" w:date="2020-12-07T08:32:00Z">
              <w:rPr>
                <w:noProof/>
                <w:webHidden/>
              </w:rPr>
            </w:rPrChange>
          </w:rPr>
          <w:instrText xml:space="preserve"> PAGEREF _Toc58222365 \h </w:instrText>
        </w:r>
      </w:ins>
      <w:r w:rsidRPr="009735BB">
        <w:rPr>
          <w:rFonts w:cs="Times New Roman"/>
          <w:noProof/>
          <w:webHidden/>
          <w:rPrChange w:id="632" w:author="Alba Colomer Padrosa" w:date="2020-12-07T08:32:00Z">
            <w:rPr>
              <w:rFonts w:cs="Times New Roman"/>
              <w:noProof/>
              <w:webHidden/>
            </w:rPr>
          </w:rPrChange>
        </w:rPr>
      </w:r>
      <w:r w:rsidRPr="009735BB">
        <w:rPr>
          <w:rFonts w:cs="Times New Roman"/>
          <w:noProof/>
          <w:webHidden/>
          <w:rPrChange w:id="633" w:author="Alba Colomer Padrosa" w:date="2020-12-07T08:32:00Z">
            <w:rPr>
              <w:noProof/>
              <w:webHidden/>
            </w:rPr>
          </w:rPrChange>
        </w:rPr>
        <w:fldChar w:fldCharType="separate"/>
      </w:r>
      <w:ins w:id="634" w:author="Alba Colomer Padrosa" w:date="2020-12-07T08:32:00Z">
        <w:r w:rsidRPr="002946D5">
          <w:rPr>
            <w:rFonts w:cs="Times New Roman"/>
            <w:noProof/>
            <w:webHidden/>
          </w:rPr>
          <w:t>17</w:t>
        </w:r>
        <w:r w:rsidRPr="002946D5">
          <w:rPr>
            <w:rFonts w:cs="Times New Roman"/>
            <w:noProof/>
            <w:webHidden/>
          </w:rPr>
          <w:fldChar w:fldCharType="end"/>
        </w:r>
        <w:r w:rsidRPr="009735BB">
          <w:rPr>
            <w:rStyle w:val="Hipercze"/>
            <w:rFonts w:ascii="Times New Roman" w:hAnsi="Times New Roman" w:cs="Times New Roman"/>
            <w:noProof/>
            <w:rPrChange w:id="635" w:author="Alba Colomer Padrosa" w:date="2020-12-07T08:32:00Z">
              <w:rPr>
                <w:rStyle w:val="Hipercze"/>
                <w:noProof/>
              </w:rPr>
            </w:rPrChange>
          </w:rPr>
          <w:fldChar w:fldCharType="end"/>
        </w:r>
      </w:ins>
    </w:p>
    <w:p w14:paraId="0542598C" w14:textId="77777777" w:rsidR="009735BB" w:rsidRPr="009735BB" w:rsidRDefault="009735BB">
      <w:pPr>
        <w:pStyle w:val="Spisilustracji"/>
        <w:tabs>
          <w:tab w:val="right" w:leader="dot" w:pos="9016"/>
        </w:tabs>
        <w:rPr>
          <w:ins w:id="636" w:author="Alba Colomer Padrosa" w:date="2020-12-07T08:32:00Z"/>
          <w:rFonts w:eastAsiaTheme="minorEastAsia" w:cs="Times New Roman"/>
          <w:noProof/>
          <w:color w:val="auto"/>
          <w:sz w:val="22"/>
          <w:lang w:val="es-ES" w:eastAsia="es-ES"/>
          <w:rPrChange w:id="637" w:author="Alba Colomer Padrosa" w:date="2020-12-07T08:32:00Z">
            <w:rPr>
              <w:ins w:id="638" w:author="Alba Colomer Padrosa" w:date="2020-12-07T08:32:00Z"/>
              <w:rFonts w:asciiTheme="minorHAnsi" w:eastAsiaTheme="minorEastAsia" w:hAnsiTheme="minorHAnsi"/>
              <w:noProof/>
              <w:color w:val="auto"/>
              <w:sz w:val="22"/>
              <w:lang w:val="es-ES" w:eastAsia="es-ES"/>
            </w:rPr>
          </w:rPrChange>
        </w:rPr>
      </w:pPr>
      <w:ins w:id="639"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40" w:author="Alba Colomer Padrosa" w:date="2020-12-07T08:32:00Z">
              <w:rPr>
                <w:rStyle w:val="Hipercze"/>
                <w:noProof/>
              </w:rPr>
            </w:rPrChange>
          </w:rPr>
          <w:instrText xml:space="preserve"> </w:instrText>
        </w:r>
        <w:r w:rsidRPr="009735BB">
          <w:rPr>
            <w:rFonts w:cs="Times New Roman"/>
            <w:noProof/>
            <w:rPrChange w:id="641" w:author="Alba Colomer Padrosa" w:date="2020-12-07T08:32:00Z">
              <w:rPr>
                <w:noProof/>
              </w:rPr>
            </w:rPrChange>
          </w:rPr>
          <w:instrText>HYPERLINK \l "_Toc58222366"</w:instrText>
        </w:r>
        <w:r w:rsidRPr="009735BB">
          <w:rPr>
            <w:rStyle w:val="Hipercze"/>
            <w:rFonts w:ascii="Times New Roman" w:hAnsi="Times New Roman" w:cs="Times New Roman"/>
            <w:noProof/>
            <w:rPrChange w:id="642"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43"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44" w:author="Alba Colomer Padrosa" w:date="2020-12-07T08:32:00Z">
              <w:rPr>
                <w:rStyle w:val="Hipercze"/>
                <w:noProof/>
              </w:rPr>
            </w:rPrChange>
          </w:rPr>
          <w:t>Table 11 – Attributes of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45" w:author="Alba Colomer Padrosa" w:date="2020-12-07T08:32:00Z">
              <w:rPr>
                <w:noProof/>
                <w:webHidden/>
              </w:rPr>
            </w:rPrChange>
          </w:rPr>
          <w:instrText xml:space="preserve"> PAGEREF _Toc58222366 \h </w:instrText>
        </w:r>
      </w:ins>
      <w:r w:rsidRPr="009735BB">
        <w:rPr>
          <w:rFonts w:cs="Times New Roman"/>
          <w:noProof/>
          <w:webHidden/>
          <w:rPrChange w:id="646" w:author="Alba Colomer Padrosa" w:date="2020-12-07T08:32:00Z">
            <w:rPr>
              <w:rFonts w:cs="Times New Roman"/>
              <w:noProof/>
              <w:webHidden/>
            </w:rPr>
          </w:rPrChange>
        </w:rPr>
      </w:r>
      <w:r w:rsidRPr="009735BB">
        <w:rPr>
          <w:rFonts w:cs="Times New Roman"/>
          <w:noProof/>
          <w:webHidden/>
          <w:rPrChange w:id="647" w:author="Alba Colomer Padrosa" w:date="2020-12-07T08:32:00Z">
            <w:rPr>
              <w:noProof/>
              <w:webHidden/>
            </w:rPr>
          </w:rPrChange>
        </w:rPr>
        <w:fldChar w:fldCharType="separate"/>
      </w:r>
      <w:ins w:id="648" w:author="Alba Colomer Padrosa" w:date="2020-12-07T08:32:00Z">
        <w:r w:rsidRPr="002946D5">
          <w:rPr>
            <w:rFonts w:cs="Times New Roman"/>
            <w:noProof/>
            <w:webHidden/>
          </w:rPr>
          <w:t>18</w:t>
        </w:r>
        <w:r w:rsidRPr="002946D5">
          <w:rPr>
            <w:rFonts w:cs="Times New Roman"/>
            <w:noProof/>
            <w:webHidden/>
          </w:rPr>
          <w:fldChar w:fldCharType="end"/>
        </w:r>
        <w:r w:rsidRPr="009735BB">
          <w:rPr>
            <w:rStyle w:val="Hipercze"/>
            <w:rFonts w:ascii="Times New Roman" w:hAnsi="Times New Roman" w:cs="Times New Roman"/>
            <w:noProof/>
            <w:rPrChange w:id="649" w:author="Alba Colomer Padrosa" w:date="2020-12-07T08:32:00Z">
              <w:rPr>
                <w:rStyle w:val="Hipercze"/>
                <w:noProof/>
              </w:rPr>
            </w:rPrChange>
          </w:rPr>
          <w:fldChar w:fldCharType="end"/>
        </w:r>
      </w:ins>
    </w:p>
    <w:p w14:paraId="5D7213D1" w14:textId="77777777" w:rsidR="009735BB" w:rsidRPr="009735BB" w:rsidRDefault="009735BB">
      <w:pPr>
        <w:pStyle w:val="Spisilustracji"/>
        <w:tabs>
          <w:tab w:val="right" w:leader="dot" w:pos="9016"/>
        </w:tabs>
        <w:rPr>
          <w:ins w:id="650" w:author="Alba Colomer Padrosa" w:date="2020-12-07T08:32:00Z"/>
          <w:rFonts w:eastAsiaTheme="minorEastAsia" w:cs="Times New Roman"/>
          <w:noProof/>
          <w:color w:val="auto"/>
          <w:sz w:val="22"/>
          <w:lang w:val="es-ES" w:eastAsia="es-ES"/>
          <w:rPrChange w:id="651" w:author="Alba Colomer Padrosa" w:date="2020-12-07T08:32:00Z">
            <w:rPr>
              <w:ins w:id="652" w:author="Alba Colomer Padrosa" w:date="2020-12-07T08:32:00Z"/>
              <w:rFonts w:asciiTheme="minorHAnsi" w:eastAsiaTheme="minorEastAsia" w:hAnsiTheme="minorHAnsi"/>
              <w:noProof/>
              <w:color w:val="auto"/>
              <w:sz w:val="22"/>
              <w:lang w:val="es-ES" w:eastAsia="es-ES"/>
            </w:rPr>
          </w:rPrChange>
        </w:rPr>
      </w:pPr>
      <w:ins w:id="653"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54" w:author="Alba Colomer Padrosa" w:date="2020-12-07T08:32:00Z">
              <w:rPr>
                <w:rStyle w:val="Hipercze"/>
                <w:noProof/>
              </w:rPr>
            </w:rPrChange>
          </w:rPr>
          <w:instrText xml:space="preserve"> </w:instrText>
        </w:r>
        <w:r w:rsidRPr="009735BB">
          <w:rPr>
            <w:rFonts w:cs="Times New Roman"/>
            <w:noProof/>
            <w:rPrChange w:id="655" w:author="Alba Colomer Padrosa" w:date="2020-12-07T08:32:00Z">
              <w:rPr>
                <w:noProof/>
              </w:rPr>
            </w:rPrChange>
          </w:rPr>
          <w:instrText>HYPERLINK \l "_Toc58222367"</w:instrText>
        </w:r>
        <w:r w:rsidRPr="009735BB">
          <w:rPr>
            <w:rStyle w:val="Hipercze"/>
            <w:rFonts w:ascii="Times New Roman" w:hAnsi="Times New Roman" w:cs="Times New Roman"/>
            <w:noProof/>
            <w:rPrChange w:id="656"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57"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58" w:author="Alba Colomer Padrosa" w:date="2020-12-07T08:32:00Z">
              <w:rPr>
                <w:rStyle w:val="Hipercze"/>
                <w:noProof/>
              </w:rPr>
            </w:rPrChange>
          </w:rPr>
          <w:t>Table 12 – Attributes of AP</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59" w:author="Alba Colomer Padrosa" w:date="2020-12-07T08:32:00Z">
              <w:rPr>
                <w:noProof/>
                <w:webHidden/>
              </w:rPr>
            </w:rPrChange>
          </w:rPr>
          <w:instrText xml:space="preserve"> PAGEREF _Toc58222367 \h </w:instrText>
        </w:r>
      </w:ins>
      <w:r w:rsidRPr="009735BB">
        <w:rPr>
          <w:rFonts w:cs="Times New Roman"/>
          <w:noProof/>
          <w:webHidden/>
          <w:rPrChange w:id="660" w:author="Alba Colomer Padrosa" w:date="2020-12-07T08:32:00Z">
            <w:rPr>
              <w:rFonts w:cs="Times New Roman"/>
              <w:noProof/>
              <w:webHidden/>
            </w:rPr>
          </w:rPrChange>
        </w:rPr>
      </w:r>
      <w:r w:rsidRPr="009735BB">
        <w:rPr>
          <w:rFonts w:cs="Times New Roman"/>
          <w:noProof/>
          <w:webHidden/>
          <w:rPrChange w:id="661" w:author="Alba Colomer Padrosa" w:date="2020-12-07T08:32:00Z">
            <w:rPr>
              <w:noProof/>
              <w:webHidden/>
            </w:rPr>
          </w:rPrChange>
        </w:rPr>
        <w:fldChar w:fldCharType="separate"/>
      </w:r>
      <w:ins w:id="662" w:author="Alba Colomer Padrosa" w:date="2020-12-07T08:32:00Z">
        <w:r w:rsidRPr="002946D5">
          <w:rPr>
            <w:rFonts w:cs="Times New Roman"/>
            <w:noProof/>
            <w:webHidden/>
          </w:rPr>
          <w:t>18</w:t>
        </w:r>
        <w:r w:rsidRPr="002946D5">
          <w:rPr>
            <w:rFonts w:cs="Times New Roman"/>
            <w:noProof/>
            <w:webHidden/>
          </w:rPr>
          <w:fldChar w:fldCharType="end"/>
        </w:r>
        <w:r w:rsidRPr="009735BB">
          <w:rPr>
            <w:rStyle w:val="Hipercze"/>
            <w:rFonts w:ascii="Times New Roman" w:hAnsi="Times New Roman" w:cs="Times New Roman"/>
            <w:noProof/>
            <w:rPrChange w:id="663" w:author="Alba Colomer Padrosa" w:date="2020-12-07T08:32:00Z">
              <w:rPr>
                <w:rStyle w:val="Hipercze"/>
                <w:noProof/>
              </w:rPr>
            </w:rPrChange>
          </w:rPr>
          <w:fldChar w:fldCharType="end"/>
        </w:r>
      </w:ins>
    </w:p>
    <w:p w14:paraId="7C6F2F75" w14:textId="77777777" w:rsidR="009735BB" w:rsidRPr="009735BB" w:rsidRDefault="009735BB">
      <w:pPr>
        <w:pStyle w:val="Spisilustracji"/>
        <w:tabs>
          <w:tab w:val="right" w:leader="dot" w:pos="9016"/>
        </w:tabs>
        <w:rPr>
          <w:ins w:id="664" w:author="Alba Colomer Padrosa" w:date="2020-12-07T08:32:00Z"/>
          <w:rFonts w:eastAsiaTheme="minorEastAsia" w:cs="Times New Roman"/>
          <w:noProof/>
          <w:color w:val="auto"/>
          <w:sz w:val="22"/>
          <w:lang w:val="es-ES" w:eastAsia="es-ES"/>
          <w:rPrChange w:id="665" w:author="Alba Colomer Padrosa" w:date="2020-12-07T08:32:00Z">
            <w:rPr>
              <w:ins w:id="666" w:author="Alba Colomer Padrosa" w:date="2020-12-07T08:32:00Z"/>
              <w:rFonts w:asciiTheme="minorHAnsi" w:eastAsiaTheme="minorEastAsia" w:hAnsiTheme="minorHAnsi"/>
              <w:noProof/>
              <w:color w:val="auto"/>
              <w:sz w:val="22"/>
              <w:lang w:val="es-ES" w:eastAsia="es-ES"/>
            </w:rPr>
          </w:rPrChange>
        </w:rPr>
      </w:pPr>
      <w:ins w:id="667"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68" w:author="Alba Colomer Padrosa" w:date="2020-12-07T08:32:00Z">
              <w:rPr>
                <w:rStyle w:val="Hipercze"/>
                <w:noProof/>
              </w:rPr>
            </w:rPrChange>
          </w:rPr>
          <w:instrText xml:space="preserve"> </w:instrText>
        </w:r>
        <w:r w:rsidRPr="009735BB">
          <w:rPr>
            <w:rFonts w:cs="Times New Roman"/>
            <w:noProof/>
            <w:rPrChange w:id="669" w:author="Alba Colomer Padrosa" w:date="2020-12-07T08:32:00Z">
              <w:rPr>
                <w:noProof/>
              </w:rPr>
            </w:rPrChange>
          </w:rPr>
          <w:instrText>HYPERLINK \l "_Toc58222368"</w:instrText>
        </w:r>
        <w:r w:rsidRPr="009735BB">
          <w:rPr>
            <w:rStyle w:val="Hipercze"/>
            <w:rFonts w:ascii="Times New Roman" w:hAnsi="Times New Roman" w:cs="Times New Roman"/>
            <w:noProof/>
            <w:rPrChange w:id="670"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71"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72" w:author="Alba Colomer Padrosa" w:date="2020-12-07T08:32:00Z">
              <w:rPr>
                <w:rStyle w:val="Hipercze"/>
                <w:noProof/>
              </w:rPr>
            </w:rPrChange>
          </w:rPr>
          <w:t>Table 13 – Attributes of FE</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73" w:author="Alba Colomer Padrosa" w:date="2020-12-07T08:32:00Z">
              <w:rPr>
                <w:noProof/>
                <w:webHidden/>
              </w:rPr>
            </w:rPrChange>
          </w:rPr>
          <w:instrText xml:space="preserve"> PAGEREF _Toc58222368 \h </w:instrText>
        </w:r>
      </w:ins>
      <w:r w:rsidRPr="009735BB">
        <w:rPr>
          <w:rFonts w:cs="Times New Roman"/>
          <w:noProof/>
          <w:webHidden/>
          <w:rPrChange w:id="674" w:author="Alba Colomer Padrosa" w:date="2020-12-07T08:32:00Z">
            <w:rPr>
              <w:rFonts w:cs="Times New Roman"/>
              <w:noProof/>
              <w:webHidden/>
            </w:rPr>
          </w:rPrChange>
        </w:rPr>
      </w:r>
      <w:r w:rsidRPr="009735BB">
        <w:rPr>
          <w:rFonts w:cs="Times New Roman"/>
          <w:noProof/>
          <w:webHidden/>
          <w:rPrChange w:id="675" w:author="Alba Colomer Padrosa" w:date="2020-12-07T08:32:00Z">
            <w:rPr>
              <w:noProof/>
              <w:webHidden/>
            </w:rPr>
          </w:rPrChange>
        </w:rPr>
        <w:fldChar w:fldCharType="separate"/>
      </w:r>
      <w:ins w:id="676" w:author="Alba Colomer Padrosa" w:date="2020-12-07T08:32:00Z">
        <w:r w:rsidRPr="002946D5">
          <w:rPr>
            <w:rFonts w:cs="Times New Roman"/>
            <w:noProof/>
            <w:webHidden/>
          </w:rPr>
          <w:t>18</w:t>
        </w:r>
        <w:r w:rsidRPr="002946D5">
          <w:rPr>
            <w:rFonts w:cs="Times New Roman"/>
            <w:noProof/>
            <w:webHidden/>
          </w:rPr>
          <w:fldChar w:fldCharType="end"/>
        </w:r>
        <w:r w:rsidRPr="009735BB">
          <w:rPr>
            <w:rStyle w:val="Hipercze"/>
            <w:rFonts w:ascii="Times New Roman" w:hAnsi="Times New Roman" w:cs="Times New Roman"/>
            <w:noProof/>
            <w:rPrChange w:id="677" w:author="Alba Colomer Padrosa" w:date="2020-12-07T08:32:00Z">
              <w:rPr>
                <w:rStyle w:val="Hipercze"/>
                <w:noProof/>
              </w:rPr>
            </w:rPrChange>
          </w:rPr>
          <w:fldChar w:fldCharType="end"/>
        </w:r>
      </w:ins>
    </w:p>
    <w:p w14:paraId="507CA958" w14:textId="77777777" w:rsidR="009735BB" w:rsidRPr="009735BB" w:rsidRDefault="009735BB">
      <w:pPr>
        <w:pStyle w:val="Spisilustracji"/>
        <w:tabs>
          <w:tab w:val="right" w:leader="dot" w:pos="9016"/>
        </w:tabs>
        <w:rPr>
          <w:ins w:id="678" w:author="Alba Colomer Padrosa" w:date="2020-12-07T08:32:00Z"/>
          <w:rFonts w:eastAsiaTheme="minorEastAsia" w:cs="Times New Roman"/>
          <w:noProof/>
          <w:color w:val="auto"/>
          <w:sz w:val="22"/>
          <w:lang w:val="es-ES" w:eastAsia="es-ES"/>
          <w:rPrChange w:id="679" w:author="Alba Colomer Padrosa" w:date="2020-12-07T08:32:00Z">
            <w:rPr>
              <w:ins w:id="680" w:author="Alba Colomer Padrosa" w:date="2020-12-07T08:32:00Z"/>
              <w:rFonts w:asciiTheme="minorHAnsi" w:eastAsiaTheme="minorEastAsia" w:hAnsiTheme="minorHAnsi"/>
              <w:noProof/>
              <w:color w:val="auto"/>
              <w:sz w:val="22"/>
              <w:lang w:val="es-ES" w:eastAsia="es-ES"/>
            </w:rPr>
          </w:rPrChange>
        </w:rPr>
      </w:pPr>
      <w:ins w:id="681"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82" w:author="Alba Colomer Padrosa" w:date="2020-12-07T08:32:00Z">
              <w:rPr>
                <w:rStyle w:val="Hipercze"/>
                <w:noProof/>
              </w:rPr>
            </w:rPrChange>
          </w:rPr>
          <w:instrText xml:space="preserve"> </w:instrText>
        </w:r>
        <w:r w:rsidRPr="009735BB">
          <w:rPr>
            <w:rFonts w:cs="Times New Roman"/>
            <w:noProof/>
            <w:rPrChange w:id="683" w:author="Alba Colomer Padrosa" w:date="2020-12-07T08:32:00Z">
              <w:rPr>
                <w:noProof/>
              </w:rPr>
            </w:rPrChange>
          </w:rPr>
          <w:instrText>HYPERLINK \l "_Toc58222369"</w:instrText>
        </w:r>
        <w:r w:rsidRPr="009735BB">
          <w:rPr>
            <w:rStyle w:val="Hipercze"/>
            <w:rFonts w:ascii="Times New Roman" w:hAnsi="Times New Roman" w:cs="Times New Roman"/>
            <w:noProof/>
            <w:rPrChange w:id="684"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85"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686" w:author="Alba Colomer Padrosa" w:date="2020-12-07T08:32:00Z">
              <w:rPr>
                <w:rStyle w:val="Hipercze"/>
                <w:noProof/>
              </w:rPr>
            </w:rPrChange>
          </w:rPr>
          <w:t>Table 14 – Attributes of PQ</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687" w:author="Alba Colomer Padrosa" w:date="2020-12-07T08:32:00Z">
              <w:rPr>
                <w:noProof/>
                <w:webHidden/>
              </w:rPr>
            </w:rPrChange>
          </w:rPr>
          <w:instrText xml:space="preserve"> PAGEREF _Toc58222369 \h </w:instrText>
        </w:r>
      </w:ins>
      <w:r w:rsidRPr="009735BB">
        <w:rPr>
          <w:rFonts w:cs="Times New Roman"/>
          <w:noProof/>
          <w:webHidden/>
          <w:rPrChange w:id="688" w:author="Alba Colomer Padrosa" w:date="2020-12-07T08:32:00Z">
            <w:rPr>
              <w:rFonts w:cs="Times New Roman"/>
              <w:noProof/>
              <w:webHidden/>
            </w:rPr>
          </w:rPrChange>
        </w:rPr>
      </w:r>
      <w:r w:rsidRPr="009735BB">
        <w:rPr>
          <w:rFonts w:cs="Times New Roman"/>
          <w:noProof/>
          <w:webHidden/>
          <w:rPrChange w:id="689" w:author="Alba Colomer Padrosa" w:date="2020-12-07T08:32:00Z">
            <w:rPr>
              <w:noProof/>
              <w:webHidden/>
            </w:rPr>
          </w:rPrChange>
        </w:rPr>
        <w:fldChar w:fldCharType="separate"/>
      </w:r>
      <w:ins w:id="690" w:author="Alba Colomer Padrosa" w:date="2020-12-07T08:32:00Z">
        <w:r w:rsidRPr="002946D5">
          <w:rPr>
            <w:rFonts w:cs="Times New Roman"/>
            <w:noProof/>
            <w:webHidden/>
          </w:rPr>
          <w:t>19</w:t>
        </w:r>
        <w:r w:rsidRPr="002946D5">
          <w:rPr>
            <w:rFonts w:cs="Times New Roman"/>
            <w:noProof/>
            <w:webHidden/>
          </w:rPr>
          <w:fldChar w:fldCharType="end"/>
        </w:r>
        <w:r w:rsidRPr="009735BB">
          <w:rPr>
            <w:rStyle w:val="Hipercze"/>
            <w:rFonts w:ascii="Times New Roman" w:hAnsi="Times New Roman" w:cs="Times New Roman"/>
            <w:noProof/>
            <w:rPrChange w:id="691" w:author="Alba Colomer Padrosa" w:date="2020-12-07T08:32:00Z">
              <w:rPr>
                <w:rStyle w:val="Hipercze"/>
                <w:noProof/>
              </w:rPr>
            </w:rPrChange>
          </w:rPr>
          <w:fldChar w:fldCharType="end"/>
        </w:r>
      </w:ins>
    </w:p>
    <w:p w14:paraId="597968F6" w14:textId="77777777" w:rsidR="009735BB" w:rsidRPr="009735BB" w:rsidRDefault="009735BB">
      <w:pPr>
        <w:pStyle w:val="Spisilustracji"/>
        <w:tabs>
          <w:tab w:val="right" w:leader="dot" w:pos="9016"/>
        </w:tabs>
        <w:rPr>
          <w:ins w:id="692" w:author="Alba Colomer Padrosa" w:date="2020-12-07T08:32:00Z"/>
          <w:rFonts w:eastAsiaTheme="minorEastAsia" w:cs="Times New Roman"/>
          <w:noProof/>
          <w:color w:val="auto"/>
          <w:sz w:val="22"/>
          <w:lang w:val="es-ES" w:eastAsia="es-ES"/>
          <w:rPrChange w:id="693" w:author="Alba Colomer Padrosa" w:date="2020-12-07T08:32:00Z">
            <w:rPr>
              <w:ins w:id="694" w:author="Alba Colomer Padrosa" w:date="2020-12-07T08:32:00Z"/>
              <w:rFonts w:asciiTheme="minorHAnsi" w:eastAsiaTheme="minorEastAsia" w:hAnsiTheme="minorHAnsi"/>
              <w:noProof/>
              <w:color w:val="auto"/>
              <w:sz w:val="22"/>
              <w:lang w:val="es-ES" w:eastAsia="es-ES"/>
            </w:rPr>
          </w:rPrChange>
        </w:rPr>
      </w:pPr>
      <w:ins w:id="695"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696" w:author="Alba Colomer Padrosa" w:date="2020-12-07T08:32:00Z">
              <w:rPr>
                <w:rStyle w:val="Hipercze"/>
                <w:noProof/>
              </w:rPr>
            </w:rPrChange>
          </w:rPr>
          <w:instrText xml:space="preserve"> </w:instrText>
        </w:r>
        <w:r w:rsidRPr="009735BB">
          <w:rPr>
            <w:rFonts w:cs="Times New Roman"/>
            <w:noProof/>
            <w:rPrChange w:id="697" w:author="Alba Colomer Padrosa" w:date="2020-12-07T08:32:00Z">
              <w:rPr>
                <w:noProof/>
              </w:rPr>
            </w:rPrChange>
          </w:rPr>
          <w:instrText>HYPERLINK \l "_Toc58222370"</w:instrText>
        </w:r>
        <w:r w:rsidRPr="009735BB">
          <w:rPr>
            <w:rStyle w:val="Hipercze"/>
            <w:rFonts w:ascii="Times New Roman" w:hAnsi="Times New Roman" w:cs="Times New Roman"/>
            <w:noProof/>
            <w:rPrChange w:id="698"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699"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700" w:author="Alba Colomer Padrosa" w:date="2020-12-07T08:32:00Z">
              <w:rPr>
                <w:rStyle w:val="Hipercze"/>
                <w:noProof/>
              </w:rPr>
            </w:rPrChange>
          </w:rPr>
          <w:t>Table 15 – Attributes of PQC</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701" w:author="Alba Colomer Padrosa" w:date="2020-12-07T08:32:00Z">
              <w:rPr>
                <w:noProof/>
                <w:webHidden/>
              </w:rPr>
            </w:rPrChange>
          </w:rPr>
          <w:instrText xml:space="preserve"> PAGEREF _Toc58222370 \h </w:instrText>
        </w:r>
      </w:ins>
      <w:r w:rsidRPr="009735BB">
        <w:rPr>
          <w:rFonts w:cs="Times New Roman"/>
          <w:noProof/>
          <w:webHidden/>
          <w:rPrChange w:id="702" w:author="Alba Colomer Padrosa" w:date="2020-12-07T08:32:00Z">
            <w:rPr>
              <w:rFonts w:cs="Times New Roman"/>
              <w:noProof/>
              <w:webHidden/>
            </w:rPr>
          </w:rPrChange>
        </w:rPr>
      </w:r>
      <w:r w:rsidRPr="009735BB">
        <w:rPr>
          <w:rFonts w:cs="Times New Roman"/>
          <w:noProof/>
          <w:webHidden/>
          <w:rPrChange w:id="703" w:author="Alba Colomer Padrosa" w:date="2020-12-07T08:32:00Z">
            <w:rPr>
              <w:noProof/>
              <w:webHidden/>
            </w:rPr>
          </w:rPrChange>
        </w:rPr>
        <w:fldChar w:fldCharType="separate"/>
      </w:r>
      <w:ins w:id="704" w:author="Alba Colomer Padrosa" w:date="2020-12-07T08:32:00Z">
        <w:r w:rsidRPr="002946D5">
          <w:rPr>
            <w:rFonts w:cs="Times New Roman"/>
            <w:noProof/>
            <w:webHidden/>
          </w:rPr>
          <w:t>19</w:t>
        </w:r>
        <w:r w:rsidRPr="002946D5">
          <w:rPr>
            <w:rFonts w:cs="Times New Roman"/>
            <w:noProof/>
            <w:webHidden/>
          </w:rPr>
          <w:fldChar w:fldCharType="end"/>
        </w:r>
        <w:r w:rsidRPr="009735BB">
          <w:rPr>
            <w:rStyle w:val="Hipercze"/>
            <w:rFonts w:ascii="Times New Roman" w:hAnsi="Times New Roman" w:cs="Times New Roman"/>
            <w:noProof/>
            <w:rPrChange w:id="705" w:author="Alba Colomer Padrosa" w:date="2020-12-07T08:32:00Z">
              <w:rPr>
                <w:rStyle w:val="Hipercze"/>
                <w:noProof/>
              </w:rPr>
            </w:rPrChange>
          </w:rPr>
          <w:fldChar w:fldCharType="end"/>
        </w:r>
      </w:ins>
    </w:p>
    <w:p w14:paraId="21BC96F6" w14:textId="77777777" w:rsidR="009735BB" w:rsidRPr="009735BB" w:rsidRDefault="009735BB">
      <w:pPr>
        <w:pStyle w:val="Spisilustracji"/>
        <w:tabs>
          <w:tab w:val="right" w:leader="dot" w:pos="9016"/>
        </w:tabs>
        <w:rPr>
          <w:ins w:id="706" w:author="Alba Colomer Padrosa" w:date="2020-12-07T08:32:00Z"/>
          <w:rFonts w:eastAsiaTheme="minorEastAsia" w:cs="Times New Roman"/>
          <w:noProof/>
          <w:color w:val="auto"/>
          <w:sz w:val="22"/>
          <w:lang w:val="es-ES" w:eastAsia="es-ES"/>
          <w:rPrChange w:id="707" w:author="Alba Colomer Padrosa" w:date="2020-12-07T08:32:00Z">
            <w:rPr>
              <w:ins w:id="708" w:author="Alba Colomer Padrosa" w:date="2020-12-07T08:32:00Z"/>
              <w:rFonts w:asciiTheme="minorHAnsi" w:eastAsiaTheme="minorEastAsia" w:hAnsiTheme="minorHAnsi"/>
              <w:noProof/>
              <w:color w:val="auto"/>
              <w:sz w:val="22"/>
              <w:lang w:val="es-ES" w:eastAsia="es-ES"/>
            </w:rPr>
          </w:rPrChange>
        </w:rPr>
      </w:pPr>
      <w:ins w:id="709"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710" w:author="Alba Colomer Padrosa" w:date="2020-12-07T08:32:00Z">
              <w:rPr>
                <w:rStyle w:val="Hipercze"/>
                <w:noProof/>
              </w:rPr>
            </w:rPrChange>
          </w:rPr>
          <w:instrText xml:space="preserve"> </w:instrText>
        </w:r>
        <w:r w:rsidRPr="009735BB">
          <w:rPr>
            <w:rFonts w:cs="Times New Roman"/>
            <w:noProof/>
            <w:rPrChange w:id="711" w:author="Alba Colomer Padrosa" w:date="2020-12-07T08:32:00Z">
              <w:rPr>
                <w:noProof/>
              </w:rPr>
            </w:rPrChange>
          </w:rPr>
          <w:instrText>HYPERLINK \l "_Toc58222371"</w:instrText>
        </w:r>
        <w:r w:rsidRPr="009735BB">
          <w:rPr>
            <w:rStyle w:val="Hipercze"/>
            <w:rFonts w:ascii="Times New Roman" w:hAnsi="Times New Roman" w:cs="Times New Roman"/>
            <w:noProof/>
            <w:rPrChange w:id="712"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713"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714" w:author="Alba Colomer Padrosa" w:date="2020-12-07T08:32:00Z">
              <w:rPr>
                <w:rStyle w:val="Hipercze"/>
                <w:noProof/>
              </w:rPr>
            </w:rPrChange>
          </w:rPr>
          <w:t>Table 16 – Attributes of PaC</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715" w:author="Alba Colomer Padrosa" w:date="2020-12-07T08:32:00Z">
              <w:rPr>
                <w:noProof/>
                <w:webHidden/>
              </w:rPr>
            </w:rPrChange>
          </w:rPr>
          <w:instrText xml:space="preserve"> PAGEREF _Toc58222371 \h </w:instrText>
        </w:r>
      </w:ins>
      <w:r w:rsidRPr="009735BB">
        <w:rPr>
          <w:rFonts w:cs="Times New Roman"/>
          <w:noProof/>
          <w:webHidden/>
          <w:rPrChange w:id="716" w:author="Alba Colomer Padrosa" w:date="2020-12-07T08:32:00Z">
            <w:rPr>
              <w:rFonts w:cs="Times New Roman"/>
              <w:noProof/>
              <w:webHidden/>
            </w:rPr>
          </w:rPrChange>
        </w:rPr>
      </w:r>
      <w:r w:rsidRPr="009735BB">
        <w:rPr>
          <w:rFonts w:cs="Times New Roman"/>
          <w:noProof/>
          <w:webHidden/>
          <w:rPrChange w:id="717" w:author="Alba Colomer Padrosa" w:date="2020-12-07T08:32:00Z">
            <w:rPr>
              <w:noProof/>
              <w:webHidden/>
            </w:rPr>
          </w:rPrChange>
        </w:rPr>
        <w:fldChar w:fldCharType="separate"/>
      </w:r>
      <w:ins w:id="718" w:author="Alba Colomer Padrosa" w:date="2020-12-07T08:32:00Z">
        <w:r w:rsidRPr="002946D5">
          <w:rPr>
            <w:rFonts w:cs="Times New Roman"/>
            <w:noProof/>
            <w:webHidden/>
          </w:rPr>
          <w:t>19</w:t>
        </w:r>
        <w:r w:rsidRPr="002946D5">
          <w:rPr>
            <w:rFonts w:cs="Times New Roman"/>
            <w:noProof/>
            <w:webHidden/>
          </w:rPr>
          <w:fldChar w:fldCharType="end"/>
        </w:r>
        <w:r w:rsidRPr="009735BB">
          <w:rPr>
            <w:rStyle w:val="Hipercze"/>
            <w:rFonts w:ascii="Times New Roman" w:hAnsi="Times New Roman" w:cs="Times New Roman"/>
            <w:noProof/>
            <w:rPrChange w:id="719" w:author="Alba Colomer Padrosa" w:date="2020-12-07T08:32:00Z">
              <w:rPr>
                <w:rStyle w:val="Hipercze"/>
                <w:noProof/>
              </w:rPr>
            </w:rPrChange>
          </w:rPr>
          <w:fldChar w:fldCharType="end"/>
        </w:r>
      </w:ins>
    </w:p>
    <w:p w14:paraId="5AF81CEE" w14:textId="77777777" w:rsidR="009735BB" w:rsidRPr="009735BB" w:rsidRDefault="009735BB">
      <w:pPr>
        <w:pStyle w:val="Spisilustracji"/>
        <w:tabs>
          <w:tab w:val="right" w:leader="dot" w:pos="9016"/>
        </w:tabs>
        <w:rPr>
          <w:ins w:id="720" w:author="Alba Colomer Padrosa" w:date="2020-12-07T08:32:00Z"/>
          <w:rFonts w:eastAsiaTheme="minorEastAsia" w:cs="Times New Roman"/>
          <w:noProof/>
          <w:color w:val="auto"/>
          <w:sz w:val="22"/>
          <w:lang w:val="es-ES" w:eastAsia="es-ES"/>
          <w:rPrChange w:id="721" w:author="Alba Colomer Padrosa" w:date="2020-12-07T08:32:00Z">
            <w:rPr>
              <w:ins w:id="722" w:author="Alba Colomer Padrosa" w:date="2020-12-07T08:32:00Z"/>
              <w:rFonts w:asciiTheme="minorHAnsi" w:eastAsiaTheme="minorEastAsia" w:hAnsiTheme="minorHAnsi"/>
              <w:noProof/>
              <w:color w:val="auto"/>
              <w:sz w:val="22"/>
              <w:lang w:val="es-ES" w:eastAsia="es-ES"/>
            </w:rPr>
          </w:rPrChange>
        </w:rPr>
      </w:pPr>
      <w:ins w:id="723" w:author="Alba Colomer Padrosa" w:date="2020-12-07T08:32:00Z">
        <w:r w:rsidRPr="009735BB">
          <w:rPr>
            <w:rStyle w:val="Hipercze"/>
            <w:rFonts w:ascii="Times New Roman" w:hAnsi="Times New Roman" w:cs="Times New Roman"/>
            <w:noProof/>
          </w:rPr>
          <w:fldChar w:fldCharType="begin"/>
        </w:r>
        <w:r w:rsidRPr="009735BB">
          <w:rPr>
            <w:rStyle w:val="Hipercze"/>
            <w:rFonts w:ascii="Times New Roman" w:hAnsi="Times New Roman" w:cs="Times New Roman"/>
            <w:noProof/>
            <w:rPrChange w:id="724" w:author="Alba Colomer Padrosa" w:date="2020-12-07T08:32:00Z">
              <w:rPr>
                <w:rStyle w:val="Hipercze"/>
                <w:noProof/>
              </w:rPr>
            </w:rPrChange>
          </w:rPr>
          <w:instrText xml:space="preserve"> </w:instrText>
        </w:r>
        <w:r w:rsidRPr="009735BB">
          <w:rPr>
            <w:rFonts w:cs="Times New Roman"/>
            <w:noProof/>
            <w:rPrChange w:id="725" w:author="Alba Colomer Padrosa" w:date="2020-12-07T08:32:00Z">
              <w:rPr>
                <w:noProof/>
              </w:rPr>
            </w:rPrChange>
          </w:rPr>
          <w:instrText>HYPERLINK \l "_Toc58222372"</w:instrText>
        </w:r>
        <w:r w:rsidRPr="009735BB">
          <w:rPr>
            <w:rStyle w:val="Hipercze"/>
            <w:rFonts w:ascii="Times New Roman" w:hAnsi="Times New Roman" w:cs="Times New Roman"/>
            <w:noProof/>
            <w:rPrChange w:id="726" w:author="Alba Colomer Padrosa" w:date="2020-12-07T08:32:00Z">
              <w:rPr>
                <w:rStyle w:val="Hipercze"/>
                <w:noProof/>
              </w:rPr>
            </w:rPrChange>
          </w:rPr>
          <w:instrText xml:space="preserve"> </w:instrText>
        </w:r>
        <w:r w:rsidRPr="009735BB">
          <w:rPr>
            <w:rStyle w:val="Hipercze"/>
            <w:rFonts w:ascii="Times New Roman" w:hAnsi="Times New Roman" w:cs="Times New Roman"/>
            <w:noProof/>
            <w:rPrChange w:id="727" w:author="Alba Colomer Padrosa" w:date="2020-12-07T08:32:00Z">
              <w:rPr>
                <w:rStyle w:val="Hipercze"/>
                <w:noProof/>
              </w:rPr>
            </w:rPrChange>
          </w:rPr>
          <w:fldChar w:fldCharType="separate"/>
        </w:r>
        <w:r w:rsidRPr="009735BB">
          <w:rPr>
            <w:rStyle w:val="Hipercze"/>
            <w:rFonts w:ascii="Times New Roman" w:hAnsi="Times New Roman" w:cs="Times New Roman"/>
            <w:noProof/>
            <w:rPrChange w:id="728" w:author="Alba Colomer Padrosa" w:date="2020-12-07T08:32:00Z">
              <w:rPr>
                <w:rStyle w:val="Hipercze"/>
                <w:noProof/>
              </w:rPr>
            </w:rPrChange>
          </w:rPr>
          <w:t>Table 17 - OCDS blocks involved in the conclusion of a FA</w:t>
        </w:r>
        <w:r w:rsidRPr="002946D5">
          <w:rPr>
            <w:rFonts w:cs="Times New Roman"/>
            <w:noProof/>
            <w:webHidden/>
          </w:rPr>
          <w:tab/>
        </w:r>
        <w:r w:rsidRPr="002946D5">
          <w:rPr>
            <w:rFonts w:cs="Times New Roman"/>
            <w:noProof/>
            <w:webHidden/>
          </w:rPr>
          <w:fldChar w:fldCharType="begin"/>
        </w:r>
        <w:r w:rsidRPr="009735BB">
          <w:rPr>
            <w:rFonts w:cs="Times New Roman"/>
            <w:noProof/>
            <w:webHidden/>
            <w:rPrChange w:id="729" w:author="Alba Colomer Padrosa" w:date="2020-12-07T08:32:00Z">
              <w:rPr>
                <w:noProof/>
                <w:webHidden/>
              </w:rPr>
            </w:rPrChange>
          </w:rPr>
          <w:instrText xml:space="preserve"> PAGEREF _Toc58222372 \h </w:instrText>
        </w:r>
      </w:ins>
      <w:r w:rsidRPr="009735BB">
        <w:rPr>
          <w:rFonts w:cs="Times New Roman"/>
          <w:noProof/>
          <w:webHidden/>
          <w:rPrChange w:id="730" w:author="Alba Colomer Padrosa" w:date="2020-12-07T08:32:00Z">
            <w:rPr>
              <w:rFonts w:cs="Times New Roman"/>
              <w:noProof/>
              <w:webHidden/>
            </w:rPr>
          </w:rPrChange>
        </w:rPr>
      </w:r>
      <w:r w:rsidRPr="009735BB">
        <w:rPr>
          <w:rFonts w:cs="Times New Roman"/>
          <w:noProof/>
          <w:webHidden/>
          <w:rPrChange w:id="731" w:author="Alba Colomer Padrosa" w:date="2020-12-07T08:32:00Z">
            <w:rPr>
              <w:noProof/>
              <w:webHidden/>
            </w:rPr>
          </w:rPrChange>
        </w:rPr>
        <w:fldChar w:fldCharType="separate"/>
      </w:r>
      <w:ins w:id="732" w:author="Alba Colomer Padrosa" w:date="2020-12-07T08:32:00Z">
        <w:r w:rsidRPr="002946D5">
          <w:rPr>
            <w:rFonts w:cs="Times New Roman"/>
            <w:noProof/>
            <w:webHidden/>
          </w:rPr>
          <w:t>20</w:t>
        </w:r>
        <w:r w:rsidRPr="002946D5">
          <w:rPr>
            <w:rFonts w:cs="Times New Roman"/>
            <w:noProof/>
            <w:webHidden/>
          </w:rPr>
          <w:fldChar w:fldCharType="end"/>
        </w:r>
        <w:r w:rsidRPr="009735BB">
          <w:rPr>
            <w:rStyle w:val="Hipercze"/>
            <w:rFonts w:ascii="Times New Roman" w:hAnsi="Times New Roman" w:cs="Times New Roman"/>
            <w:noProof/>
            <w:rPrChange w:id="733" w:author="Alba Colomer Padrosa" w:date="2020-12-07T08:32:00Z">
              <w:rPr>
                <w:rStyle w:val="Hipercze"/>
                <w:noProof/>
              </w:rPr>
            </w:rPrChange>
          </w:rPr>
          <w:fldChar w:fldCharType="end"/>
        </w:r>
      </w:ins>
    </w:p>
    <w:p w14:paraId="27713974" w14:textId="77777777" w:rsidR="00DF74E4" w:rsidRPr="009735BB" w:rsidDel="009735BB" w:rsidRDefault="00DF74E4">
      <w:pPr>
        <w:pStyle w:val="Spisilustracji"/>
        <w:tabs>
          <w:tab w:val="right" w:leader="dot" w:pos="9016"/>
        </w:tabs>
        <w:rPr>
          <w:del w:id="734" w:author="Alba Colomer Padrosa" w:date="2020-12-07T08:32:00Z"/>
          <w:rFonts w:eastAsiaTheme="minorEastAsia" w:cs="Times New Roman"/>
          <w:noProof/>
          <w:color w:val="auto"/>
          <w:sz w:val="22"/>
          <w:lang w:eastAsia="es-ES"/>
        </w:rPr>
      </w:pPr>
      <w:del w:id="735" w:author="Alba Colomer Padrosa" w:date="2020-12-07T08:32:00Z">
        <w:r w:rsidRPr="009735BB" w:rsidDel="009735BB">
          <w:rPr>
            <w:rStyle w:val="Hipercze"/>
            <w:rFonts w:ascii="Times New Roman" w:hAnsi="Times New Roman" w:cs="Times New Roman"/>
            <w:noProof/>
            <w:rPrChange w:id="736" w:author="Alba Colomer Padrosa" w:date="2020-12-07T08:32:00Z">
              <w:rPr>
                <w:rStyle w:val="Hipercze"/>
                <w:rFonts w:ascii="Times New Roman" w:hAnsi="Times New Roman" w:cs="Times New Roman"/>
              </w:rPr>
            </w:rPrChange>
          </w:rPr>
          <w:delText>Table 1 – Main data blocks involved in a FA</w:delText>
        </w:r>
        <w:r w:rsidRPr="009735BB" w:rsidDel="009735BB">
          <w:rPr>
            <w:rFonts w:cs="Times New Roman"/>
            <w:noProof/>
            <w:webHidden/>
          </w:rPr>
          <w:tab/>
        </w:r>
        <w:r w:rsidR="003B5C32" w:rsidRPr="009735BB" w:rsidDel="009735BB">
          <w:rPr>
            <w:rFonts w:cs="Times New Roman"/>
            <w:noProof/>
            <w:webHidden/>
          </w:rPr>
          <w:delText>8</w:delText>
        </w:r>
      </w:del>
    </w:p>
    <w:p w14:paraId="3DB5E84A" w14:textId="77777777" w:rsidR="00DF74E4" w:rsidRPr="009735BB" w:rsidDel="009735BB" w:rsidRDefault="00DF74E4">
      <w:pPr>
        <w:pStyle w:val="Spisilustracji"/>
        <w:tabs>
          <w:tab w:val="right" w:leader="dot" w:pos="9016"/>
        </w:tabs>
        <w:rPr>
          <w:del w:id="737" w:author="Alba Colomer Padrosa" w:date="2020-12-07T08:32:00Z"/>
          <w:rFonts w:eastAsiaTheme="minorEastAsia" w:cs="Times New Roman"/>
          <w:noProof/>
          <w:color w:val="auto"/>
          <w:sz w:val="22"/>
          <w:lang w:eastAsia="es-ES"/>
        </w:rPr>
      </w:pPr>
      <w:del w:id="738" w:author="Alba Colomer Padrosa" w:date="2020-12-07T08:32:00Z">
        <w:r w:rsidRPr="009735BB" w:rsidDel="009735BB">
          <w:rPr>
            <w:rStyle w:val="Hipercze"/>
            <w:rFonts w:ascii="Times New Roman" w:hAnsi="Times New Roman" w:cs="Times New Roman"/>
            <w:noProof/>
            <w:rPrChange w:id="739" w:author="Alba Colomer Padrosa" w:date="2020-12-07T08:32:00Z">
              <w:rPr>
                <w:rStyle w:val="Hipercze"/>
                <w:rFonts w:ascii="Times New Roman" w:hAnsi="Times New Roman" w:cs="Times New Roman"/>
              </w:rPr>
            </w:rPrChange>
          </w:rPr>
          <w:delText>Table 2 – Main actors  involved in a FA</w:delText>
        </w:r>
        <w:r w:rsidRPr="009735BB" w:rsidDel="009735BB">
          <w:rPr>
            <w:rFonts w:cs="Times New Roman"/>
            <w:noProof/>
            <w:webHidden/>
          </w:rPr>
          <w:tab/>
        </w:r>
        <w:r w:rsidR="003B5C32" w:rsidRPr="009735BB" w:rsidDel="009735BB">
          <w:rPr>
            <w:rFonts w:cs="Times New Roman"/>
            <w:noProof/>
            <w:webHidden/>
          </w:rPr>
          <w:delText>9</w:delText>
        </w:r>
      </w:del>
    </w:p>
    <w:p w14:paraId="069D2DDC" w14:textId="77777777" w:rsidR="00DF74E4" w:rsidRPr="009735BB" w:rsidDel="009735BB" w:rsidRDefault="00DF74E4">
      <w:pPr>
        <w:pStyle w:val="Spisilustracji"/>
        <w:tabs>
          <w:tab w:val="right" w:leader="dot" w:pos="9016"/>
        </w:tabs>
        <w:rPr>
          <w:del w:id="740" w:author="Alba Colomer Padrosa" w:date="2020-12-07T08:32:00Z"/>
          <w:rFonts w:eastAsiaTheme="minorEastAsia" w:cs="Times New Roman"/>
          <w:noProof/>
          <w:color w:val="auto"/>
          <w:sz w:val="22"/>
          <w:lang w:eastAsia="es-ES"/>
        </w:rPr>
      </w:pPr>
      <w:del w:id="741" w:author="Alba Colomer Padrosa" w:date="2020-12-07T08:32:00Z">
        <w:r w:rsidRPr="009735BB" w:rsidDel="009735BB">
          <w:rPr>
            <w:rStyle w:val="Hipercze"/>
            <w:rFonts w:ascii="Times New Roman" w:hAnsi="Times New Roman" w:cs="Times New Roman"/>
            <w:noProof/>
            <w:rPrChange w:id="742" w:author="Alba Colomer Padrosa" w:date="2020-12-07T08:32:00Z">
              <w:rPr>
                <w:rStyle w:val="Hipercze"/>
                <w:rFonts w:ascii="Times New Roman" w:hAnsi="Times New Roman" w:cs="Times New Roman"/>
              </w:rPr>
            </w:rPrChange>
          </w:rPr>
          <w:delText>Table 3 – Main actors  involved in a FA</w:delText>
        </w:r>
        <w:r w:rsidRPr="009735BB" w:rsidDel="009735BB">
          <w:rPr>
            <w:rFonts w:cs="Times New Roman"/>
            <w:noProof/>
            <w:webHidden/>
          </w:rPr>
          <w:tab/>
        </w:r>
        <w:r w:rsidR="003B5C32" w:rsidRPr="009735BB" w:rsidDel="009735BB">
          <w:rPr>
            <w:rFonts w:cs="Times New Roman"/>
            <w:noProof/>
            <w:webHidden/>
          </w:rPr>
          <w:delText>10</w:delText>
        </w:r>
      </w:del>
    </w:p>
    <w:p w14:paraId="56F515A1" w14:textId="77777777" w:rsidR="00DF74E4" w:rsidRPr="009735BB" w:rsidDel="009735BB" w:rsidRDefault="00DF74E4">
      <w:pPr>
        <w:pStyle w:val="Spisilustracji"/>
        <w:tabs>
          <w:tab w:val="right" w:leader="dot" w:pos="9016"/>
        </w:tabs>
        <w:rPr>
          <w:del w:id="743" w:author="Alba Colomer Padrosa" w:date="2020-12-07T08:32:00Z"/>
          <w:rFonts w:eastAsiaTheme="minorEastAsia" w:cs="Times New Roman"/>
          <w:noProof/>
          <w:color w:val="auto"/>
          <w:sz w:val="22"/>
          <w:lang w:eastAsia="es-ES"/>
        </w:rPr>
      </w:pPr>
      <w:del w:id="744" w:author="Alba Colomer Padrosa" w:date="2020-12-07T08:32:00Z">
        <w:r w:rsidRPr="009735BB" w:rsidDel="009735BB">
          <w:rPr>
            <w:rStyle w:val="Hipercze"/>
            <w:rFonts w:ascii="Times New Roman" w:hAnsi="Times New Roman" w:cs="Times New Roman"/>
            <w:noProof/>
            <w:rPrChange w:id="745" w:author="Alba Colomer Padrosa" w:date="2020-12-07T08:32:00Z">
              <w:rPr>
                <w:rStyle w:val="Hipercze"/>
                <w:rFonts w:ascii="Times New Roman" w:hAnsi="Times New Roman" w:cs="Times New Roman"/>
              </w:rPr>
            </w:rPrChange>
          </w:rPr>
          <w:delText>Table 4 – Map of relations</w:delText>
        </w:r>
        <w:r w:rsidRPr="009735BB" w:rsidDel="009735BB">
          <w:rPr>
            <w:rFonts w:cs="Times New Roman"/>
            <w:noProof/>
            <w:webHidden/>
          </w:rPr>
          <w:tab/>
        </w:r>
        <w:r w:rsidR="003B5C32" w:rsidRPr="009735BB" w:rsidDel="009735BB">
          <w:rPr>
            <w:rFonts w:cs="Times New Roman"/>
            <w:noProof/>
            <w:webHidden/>
          </w:rPr>
          <w:delText>13</w:delText>
        </w:r>
      </w:del>
    </w:p>
    <w:p w14:paraId="134BB0FC" w14:textId="77777777" w:rsidR="00DF74E4" w:rsidRPr="009735BB" w:rsidDel="009735BB" w:rsidRDefault="00DF74E4">
      <w:pPr>
        <w:pStyle w:val="Spisilustracji"/>
        <w:tabs>
          <w:tab w:val="right" w:leader="dot" w:pos="9016"/>
        </w:tabs>
        <w:rPr>
          <w:del w:id="746" w:author="Alba Colomer Padrosa" w:date="2020-12-07T08:32:00Z"/>
          <w:rFonts w:eastAsiaTheme="minorEastAsia" w:cs="Times New Roman"/>
          <w:noProof/>
          <w:color w:val="auto"/>
          <w:sz w:val="22"/>
          <w:lang w:eastAsia="es-ES"/>
        </w:rPr>
      </w:pPr>
      <w:del w:id="747" w:author="Alba Colomer Padrosa" w:date="2020-12-07T08:32:00Z">
        <w:r w:rsidRPr="009735BB" w:rsidDel="009735BB">
          <w:rPr>
            <w:rStyle w:val="Hipercze"/>
            <w:rFonts w:ascii="Times New Roman" w:hAnsi="Times New Roman" w:cs="Times New Roman"/>
            <w:noProof/>
            <w:rPrChange w:id="748" w:author="Alba Colomer Padrosa" w:date="2020-12-07T08:32:00Z">
              <w:rPr>
                <w:rStyle w:val="Hipercze"/>
                <w:rFonts w:ascii="Times New Roman" w:hAnsi="Times New Roman" w:cs="Times New Roman"/>
              </w:rPr>
            </w:rPrChange>
          </w:rPr>
          <w:delText>Table 5 – Attributes of EI</w:delText>
        </w:r>
        <w:r w:rsidRPr="009735BB" w:rsidDel="009735BB">
          <w:rPr>
            <w:rFonts w:cs="Times New Roman"/>
            <w:noProof/>
            <w:webHidden/>
          </w:rPr>
          <w:tab/>
        </w:r>
        <w:r w:rsidR="003B5C32" w:rsidRPr="009735BB" w:rsidDel="009735BB">
          <w:rPr>
            <w:rFonts w:cs="Times New Roman"/>
            <w:noProof/>
            <w:webHidden/>
          </w:rPr>
          <w:delText>13</w:delText>
        </w:r>
      </w:del>
    </w:p>
    <w:p w14:paraId="59D171D0" w14:textId="77777777" w:rsidR="00DF74E4" w:rsidRPr="009735BB" w:rsidDel="009735BB" w:rsidRDefault="00DF74E4">
      <w:pPr>
        <w:pStyle w:val="Spisilustracji"/>
        <w:tabs>
          <w:tab w:val="right" w:leader="dot" w:pos="9016"/>
        </w:tabs>
        <w:rPr>
          <w:del w:id="749" w:author="Alba Colomer Padrosa" w:date="2020-12-07T08:32:00Z"/>
          <w:rFonts w:eastAsiaTheme="minorEastAsia" w:cs="Times New Roman"/>
          <w:noProof/>
          <w:color w:val="auto"/>
          <w:sz w:val="22"/>
          <w:lang w:eastAsia="es-ES"/>
        </w:rPr>
      </w:pPr>
      <w:del w:id="750" w:author="Alba Colomer Padrosa" w:date="2020-12-07T08:32:00Z">
        <w:r w:rsidRPr="009735BB" w:rsidDel="009735BB">
          <w:rPr>
            <w:rStyle w:val="Hipercze"/>
            <w:rFonts w:ascii="Times New Roman" w:hAnsi="Times New Roman" w:cs="Times New Roman"/>
            <w:noProof/>
            <w:rPrChange w:id="751" w:author="Alba Colomer Padrosa" w:date="2020-12-07T08:32:00Z">
              <w:rPr>
                <w:rStyle w:val="Hipercze"/>
                <w:rFonts w:ascii="Times New Roman" w:hAnsi="Times New Roman" w:cs="Times New Roman"/>
              </w:rPr>
            </w:rPrChange>
          </w:rPr>
          <w:delText>Table 6 – Attributes of FS</w:delText>
        </w:r>
        <w:r w:rsidRPr="009735BB" w:rsidDel="009735BB">
          <w:rPr>
            <w:rFonts w:cs="Times New Roman"/>
            <w:noProof/>
            <w:webHidden/>
          </w:rPr>
          <w:tab/>
        </w:r>
        <w:r w:rsidR="003B5C32" w:rsidRPr="009735BB" w:rsidDel="009735BB">
          <w:rPr>
            <w:rFonts w:cs="Times New Roman"/>
            <w:noProof/>
            <w:webHidden/>
          </w:rPr>
          <w:delText>13</w:delText>
        </w:r>
      </w:del>
    </w:p>
    <w:p w14:paraId="5308103A" w14:textId="77777777" w:rsidR="00DF74E4" w:rsidRPr="009735BB" w:rsidDel="009735BB" w:rsidRDefault="00DF74E4">
      <w:pPr>
        <w:pStyle w:val="Spisilustracji"/>
        <w:tabs>
          <w:tab w:val="right" w:leader="dot" w:pos="9016"/>
        </w:tabs>
        <w:rPr>
          <w:del w:id="752" w:author="Alba Colomer Padrosa" w:date="2020-12-07T08:32:00Z"/>
          <w:rFonts w:eastAsiaTheme="minorEastAsia" w:cs="Times New Roman"/>
          <w:noProof/>
          <w:color w:val="auto"/>
          <w:sz w:val="22"/>
          <w:lang w:eastAsia="es-ES"/>
        </w:rPr>
      </w:pPr>
      <w:del w:id="753" w:author="Alba Colomer Padrosa" w:date="2020-12-07T08:32:00Z">
        <w:r w:rsidRPr="009735BB" w:rsidDel="009735BB">
          <w:rPr>
            <w:rStyle w:val="Hipercze"/>
            <w:rFonts w:ascii="Times New Roman" w:hAnsi="Times New Roman" w:cs="Times New Roman"/>
            <w:noProof/>
            <w:rPrChange w:id="754" w:author="Alba Colomer Padrosa" w:date="2020-12-07T08:32:00Z">
              <w:rPr>
                <w:rStyle w:val="Hipercze"/>
                <w:rFonts w:ascii="Times New Roman" w:hAnsi="Times New Roman" w:cs="Times New Roman"/>
              </w:rPr>
            </w:rPrChange>
          </w:rPr>
          <w:delText>Table 7 – Attributes of CP</w:delText>
        </w:r>
        <w:r w:rsidRPr="009735BB" w:rsidDel="009735BB">
          <w:rPr>
            <w:rFonts w:cs="Times New Roman"/>
            <w:noProof/>
            <w:webHidden/>
          </w:rPr>
          <w:tab/>
        </w:r>
        <w:r w:rsidR="003B5C32" w:rsidRPr="009735BB" w:rsidDel="009735BB">
          <w:rPr>
            <w:rFonts w:cs="Times New Roman"/>
            <w:noProof/>
            <w:webHidden/>
          </w:rPr>
          <w:delText>14</w:delText>
        </w:r>
      </w:del>
    </w:p>
    <w:p w14:paraId="77636ED6" w14:textId="77777777" w:rsidR="00DF74E4" w:rsidRPr="009735BB" w:rsidDel="009735BB" w:rsidRDefault="00DF74E4">
      <w:pPr>
        <w:pStyle w:val="Spisilustracji"/>
        <w:tabs>
          <w:tab w:val="right" w:leader="dot" w:pos="9016"/>
        </w:tabs>
        <w:rPr>
          <w:del w:id="755" w:author="Alba Colomer Padrosa" w:date="2020-12-07T08:32:00Z"/>
          <w:rFonts w:eastAsiaTheme="minorEastAsia" w:cs="Times New Roman"/>
          <w:noProof/>
          <w:color w:val="auto"/>
          <w:sz w:val="22"/>
          <w:lang w:eastAsia="es-ES"/>
        </w:rPr>
      </w:pPr>
      <w:del w:id="756" w:author="Alba Colomer Padrosa" w:date="2020-12-07T08:32:00Z">
        <w:r w:rsidRPr="009735BB" w:rsidDel="009735BB">
          <w:rPr>
            <w:rStyle w:val="Hipercze"/>
            <w:rFonts w:ascii="Times New Roman" w:hAnsi="Times New Roman" w:cs="Times New Roman"/>
            <w:noProof/>
            <w:rPrChange w:id="757" w:author="Alba Colomer Padrosa" w:date="2020-12-07T08:32:00Z">
              <w:rPr>
                <w:rStyle w:val="Hipercze"/>
                <w:rFonts w:ascii="Times New Roman" w:hAnsi="Times New Roman" w:cs="Times New Roman"/>
              </w:rPr>
            </w:rPrChange>
          </w:rPr>
          <w:delText>Table 8 – Attributes of PN</w:delText>
        </w:r>
        <w:r w:rsidRPr="009735BB" w:rsidDel="009735BB">
          <w:rPr>
            <w:rFonts w:cs="Times New Roman"/>
            <w:noProof/>
            <w:webHidden/>
          </w:rPr>
          <w:tab/>
        </w:r>
        <w:r w:rsidR="003B5C32" w:rsidRPr="009735BB" w:rsidDel="009735BB">
          <w:rPr>
            <w:rFonts w:cs="Times New Roman"/>
            <w:noProof/>
            <w:webHidden/>
          </w:rPr>
          <w:delText>15</w:delText>
        </w:r>
      </w:del>
    </w:p>
    <w:p w14:paraId="3CA00BEB" w14:textId="77777777" w:rsidR="00DF74E4" w:rsidRPr="009735BB" w:rsidDel="009735BB" w:rsidRDefault="00DF74E4">
      <w:pPr>
        <w:pStyle w:val="Spisilustracji"/>
        <w:tabs>
          <w:tab w:val="right" w:leader="dot" w:pos="9016"/>
        </w:tabs>
        <w:rPr>
          <w:del w:id="758" w:author="Alba Colomer Padrosa" w:date="2020-12-07T08:32:00Z"/>
          <w:rFonts w:eastAsiaTheme="minorEastAsia" w:cs="Times New Roman"/>
          <w:noProof/>
          <w:color w:val="auto"/>
          <w:sz w:val="22"/>
          <w:lang w:eastAsia="es-ES"/>
        </w:rPr>
      </w:pPr>
      <w:del w:id="759" w:author="Alba Colomer Padrosa" w:date="2020-12-07T08:32:00Z">
        <w:r w:rsidRPr="009735BB" w:rsidDel="009735BB">
          <w:rPr>
            <w:rStyle w:val="Hipercze"/>
            <w:rFonts w:ascii="Times New Roman" w:hAnsi="Times New Roman" w:cs="Times New Roman"/>
            <w:noProof/>
            <w:rPrChange w:id="760" w:author="Alba Colomer Padrosa" w:date="2020-12-07T08:32:00Z">
              <w:rPr>
                <w:rStyle w:val="Hipercze"/>
                <w:rFonts w:ascii="Times New Roman" w:hAnsi="Times New Roman" w:cs="Times New Roman"/>
              </w:rPr>
            </w:rPrChange>
          </w:rPr>
          <w:delText>Table 9 – Attributes of MC</w:delText>
        </w:r>
        <w:r w:rsidRPr="009735BB" w:rsidDel="009735BB">
          <w:rPr>
            <w:rFonts w:cs="Times New Roman"/>
            <w:noProof/>
            <w:webHidden/>
          </w:rPr>
          <w:tab/>
        </w:r>
        <w:r w:rsidR="003B5C32" w:rsidRPr="009735BB" w:rsidDel="009735BB">
          <w:rPr>
            <w:rFonts w:cs="Times New Roman"/>
            <w:noProof/>
            <w:webHidden/>
          </w:rPr>
          <w:delText>16</w:delText>
        </w:r>
      </w:del>
    </w:p>
    <w:p w14:paraId="62F5F9BB" w14:textId="77777777" w:rsidR="00DF74E4" w:rsidRPr="009735BB" w:rsidDel="009735BB" w:rsidRDefault="00DF74E4">
      <w:pPr>
        <w:pStyle w:val="Spisilustracji"/>
        <w:tabs>
          <w:tab w:val="right" w:leader="dot" w:pos="9016"/>
        </w:tabs>
        <w:rPr>
          <w:del w:id="761" w:author="Alba Colomer Padrosa" w:date="2020-12-07T08:32:00Z"/>
          <w:rFonts w:eastAsiaTheme="minorEastAsia" w:cs="Times New Roman"/>
          <w:noProof/>
          <w:color w:val="auto"/>
          <w:sz w:val="22"/>
          <w:lang w:eastAsia="es-ES"/>
        </w:rPr>
      </w:pPr>
      <w:del w:id="762" w:author="Alba Colomer Padrosa" w:date="2020-12-07T08:32:00Z">
        <w:r w:rsidRPr="009735BB" w:rsidDel="009735BB">
          <w:rPr>
            <w:rStyle w:val="Hipercze"/>
            <w:rFonts w:ascii="Times New Roman" w:hAnsi="Times New Roman" w:cs="Times New Roman"/>
            <w:noProof/>
            <w:rPrChange w:id="763" w:author="Alba Colomer Padrosa" w:date="2020-12-07T08:32:00Z">
              <w:rPr>
                <w:rStyle w:val="Hipercze"/>
                <w:rFonts w:ascii="Times New Roman" w:hAnsi="Times New Roman" w:cs="Times New Roman"/>
              </w:rPr>
            </w:rPrChange>
          </w:rPr>
          <w:delText>Table 10 – Attributes of EI</w:delText>
        </w:r>
        <w:r w:rsidRPr="009735BB" w:rsidDel="009735BB">
          <w:rPr>
            <w:rFonts w:cs="Times New Roman"/>
            <w:noProof/>
            <w:webHidden/>
          </w:rPr>
          <w:tab/>
        </w:r>
        <w:r w:rsidR="003B5C32" w:rsidRPr="009735BB" w:rsidDel="009735BB">
          <w:rPr>
            <w:rFonts w:cs="Times New Roman"/>
            <w:noProof/>
            <w:webHidden/>
          </w:rPr>
          <w:delText>16</w:delText>
        </w:r>
      </w:del>
    </w:p>
    <w:p w14:paraId="117A6017" w14:textId="77777777" w:rsidR="00DF74E4" w:rsidRPr="009735BB" w:rsidDel="009735BB" w:rsidRDefault="00DF74E4">
      <w:pPr>
        <w:pStyle w:val="Spisilustracji"/>
        <w:tabs>
          <w:tab w:val="right" w:leader="dot" w:pos="9016"/>
        </w:tabs>
        <w:rPr>
          <w:del w:id="764" w:author="Alba Colomer Padrosa" w:date="2020-12-07T08:32:00Z"/>
          <w:rFonts w:eastAsiaTheme="minorEastAsia" w:cs="Times New Roman"/>
          <w:noProof/>
          <w:color w:val="auto"/>
          <w:sz w:val="22"/>
          <w:lang w:eastAsia="es-ES"/>
        </w:rPr>
      </w:pPr>
      <w:del w:id="765" w:author="Alba Colomer Padrosa" w:date="2020-12-07T08:32:00Z">
        <w:r w:rsidRPr="009735BB" w:rsidDel="009735BB">
          <w:rPr>
            <w:rStyle w:val="Hipercze"/>
            <w:rFonts w:ascii="Times New Roman" w:hAnsi="Times New Roman" w:cs="Times New Roman"/>
            <w:noProof/>
            <w:rPrChange w:id="766" w:author="Alba Colomer Padrosa" w:date="2020-12-07T08:32:00Z">
              <w:rPr>
                <w:rStyle w:val="Hipercze"/>
                <w:rFonts w:ascii="Times New Roman" w:hAnsi="Times New Roman" w:cs="Times New Roman"/>
              </w:rPr>
            </w:rPrChange>
          </w:rPr>
          <w:delText>Table 11 – Attributes of FA</w:delText>
        </w:r>
        <w:r w:rsidRPr="009735BB" w:rsidDel="009735BB">
          <w:rPr>
            <w:rFonts w:cs="Times New Roman"/>
            <w:noProof/>
            <w:webHidden/>
          </w:rPr>
          <w:tab/>
        </w:r>
        <w:r w:rsidR="003B5C32" w:rsidRPr="009735BB" w:rsidDel="009735BB">
          <w:rPr>
            <w:rFonts w:cs="Times New Roman"/>
            <w:noProof/>
            <w:webHidden/>
          </w:rPr>
          <w:delText>17</w:delText>
        </w:r>
      </w:del>
    </w:p>
    <w:p w14:paraId="1EC50E13" w14:textId="77777777" w:rsidR="00DF74E4" w:rsidRPr="009735BB" w:rsidDel="009735BB" w:rsidRDefault="00DF74E4">
      <w:pPr>
        <w:pStyle w:val="Spisilustracji"/>
        <w:tabs>
          <w:tab w:val="right" w:leader="dot" w:pos="9016"/>
        </w:tabs>
        <w:rPr>
          <w:del w:id="767" w:author="Alba Colomer Padrosa" w:date="2020-12-07T08:32:00Z"/>
          <w:rFonts w:eastAsiaTheme="minorEastAsia" w:cs="Times New Roman"/>
          <w:noProof/>
          <w:color w:val="auto"/>
          <w:sz w:val="22"/>
          <w:lang w:eastAsia="es-ES"/>
        </w:rPr>
      </w:pPr>
      <w:del w:id="768" w:author="Alba Colomer Padrosa" w:date="2020-12-07T08:32:00Z">
        <w:r w:rsidRPr="009735BB" w:rsidDel="009735BB">
          <w:rPr>
            <w:rStyle w:val="Hipercze"/>
            <w:rFonts w:ascii="Times New Roman" w:hAnsi="Times New Roman" w:cs="Times New Roman"/>
            <w:noProof/>
            <w:rPrChange w:id="769" w:author="Alba Colomer Padrosa" w:date="2020-12-07T08:32:00Z">
              <w:rPr>
                <w:rStyle w:val="Hipercze"/>
                <w:rFonts w:ascii="Times New Roman" w:hAnsi="Times New Roman" w:cs="Times New Roman"/>
              </w:rPr>
            </w:rPrChange>
          </w:rPr>
          <w:delText>Table 12 – Attributes of AP</w:delText>
        </w:r>
        <w:r w:rsidRPr="009735BB" w:rsidDel="009735BB">
          <w:rPr>
            <w:rFonts w:cs="Times New Roman"/>
            <w:noProof/>
            <w:webHidden/>
          </w:rPr>
          <w:tab/>
        </w:r>
        <w:r w:rsidR="003B5C32" w:rsidRPr="009735BB" w:rsidDel="009735BB">
          <w:rPr>
            <w:rFonts w:cs="Times New Roman"/>
            <w:noProof/>
            <w:webHidden/>
          </w:rPr>
          <w:delText>17</w:delText>
        </w:r>
      </w:del>
    </w:p>
    <w:p w14:paraId="08B9BFD4" w14:textId="77777777" w:rsidR="00DF74E4" w:rsidRPr="009735BB" w:rsidDel="009735BB" w:rsidRDefault="00DF74E4">
      <w:pPr>
        <w:pStyle w:val="Spisilustracji"/>
        <w:tabs>
          <w:tab w:val="right" w:leader="dot" w:pos="9016"/>
        </w:tabs>
        <w:rPr>
          <w:del w:id="770" w:author="Alba Colomer Padrosa" w:date="2020-12-07T08:32:00Z"/>
          <w:rFonts w:eastAsiaTheme="minorEastAsia" w:cs="Times New Roman"/>
          <w:noProof/>
          <w:color w:val="auto"/>
          <w:sz w:val="22"/>
          <w:lang w:eastAsia="es-ES"/>
        </w:rPr>
      </w:pPr>
      <w:del w:id="771" w:author="Alba Colomer Padrosa" w:date="2020-12-07T08:32:00Z">
        <w:r w:rsidRPr="009735BB" w:rsidDel="009735BB">
          <w:rPr>
            <w:rStyle w:val="Hipercze"/>
            <w:rFonts w:ascii="Times New Roman" w:hAnsi="Times New Roman" w:cs="Times New Roman"/>
            <w:noProof/>
            <w:rPrChange w:id="772" w:author="Alba Colomer Padrosa" w:date="2020-12-07T08:32:00Z">
              <w:rPr>
                <w:rStyle w:val="Hipercze"/>
                <w:rFonts w:ascii="Times New Roman" w:hAnsi="Times New Roman" w:cs="Times New Roman"/>
              </w:rPr>
            </w:rPrChange>
          </w:rPr>
          <w:delText>Table 13 – Attributes of FE</w:delText>
        </w:r>
        <w:r w:rsidRPr="009735BB" w:rsidDel="009735BB">
          <w:rPr>
            <w:rFonts w:cs="Times New Roman"/>
            <w:noProof/>
            <w:webHidden/>
          </w:rPr>
          <w:tab/>
        </w:r>
        <w:r w:rsidR="003B5C32" w:rsidRPr="009735BB" w:rsidDel="009735BB">
          <w:rPr>
            <w:rFonts w:cs="Times New Roman"/>
            <w:noProof/>
            <w:webHidden/>
          </w:rPr>
          <w:delText>17</w:delText>
        </w:r>
      </w:del>
    </w:p>
    <w:p w14:paraId="5900E215" w14:textId="77777777" w:rsidR="00DF74E4" w:rsidRPr="009735BB" w:rsidDel="009735BB" w:rsidRDefault="00DF74E4">
      <w:pPr>
        <w:pStyle w:val="Spisilustracji"/>
        <w:tabs>
          <w:tab w:val="right" w:leader="dot" w:pos="9016"/>
        </w:tabs>
        <w:rPr>
          <w:del w:id="773" w:author="Alba Colomer Padrosa" w:date="2020-12-07T08:32:00Z"/>
          <w:rFonts w:eastAsiaTheme="minorEastAsia" w:cs="Times New Roman"/>
          <w:noProof/>
          <w:color w:val="auto"/>
          <w:sz w:val="22"/>
          <w:lang w:eastAsia="es-ES"/>
        </w:rPr>
      </w:pPr>
      <w:del w:id="774" w:author="Alba Colomer Padrosa" w:date="2020-12-07T08:32:00Z">
        <w:r w:rsidRPr="009735BB" w:rsidDel="009735BB">
          <w:rPr>
            <w:rStyle w:val="Hipercze"/>
            <w:rFonts w:ascii="Times New Roman" w:hAnsi="Times New Roman" w:cs="Times New Roman"/>
            <w:noProof/>
            <w:rPrChange w:id="775" w:author="Alba Colomer Padrosa" w:date="2020-12-07T08:32:00Z">
              <w:rPr>
                <w:rStyle w:val="Hipercze"/>
                <w:rFonts w:ascii="Times New Roman" w:hAnsi="Times New Roman" w:cs="Times New Roman"/>
              </w:rPr>
            </w:rPrChange>
          </w:rPr>
          <w:delText>Table 14 – Attributes of PQ</w:delText>
        </w:r>
        <w:r w:rsidRPr="009735BB" w:rsidDel="009735BB">
          <w:rPr>
            <w:rFonts w:cs="Times New Roman"/>
            <w:noProof/>
            <w:webHidden/>
          </w:rPr>
          <w:tab/>
        </w:r>
        <w:r w:rsidR="003B5C32" w:rsidRPr="009735BB" w:rsidDel="009735BB">
          <w:rPr>
            <w:rFonts w:cs="Times New Roman"/>
            <w:noProof/>
            <w:webHidden/>
          </w:rPr>
          <w:delText>18</w:delText>
        </w:r>
      </w:del>
    </w:p>
    <w:p w14:paraId="11EE3711" w14:textId="77777777" w:rsidR="00DF74E4" w:rsidRPr="009735BB" w:rsidDel="009735BB" w:rsidRDefault="00DF74E4">
      <w:pPr>
        <w:pStyle w:val="Spisilustracji"/>
        <w:tabs>
          <w:tab w:val="right" w:leader="dot" w:pos="9016"/>
        </w:tabs>
        <w:rPr>
          <w:del w:id="776" w:author="Alba Colomer Padrosa" w:date="2020-12-07T08:32:00Z"/>
          <w:rFonts w:eastAsiaTheme="minorEastAsia" w:cs="Times New Roman"/>
          <w:noProof/>
          <w:color w:val="auto"/>
          <w:sz w:val="22"/>
          <w:lang w:eastAsia="es-ES"/>
        </w:rPr>
      </w:pPr>
      <w:del w:id="777" w:author="Alba Colomer Padrosa" w:date="2020-12-07T08:32:00Z">
        <w:r w:rsidRPr="009735BB" w:rsidDel="009735BB">
          <w:rPr>
            <w:rStyle w:val="Hipercze"/>
            <w:rFonts w:ascii="Times New Roman" w:hAnsi="Times New Roman" w:cs="Times New Roman"/>
            <w:noProof/>
            <w:rPrChange w:id="778" w:author="Alba Colomer Padrosa" w:date="2020-12-07T08:32:00Z">
              <w:rPr>
                <w:rStyle w:val="Hipercze"/>
                <w:rFonts w:ascii="Times New Roman" w:hAnsi="Times New Roman" w:cs="Times New Roman"/>
              </w:rPr>
            </w:rPrChange>
          </w:rPr>
          <w:delText>Table 15 – Attributes of PQC</w:delText>
        </w:r>
        <w:r w:rsidRPr="009735BB" w:rsidDel="009735BB">
          <w:rPr>
            <w:rFonts w:cs="Times New Roman"/>
            <w:noProof/>
            <w:webHidden/>
          </w:rPr>
          <w:tab/>
        </w:r>
        <w:r w:rsidR="003B5C32" w:rsidRPr="009735BB" w:rsidDel="009735BB">
          <w:rPr>
            <w:rFonts w:cs="Times New Roman"/>
            <w:noProof/>
            <w:webHidden/>
          </w:rPr>
          <w:delText>18</w:delText>
        </w:r>
      </w:del>
    </w:p>
    <w:p w14:paraId="7AC34F2E" w14:textId="77777777" w:rsidR="00DF74E4" w:rsidRPr="009735BB" w:rsidDel="009735BB" w:rsidRDefault="00DF74E4">
      <w:pPr>
        <w:pStyle w:val="Spisilustracji"/>
        <w:tabs>
          <w:tab w:val="right" w:leader="dot" w:pos="9016"/>
        </w:tabs>
        <w:rPr>
          <w:del w:id="779" w:author="Alba Colomer Padrosa" w:date="2020-12-07T08:32:00Z"/>
          <w:rFonts w:eastAsiaTheme="minorEastAsia" w:cs="Times New Roman"/>
          <w:noProof/>
          <w:color w:val="auto"/>
          <w:sz w:val="22"/>
          <w:lang w:eastAsia="es-ES"/>
        </w:rPr>
      </w:pPr>
      <w:del w:id="780" w:author="Alba Colomer Padrosa" w:date="2020-12-07T08:32:00Z">
        <w:r w:rsidRPr="009735BB" w:rsidDel="009735BB">
          <w:rPr>
            <w:rStyle w:val="Hipercze"/>
            <w:rFonts w:ascii="Times New Roman" w:hAnsi="Times New Roman" w:cs="Times New Roman"/>
            <w:noProof/>
            <w:rPrChange w:id="781" w:author="Alba Colomer Padrosa" w:date="2020-12-07T08:32:00Z">
              <w:rPr>
                <w:rStyle w:val="Hipercze"/>
                <w:rFonts w:ascii="Times New Roman" w:hAnsi="Times New Roman" w:cs="Times New Roman"/>
              </w:rPr>
            </w:rPrChange>
          </w:rPr>
          <w:delText>Table 16 – Attributes of PaC</w:delText>
        </w:r>
        <w:r w:rsidRPr="009735BB" w:rsidDel="009735BB">
          <w:rPr>
            <w:rFonts w:cs="Times New Roman"/>
            <w:noProof/>
            <w:webHidden/>
          </w:rPr>
          <w:tab/>
        </w:r>
        <w:r w:rsidR="003B5C32" w:rsidRPr="009735BB" w:rsidDel="009735BB">
          <w:rPr>
            <w:rFonts w:cs="Times New Roman"/>
            <w:noProof/>
            <w:webHidden/>
          </w:rPr>
          <w:delText>18</w:delText>
        </w:r>
      </w:del>
    </w:p>
    <w:p w14:paraId="31C186E8" w14:textId="77777777" w:rsidR="00DF74E4" w:rsidRPr="009735BB" w:rsidDel="009735BB" w:rsidRDefault="00DF74E4">
      <w:pPr>
        <w:pStyle w:val="Spisilustracji"/>
        <w:tabs>
          <w:tab w:val="right" w:leader="dot" w:pos="9016"/>
        </w:tabs>
        <w:rPr>
          <w:del w:id="782" w:author="Alba Colomer Padrosa" w:date="2020-12-07T08:32:00Z"/>
          <w:rFonts w:eastAsiaTheme="minorEastAsia" w:cs="Times New Roman"/>
          <w:noProof/>
          <w:color w:val="auto"/>
          <w:sz w:val="22"/>
          <w:lang w:eastAsia="es-ES"/>
        </w:rPr>
      </w:pPr>
      <w:del w:id="783" w:author="Alba Colomer Padrosa" w:date="2020-12-07T08:32:00Z">
        <w:r w:rsidRPr="009735BB" w:rsidDel="009735BB">
          <w:rPr>
            <w:rStyle w:val="Hipercze"/>
            <w:rFonts w:ascii="Times New Roman" w:hAnsi="Times New Roman" w:cs="Times New Roman"/>
            <w:noProof/>
            <w:rPrChange w:id="784" w:author="Alba Colomer Padrosa" w:date="2020-12-07T08:32:00Z">
              <w:rPr>
                <w:rStyle w:val="Hipercze"/>
                <w:rFonts w:ascii="Times New Roman" w:hAnsi="Times New Roman" w:cs="Times New Roman"/>
              </w:rPr>
            </w:rPrChange>
          </w:rPr>
          <w:delText>Table 17 - OCDS blocks involved in the conclusion of a FA</w:delText>
        </w:r>
        <w:r w:rsidRPr="009735BB" w:rsidDel="009735BB">
          <w:rPr>
            <w:rFonts w:cs="Times New Roman"/>
            <w:noProof/>
            <w:webHidden/>
          </w:rPr>
          <w:tab/>
        </w:r>
        <w:r w:rsidR="003B5C32" w:rsidRPr="009735BB" w:rsidDel="009735BB">
          <w:rPr>
            <w:rFonts w:cs="Times New Roman"/>
            <w:noProof/>
            <w:webHidden/>
          </w:rPr>
          <w:delText>19</w:delText>
        </w:r>
      </w:del>
    </w:p>
    <w:p w14:paraId="7F6BF8DC" w14:textId="1B1DD843" w:rsidR="009735BB" w:rsidRDefault="00DB6239" w:rsidP="00E86247">
      <w:pPr>
        <w:rPr>
          <w:ins w:id="785" w:author="Alba Colomer Padrosa" w:date="2020-12-07T08:31:00Z"/>
          <w:rFonts w:ascii="Times New Roman" w:hAnsi="Times New Roman" w:cs="Times New Roman"/>
          <w:lang w:val="en-GB"/>
        </w:rPr>
      </w:pPr>
      <w:r w:rsidRPr="00D061AE">
        <w:rPr>
          <w:rFonts w:ascii="Times New Roman" w:hAnsi="Times New Roman" w:cs="Times New Roman"/>
          <w:lang w:val="en-GB"/>
        </w:rPr>
        <w:fldChar w:fldCharType="end"/>
      </w:r>
    </w:p>
    <w:p w14:paraId="62FE3511" w14:textId="77777777" w:rsidR="009735BB" w:rsidRDefault="009735BB">
      <w:pPr>
        <w:rPr>
          <w:ins w:id="786" w:author="Alba Colomer Padrosa" w:date="2020-12-07T08:31:00Z"/>
          <w:rFonts w:ascii="Times New Roman" w:hAnsi="Times New Roman" w:cs="Times New Roman"/>
          <w:lang w:val="en-GB"/>
        </w:rPr>
      </w:pPr>
      <w:ins w:id="787" w:author="Alba Colomer Padrosa" w:date="2020-12-07T08:31:00Z">
        <w:r>
          <w:rPr>
            <w:rFonts w:ascii="Times New Roman" w:hAnsi="Times New Roman" w:cs="Times New Roman"/>
            <w:lang w:val="en-GB"/>
          </w:rPr>
          <w:br w:type="page"/>
        </w:r>
      </w:ins>
    </w:p>
    <w:p w14:paraId="7EFF16E2" w14:textId="4D46A5E4" w:rsidR="002973DF" w:rsidRPr="00FF0611" w:rsidDel="009735BB" w:rsidRDefault="002973DF" w:rsidP="00E86247">
      <w:pPr>
        <w:rPr>
          <w:del w:id="788" w:author="Alba Colomer Padrosa" w:date="2020-12-07T08:31:00Z"/>
          <w:rFonts w:ascii="Times New Roman" w:hAnsi="Times New Roman" w:cs="Times New Roman"/>
          <w:b/>
          <w:color w:val="00539B"/>
          <w:lang w:val="en-GB"/>
        </w:rPr>
      </w:pPr>
    </w:p>
    <w:p w14:paraId="6048CA73" w14:textId="77777777" w:rsidR="00DF74E4" w:rsidRPr="00FF0611" w:rsidRDefault="00DF74E4" w:rsidP="00DF74E4">
      <w:pPr>
        <w:rPr>
          <w:lang w:val="en-GB"/>
        </w:rPr>
      </w:pPr>
      <w:r w:rsidRPr="00FF0611">
        <w:rPr>
          <w:rFonts w:ascii="Times New Roman" w:eastAsia="Times New Roman" w:hAnsi="Times New Roman" w:cs="Times New Roman"/>
          <w:b/>
          <w:bCs/>
          <w:color w:val="00539B"/>
          <w:lang w:val="en-GB"/>
        </w:rPr>
        <w:t>ABBREVIATIONS</w:t>
      </w:r>
    </w:p>
    <w:tbl>
      <w:tblPr>
        <w:tblStyle w:val="Tabela-Siatka"/>
        <w:tblW w:w="9026" w:type="dxa"/>
        <w:tblLayout w:type="fixed"/>
        <w:tblLook w:val="04A0" w:firstRow="1" w:lastRow="0" w:firstColumn="1" w:lastColumn="0" w:noHBand="0" w:noVBand="1"/>
      </w:tblPr>
      <w:tblGrid>
        <w:gridCol w:w="1555"/>
        <w:gridCol w:w="7471"/>
      </w:tblGrid>
      <w:tr w:rsidR="00DF74E4" w:rsidRPr="00FF0611" w14:paraId="74FA48DE" w14:textId="77777777" w:rsidTr="0028086D">
        <w:tc>
          <w:tcPr>
            <w:tcW w:w="1555" w:type="dxa"/>
          </w:tcPr>
          <w:p w14:paraId="638B9A9B" w14:textId="77777777" w:rsidR="00DF74E4" w:rsidRPr="00FF0611" w:rsidRDefault="00DF74E4" w:rsidP="008F4EB7">
            <w:r w:rsidRPr="00FF0611">
              <w:rPr>
                <w:b/>
                <w:bCs/>
              </w:rPr>
              <w:t>Term</w:t>
            </w:r>
          </w:p>
        </w:tc>
        <w:tc>
          <w:tcPr>
            <w:tcW w:w="7471" w:type="dxa"/>
          </w:tcPr>
          <w:p w14:paraId="7DB71DAC" w14:textId="77777777" w:rsidR="00DF74E4" w:rsidRPr="00FF0611" w:rsidRDefault="00DF74E4" w:rsidP="008F4EB7">
            <w:r w:rsidRPr="00FF0611">
              <w:rPr>
                <w:b/>
                <w:bCs/>
              </w:rPr>
              <w:t>Description</w:t>
            </w:r>
          </w:p>
        </w:tc>
      </w:tr>
      <w:tr w:rsidR="00DF74E4" w:rsidRPr="00FF0611" w14:paraId="65B7399D" w14:textId="77777777" w:rsidTr="0028086D">
        <w:tc>
          <w:tcPr>
            <w:tcW w:w="1555" w:type="dxa"/>
          </w:tcPr>
          <w:p w14:paraId="37D908B3" w14:textId="77777777" w:rsidR="00DF74E4" w:rsidRPr="00FF0611" w:rsidRDefault="00DF74E4" w:rsidP="008F4EB7">
            <w:r w:rsidRPr="00FF0611">
              <w:t>BPMN</w:t>
            </w:r>
          </w:p>
        </w:tc>
        <w:tc>
          <w:tcPr>
            <w:tcW w:w="7471" w:type="dxa"/>
          </w:tcPr>
          <w:p w14:paraId="1C2F82BC" w14:textId="77777777" w:rsidR="00DF74E4" w:rsidRPr="00FF0611" w:rsidRDefault="00DF74E4" w:rsidP="008F4EB7">
            <w:pPr>
              <w:ind w:left="349" w:hanging="349"/>
            </w:pPr>
            <w:r w:rsidRPr="00FF0611">
              <w:t>Business Process Model Notation</w:t>
            </w:r>
          </w:p>
        </w:tc>
      </w:tr>
      <w:tr w:rsidR="0028086D" w:rsidRPr="00FF0611" w14:paraId="409E16E6" w14:textId="77777777" w:rsidTr="0028086D">
        <w:tc>
          <w:tcPr>
            <w:tcW w:w="1555" w:type="dxa"/>
          </w:tcPr>
          <w:p w14:paraId="35389056" w14:textId="0BE13AF1" w:rsidR="0028086D" w:rsidRPr="00FF0611" w:rsidRDefault="0028086D" w:rsidP="008F4EB7">
            <w:r w:rsidRPr="00FF0611">
              <w:t>AP</w:t>
            </w:r>
          </w:p>
        </w:tc>
        <w:tc>
          <w:tcPr>
            <w:tcW w:w="7471" w:type="dxa"/>
          </w:tcPr>
          <w:p w14:paraId="56060942" w14:textId="0140599D" w:rsidR="0028086D" w:rsidRPr="00FF0611" w:rsidRDefault="0028086D" w:rsidP="008F4EB7">
            <w:pPr>
              <w:ind w:left="349" w:hanging="349"/>
            </w:pPr>
            <w:r w:rsidRPr="00FF0611">
              <w:t>Aggregated Plan</w:t>
            </w:r>
          </w:p>
        </w:tc>
      </w:tr>
      <w:tr w:rsidR="00DF74E4" w:rsidRPr="00FF0611" w14:paraId="25E9EA33" w14:textId="77777777" w:rsidTr="0028086D">
        <w:tc>
          <w:tcPr>
            <w:tcW w:w="1555" w:type="dxa"/>
          </w:tcPr>
          <w:p w14:paraId="2E3B0162" w14:textId="19CA62C6" w:rsidR="00DF74E4" w:rsidRPr="00FF0611" w:rsidRDefault="00DF74E4" w:rsidP="008F4EB7">
            <w:r w:rsidRPr="00FF0611">
              <w:t>CA</w:t>
            </w:r>
          </w:p>
        </w:tc>
        <w:tc>
          <w:tcPr>
            <w:tcW w:w="7471" w:type="dxa"/>
          </w:tcPr>
          <w:p w14:paraId="28B0E911" w14:textId="043BFAE8" w:rsidR="00DF74E4" w:rsidRPr="00FF0611" w:rsidRDefault="00DF74E4" w:rsidP="008F4EB7">
            <w:pPr>
              <w:ind w:left="349" w:hanging="349"/>
            </w:pPr>
            <w:r w:rsidRPr="00FF0611">
              <w:t>Contracting Authority</w:t>
            </w:r>
          </w:p>
        </w:tc>
      </w:tr>
      <w:tr w:rsidR="00DF74E4" w:rsidRPr="00FF0611" w14:paraId="5EC692A4" w14:textId="77777777" w:rsidTr="0028086D">
        <w:tc>
          <w:tcPr>
            <w:tcW w:w="1555" w:type="dxa"/>
          </w:tcPr>
          <w:p w14:paraId="412A3BA3" w14:textId="77777777" w:rsidR="00DF74E4" w:rsidRPr="00FF0611" w:rsidRDefault="00DF74E4" w:rsidP="008F4EB7">
            <w:r w:rsidRPr="00FF0611">
              <w:t>CAN</w:t>
            </w:r>
          </w:p>
        </w:tc>
        <w:tc>
          <w:tcPr>
            <w:tcW w:w="7471" w:type="dxa"/>
          </w:tcPr>
          <w:p w14:paraId="0C3EC2DF" w14:textId="77777777" w:rsidR="00DF74E4" w:rsidRPr="00FF0611" w:rsidRDefault="00DF74E4" w:rsidP="008F4EB7">
            <w:pPr>
              <w:ind w:left="349" w:hanging="349"/>
            </w:pPr>
            <w:r w:rsidRPr="00FF0611">
              <w:t>Contract Award Notice</w:t>
            </w:r>
          </w:p>
        </w:tc>
      </w:tr>
      <w:tr w:rsidR="00DF74E4" w:rsidRPr="00FF0611" w14:paraId="68B7747D" w14:textId="77777777" w:rsidTr="0028086D">
        <w:tc>
          <w:tcPr>
            <w:tcW w:w="1555" w:type="dxa"/>
          </w:tcPr>
          <w:p w14:paraId="78E09EAF" w14:textId="60FCC65C" w:rsidR="00DF74E4" w:rsidRPr="00FF0611" w:rsidRDefault="00DF74E4" w:rsidP="008F4EB7">
            <w:r w:rsidRPr="00FF0611">
              <w:t>CN</w:t>
            </w:r>
          </w:p>
        </w:tc>
        <w:tc>
          <w:tcPr>
            <w:tcW w:w="7471" w:type="dxa"/>
          </w:tcPr>
          <w:p w14:paraId="5C3497FC" w14:textId="5C52A74A" w:rsidR="00DF74E4" w:rsidRPr="00FF0611" w:rsidRDefault="00DF74E4" w:rsidP="008F4EB7">
            <w:pPr>
              <w:ind w:left="349" w:hanging="349"/>
            </w:pPr>
            <w:r w:rsidRPr="00FF0611">
              <w:t>Contract Notice</w:t>
            </w:r>
          </w:p>
        </w:tc>
      </w:tr>
      <w:tr w:rsidR="00ED5C15" w:rsidRPr="00FF0611" w14:paraId="43DC762B" w14:textId="77777777" w:rsidTr="0028086D">
        <w:tc>
          <w:tcPr>
            <w:tcW w:w="1555" w:type="dxa"/>
          </w:tcPr>
          <w:p w14:paraId="0ACF0D3E" w14:textId="7BAE34D9" w:rsidR="00ED5C15" w:rsidRPr="00FF0611" w:rsidRDefault="00ED5C15" w:rsidP="008F4EB7">
            <w:r w:rsidRPr="00FF0611">
              <w:t>CPB</w:t>
            </w:r>
          </w:p>
        </w:tc>
        <w:tc>
          <w:tcPr>
            <w:tcW w:w="7471" w:type="dxa"/>
          </w:tcPr>
          <w:p w14:paraId="443BC409" w14:textId="7A8F9977" w:rsidR="00ED5C15" w:rsidRPr="00FF0611" w:rsidRDefault="00ED5C15" w:rsidP="008F4EB7">
            <w:pPr>
              <w:ind w:left="349" w:hanging="349"/>
            </w:pPr>
            <w:r w:rsidRPr="00FF0611">
              <w:t>Central Purchasing Body</w:t>
            </w:r>
          </w:p>
        </w:tc>
      </w:tr>
      <w:tr w:rsidR="00ED5C15" w:rsidRPr="00FF0611" w14:paraId="5D0059AF" w14:textId="77777777" w:rsidTr="0028086D">
        <w:tc>
          <w:tcPr>
            <w:tcW w:w="1555" w:type="dxa"/>
          </w:tcPr>
          <w:p w14:paraId="1CCE5213" w14:textId="717D80B0" w:rsidR="00ED5C15" w:rsidRPr="00FF0611" w:rsidRDefault="00ED5C15" w:rsidP="008F4EB7">
            <w:r w:rsidRPr="00FF0611">
              <w:t>EBRD</w:t>
            </w:r>
          </w:p>
        </w:tc>
        <w:tc>
          <w:tcPr>
            <w:tcW w:w="7471" w:type="dxa"/>
          </w:tcPr>
          <w:p w14:paraId="322F55EE" w14:textId="0F08111D" w:rsidR="00ED5C15" w:rsidRPr="00FF0611" w:rsidRDefault="00ED5C15" w:rsidP="008F4EB7">
            <w:pPr>
              <w:ind w:left="349" w:hanging="349"/>
            </w:pPr>
            <w:r w:rsidRPr="00FF0611">
              <w:t>European Bank for Reconstruction and Development</w:t>
            </w:r>
          </w:p>
        </w:tc>
      </w:tr>
      <w:tr w:rsidR="00BB0DF6" w:rsidRPr="00FF0611" w14:paraId="51CE9C59" w14:textId="77777777" w:rsidTr="0028086D">
        <w:tc>
          <w:tcPr>
            <w:tcW w:w="1555" w:type="dxa"/>
          </w:tcPr>
          <w:p w14:paraId="35A20301" w14:textId="7E50DABE" w:rsidR="00BB0DF6" w:rsidRPr="00FF0611" w:rsidRDefault="00BB0DF6" w:rsidP="008F4EB7">
            <w:r w:rsidRPr="00FF0611">
              <w:t>EI</w:t>
            </w:r>
          </w:p>
        </w:tc>
        <w:tc>
          <w:tcPr>
            <w:tcW w:w="7471" w:type="dxa"/>
          </w:tcPr>
          <w:p w14:paraId="235A146F" w14:textId="7EE4B81C" w:rsidR="00BB0DF6" w:rsidRPr="00FF0611" w:rsidRDefault="00BB0DF6" w:rsidP="008F4EB7">
            <w:pPr>
              <w:ind w:left="349" w:hanging="349"/>
            </w:pPr>
            <w:r w:rsidRPr="00FF0611">
              <w:t>Expenditure Item</w:t>
            </w:r>
          </w:p>
        </w:tc>
      </w:tr>
      <w:tr w:rsidR="006A264E" w:rsidRPr="00FF0611" w14:paraId="2EB8277E" w14:textId="77777777" w:rsidTr="0028086D">
        <w:tc>
          <w:tcPr>
            <w:tcW w:w="1555" w:type="dxa"/>
          </w:tcPr>
          <w:p w14:paraId="1E7122E1" w14:textId="69CFD3BA" w:rsidR="006A264E" w:rsidRPr="00FF0611" w:rsidRDefault="006A264E" w:rsidP="008F4EB7">
            <w:r w:rsidRPr="00FF0611">
              <w:t>EO</w:t>
            </w:r>
          </w:p>
        </w:tc>
        <w:tc>
          <w:tcPr>
            <w:tcW w:w="7471" w:type="dxa"/>
          </w:tcPr>
          <w:p w14:paraId="7553E654" w14:textId="64FA874C" w:rsidR="006A264E" w:rsidRPr="00FF0611" w:rsidRDefault="006A264E" w:rsidP="008F4EB7">
            <w:pPr>
              <w:ind w:left="349" w:hanging="349"/>
            </w:pPr>
            <w:r w:rsidRPr="00FF0611">
              <w:t>Economic Operator</w:t>
            </w:r>
          </w:p>
        </w:tc>
      </w:tr>
      <w:tr w:rsidR="00DF74E4" w:rsidRPr="00FF0611" w14:paraId="4A7356BB" w14:textId="77777777" w:rsidTr="0028086D">
        <w:tc>
          <w:tcPr>
            <w:tcW w:w="1555" w:type="dxa"/>
          </w:tcPr>
          <w:p w14:paraId="68EF900B" w14:textId="77777777" w:rsidR="00DF74E4" w:rsidRPr="00FF0611" w:rsidRDefault="00DF74E4" w:rsidP="008F4EB7">
            <w:r w:rsidRPr="00FF0611">
              <w:t>EoI</w:t>
            </w:r>
          </w:p>
        </w:tc>
        <w:tc>
          <w:tcPr>
            <w:tcW w:w="7471" w:type="dxa"/>
          </w:tcPr>
          <w:p w14:paraId="4975E231" w14:textId="77777777" w:rsidR="00DF74E4" w:rsidRPr="00FF0611" w:rsidRDefault="00DF74E4" w:rsidP="008F4EB7">
            <w:r w:rsidRPr="00FF0611">
              <w:t>Expression of Interest</w:t>
            </w:r>
          </w:p>
        </w:tc>
      </w:tr>
      <w:tr w:rsidR="00ED5C15" w:rsidRPr="00FF0611" w14:paraId="57BFDAF3" w14:textId="77777777" w:rsidTr="0028086D">
        <w:tc>
          <w:tcPr>
            <w:tcW w:w="1555" w:type="dxa"/>
          </w:tcPr>
          <w:p w14:paraId="3BBA6BFC" w14:textId="763F8EFD" w:rsidR="00ED5C15" w:rsidRPr="00FF0611" w:rsidRDefault="00ED5C15" w:rsidP="008F4EB7">
            <w:r w:rsidRPr="00FF0611">
              <w:t>FA</w:t>
            </w:r>
          </w:p>
        </w:tc>
        <w:tc>
          <w:tcPr>
            <w:tcW w:w="7471" w:type="dxa"/>
          </w:tcPr>
          <w:p w14:paraId="79CD659B" w14:textId="7F5D83A1" w:rsidR="00ED5C15" w:rsidRPr="00FF0611" w:rsidRDefault="00ED5C15" w:rsidP="008F4EB7">
            <w:r w:rsidRPr="00FF0611">
              <w:t>Framework Agreement</w:t>
            </w:r>
          </w:p>
        </w:tc>
      </w:tr>
      <w:tr w:rsidR="00BB0DF6" w:rsidRPr="00FF0611" w14:paraId="5AD2BAE3" w14:textId="77777777" w:rsidTr="0028086D">
        <w:tc>
          <w:tcPr>
            <w:tcW w:w="1555" w:type="dxa"/>
          </w:tcPr>
          <w:p w14:paraId="0EDB2D42" w14:textId="61588668" w:rsidR="00BB0DF6" w:rsidRPr="00FF0611" w:rsidRDefault="00BB0DF6" w:rsidP="008F4EB7">
            <w:r w:rsidRPr="00FF0611">
              <w:t>FS</w:t>
            </w:r>
          </w:p>
        </w:tc>
        <w:tc>
          <w:tcPr>
            <w:tcW w:w="7471" w:type="dxa"/>
          </w:tcPr>
          <w:p w14:paraId="0963F5A0" w14:textId="1C292BDC" w:rsidR="00BB0DF6" w:rsidRPr="00FF0611" w:rsidRDefault="00BB0DF6" w:rsidP="008F4EB7">
            <w:r w:rsidRPr="00FF0611">
              <w:t>Funding Source</w:t>
            </w:r>
          </w:p>
        </w:tc>
      </w:tr>
      <w:tr w:rsidR="0028086D" w:rsidRPr="00FF0611" w14:paraId="39D9480D" w14:textId="77777777" w:rsidTr="0028086D">
        <w:tc>
          <w:tcPr>
            <w:tcW w:w="1555" w:type="dxa"/>
          </w:tcPr>
          <w:p w14:paraId="3F782938" w14:textId="5FADEF04" w:rsidR="0028086D" w:rsidRPr="00FF0611" w:rsidRDefault="0028086D" w:rsidP="008F4EB7">
            <w:r w:rsidRPr="00FF0611">
              <w:t>MC</w:t>
            </w:r>
          </w:p>
        </w:tc>
        <w:tc>
          <w:tcPr>
            <w:tcW w:w="7471" w:type="dxa"/>
          </w:tcPr>
          <w:p w14:paraId="7FD2176A" w14:textId="1CBA8C24" w:rsidR="0028086D" w:rsidRPr="00FF0611" w:rsidRDefault="0028086D" w:rsidP="008F4EB7">
            <w:r w:rsidRPr="00FF0611">
              <w:t>Mini Competition</w:t>
            </w:r>
          </w:p>
        </w:tc>
      </w:tr>
      <w:tr w:rsidR="00DF74E4" w:rsidRPr="00FF0611" w14:paraId="59BE8459" w14:textId="77777777" w:rsidTr="0028086D">
        <w:tc>
          <w:tcPr>
            <w:tcW w:w="1555" w:type="dxa"/>
          </w:tcPr>
          <w:p w14:paraId="25C97203" w14:textId="77777777" w:rsidR="00DF74E4" w:rsidRPr="00FF0611" w:rsidRDefault="00DF74E4" w:rsidP="008F4EB7">
            <w:r w:rsidRPr="00FF0611">
              <w:t>MEAT</w:t>
            </w:r>
          </w:p>
        </w:tc>
        <w:tc>
          <w:tcPr>
            <w:tcW w:w="7471" w:type="dxa"/>
          </w:tcPr>
          <w:p w14:paraId="3C27B103" w14:textId="77777777" w:rsidR="00DF74E4" w:rsidRPr="00FF0611" w:rsidRDefault="00DF74E4" w:rsidP="008F4EB7">
            <w:r w:rsidRPr="00FF0611">
              <w:t>Most Economically Advantageous Tender</w:t>
            </w:r>
          </w:p>
        </w:tc>
      </w:tr>
      <w:tr w:rsidR="0028086D" w:rsidRPr="00FF0611" w14:paraId="0D51C752" w14:textId="77777777" w:rsidTr="0028086D">
        <w:tc>
          <w:tcPr>
            <w:tcW w:w="1555" w:type="dxa"/>
          </w:tcPr>
          <w:p w14:paraId="7A445368" w14:textId="15583EC0" w:rsidR="0028086D" w:rsidRPr="00FF0611" w:rsidRDefault="0028086D" w:rsidP="008F4EB7">
            <w:r w:rsidRPr="00FF0611">
              <w:t>NEPP</w:t>
            </w:r>
          </w:p>
        </w:tc>
        <w:tc>
          <w:tcPr>
            <w:tcW w:w="7471" w:type="dxa"/>
          </w:tcPr>
          <w:p w14:paraId="2A40A6F5" w14:textId="00388426" w:rsidR="0028086D" w:rsidRPr="00FF0611" w:rsidRDefault="0028086D" w:rsidP="008F4EB7">
            <w:r w:rsidRPr="00FF0611">
              <w:t>Networking Electronic Procurement Platform</w:t>
            </w:r>
          </w:p>
        </w:tc>
      </w:tr>
      <w:tr w:rsidR="00DF74E4" w:rsidRPr="00FF0611" w14:paraId="6761FE18" w14:textId="77777777" w:rsidTr="0028086D">
        <w:tc>
          <w:tcPr>
            <w:tcW w:w="1555" w:type="dxa"/>
          </w:tcPr>
          <w:p w14:paraId="24AF51AE" w14:textId="77777777" w:rsidR="00DF74E4" w:rsidRPr="00FF0611" w:rsidRDefault="00DF74E4" w:rsidP="008F4EB7">
            <w:r w:rsidRPr="00FF0611">
              <w:t>OCDS</w:t>
            </w:r>
          </w:p>
        </w:tc>
        <w:tc>
          <w:tcPr>
            <w:tcW w:w="7471" w:type="dxa"/>
          </w:tcPr>
          <w:p w14:paraId="74DD430B" w14:textId="77777777" w:rsidR="00DF74E4" w:rsidRPr="00FF0611" w:rsidRDefault="00DF74E4" w:rsidP="008F4EB7">
            <w:r w:rsidRPr="00FF0611">
              <w:t>Open Contracting Data Standard</w:t>
            </w:r>
          </w:p>
        </w:tc>
      </w:tr>
      <w:tr w:rsidR="00FB6F70" w:rsidRPr="00FF0611" w14:paraId="0FB4624B" w14:textId="77777777" w:rsidTr="0028086D">
        <w:tc>
          <w:tcPr>
            <w:tcW w:w="1555" w:type="dxa"/>
          </w:tcPr>
          <w:p w14:paraId="403F5A69" w14:textId="162B7F7C" w:rsidR="00FB6F70" w:rsidRPr="00FF0611" w:rsidRDefault="00FB6F70" w:rsidP="008F4EB7">
            <w:r w:rsidRPr="00FF0611">
              <w:t>PAC</w:t>
            </w:r>
          </w:p>
        </w:tc>
        <w:tc>
          <w:tcPr>
            <w:tcW w:w="7471" w:type="dxa"/>
          </w:tcPr>
          <w:p w14:paraId="597C46C9" w14:textId="5D2B7ACC" w:rsidR="00FB6F70" w:rsidRPr="00FF0611" w:rsidRDefault="00FB6F70" w:rsidP="008F4EB7">
            <w:r w:rsidRPr="00FF0611">
              <w:t>Pre-Award Catalogue</w:t>
            </w:r>
          </w:p>
        </w:tc>
      </w:tr>
      <w:tr w:rsidR="0028086D" w:rsidRPr="00FF0611" w14:paraId="49326E9F" w14:textId="77777777" w:rsidTr="0028086D">
        <w:tc>
          <w:tcPr>
            <w:tcW w:w="1555" w:type="dxa"/>
          </w:tcPr>
          <w:p w14:paraId="568BFB53" w14:textId="2ECAA3AD" w:rsidR="0028086D" w:rsidRPr="00FF0611" w:rsidRDefault="0028086D" w:rsidP="008F4EB7">
            <w:r w:rsidRPr="00FF0611">
              <w:t>PC</w:t>
            </w:r>
          </w:p>
        </w:tc>
        <w:tc>
          <w:tcPr>
            <w:tcW w:w="7471" w:type="dxa"/>
          </w:tcPr>
          <w:p w14:paraId="53359217" w14:textId="16D9BE7F" w:rsidR="0028086D" w:rsidRPr="00FF0611" w:rsidRDefault="0028086D" w:rsidP="008F4EB7">
            <w:r w:rsidRPr="00FF0611">
              <w:t>Purchase Contract</w:t>
            </w:r>
          </w:p>
        </w:tc>
      </w:tr>
      <w:tr w:rsidR="0028086D" w:rsidRPr="00FF0611" w14:paraId="142CC57C" w14:textId="77777777" w:rsidTr="0028086D">
        <w:tc>
          <w:tcPr>
            <w:tcW w:w="1555" w:type="dxa"/>
          </w:tcPr>
          <w:p w14:paraId="232D0DD0" w14:textId="14A0E271" w:rsidR="0028086D" w:rsidRPr="00FF0611" w:rsidRDefault="0028086D" w:rsidP="008F4EB7">
            <w:r w:rsidRPr="00FF0611">
              <w:t>PCR</w:t>
            </w:r>
          </w:p>
        </w:tc>
        <w:tc>
          <w:tcPr>
            <w:tcW w:w="7471" w:type="dxa"/>
          </w:tcPr>
          <w:p w14:paraId="1277ACCC" w14:textId="3A6DDC45" w:rsidR="0028086D" w:rsidRPr="00FF0611" w:rsidRDefault="0028086D" w:rsidP="008F4EB7">
            <w:r w:rsidRPr="00FF0611">
              <w:t>Pre-award Catalogue Request</w:t>
            </w:r>
          </w:p>
        </w:tc>
      </w:tr>
      <w:tr w:rsidR="0028086D" w:rsidRPr="00FF0611" w14:paraId="1CA3B7CD" w14:textId="77777777" w:rsidTr="0028086D">
        <w:tc>
          <w:tcPr>
            <w:tcW w:w="1555" w:type="dxa"/>
          </w:tcPr>
          <w:p w14:paraId="012D735A" w14:textId="4FCEEE11" w:rsidR="0028086D" w:rsidRPr="00FF0611" w:rsidRDefault="0028086D" w:rsidP="008F4EB7">
            <w:r w:rsidRPr="00FF0611">
              <w:t>PN</w:t>
            </w:r>
          </w:p>
        </w:tc>
        <w:tc>
          <w:tcPr>
            <w:tcW w:w="7471" w:type="dxa"/>
          </w:tcPr>
          <w:p w14:paraId="47AEEC15" w14:textId="1F48D7C5" w:rsidR="0028086D" w:rsidRPr="00FF0611" w:rsidRDefault="0028086D" w:rsidP="008F4EB7">
            <w:r w:rsidRPr="00FF0611">
              <w:t>Periodic Notice</w:t>
            </w:r>
          </w:p>
        </w:tc>
      </w:tr>
    </w:tbl>
    <w:p w14:paraId="48D56E08" w14:textId="27E40B73" w:rsidR="00DF74E4" w:rsidRPr="00FF0611" w:rsidRDefault="00DF74E4" w:rsidP="00DF74E4">
      <w:pPr>
        <w:rPr>
          <w:lang w:val="en-GB"/>
        </w:rPr>
      </w:pPr>
    </w:p>
    <w:p w14:paraId="3EEB061E" w14:textId="77777777" w:rsidR="00DF74E4" w:rsidRPr="00FF0611" w:rsidRDefault="00DF74E4" w:rsidP="00DF74E4">
      <w:pPr>
        <w:rPr>
          <w:lang w:val="en-GB"/>
        </w:rPr>
      </w:pPr>
      <w:r w:rsidRPr="00FF0611">
        <w:rPr>
          <w:rFonts w:ascii="Times New Roman" w:eastAsia="Times New Roman" w:hAnsi="Times New Roman" w:cs="Times New Roman"/>
          <w:b/>
          <w:bCs/>
          <w:color w:val="00539B"/>
          <w:lang w:val="en-GB"/>
        </w:rPr>
        <w:t>GLOSSARY:</w:t>
      </w:r>
    </w:p>
    <w:tbl>
      <w:tblPr>
        <w:tblStyle w:val="Tabela-Siatka"/>
        <w:tblW w:w="0" w:type="auto"/>
        <w:tblLayout w:type="fixed"/>
        <w:tblLook w:val="04A0" w:firstRow="1" w:lastRow="0" w:firstColumn="1" w:lastColumn="0" w:noHBand="0" w:noVBand="1"/>
      </w:tblPr>
      <w:tblGrid>
        <w:gridCol w:w="4513"/>
        <w:gridCol w:w="4513"/>
      </w:tblGrid>
      <w:tr w:rsidR="00DF74E4" w:rsidRPr="00FF0611" w14:paraId="76C09A74" w14:textId="77777777" w:rsidTr="008F4EB7">
        <w:tc>
          <w:tcPr>
            <w:tcW w:w="4513" w:type="dxa"/>
          </w:tcPr>
          <w:p w14:paraId="5956853D" w14:textId="77777777" w:rsidR="00DF74E4" w:rsidRPr="00FF0611" w:rsidRDefault="00DF74E4" w:rsidP="008F4EB7">
            <w:r w:rsidRPr="00FF0611">
              <w:rPr>
                <w:b/>
                <w:bCs/>
              </w:rPr>
              <w:t>Term</w:t>
            </w:r>
          </w:p>
        </w:tc>
        <w:tc>
          <w:tcPr>
            <w:tcW w:w="4513" w:type="dxa"/>
          </w:tcPr>
          <w:p w14:paraId="674254EB" w14:textId="77777777" w:rsidR="00DF74E4" w:rsidRPr="00FF0611" w:rsidRDefault="00DF74E4" w:rsidP="008F4EB7">
            <w:r w:rsidRPr="00FF0611">
              <w:rPr>
                <w:b/>
                <w:bCs/>
              </w:rPr>
              <w:t>Description</w:t>
            </w:r>
          </w:p>
        </w:tc>
      </w:tr>
      <w:tr w:rsidR="00DF74E4" w:rsidRPr="00FF0611" w14:paraId="06E243DA" w14:textId="77777777" w:rsidTr="008F4EB7">
        <w:tc>
          <w:tcPr>
            <w:tcW w:w="4513" w:type="dxa"/>
          </w:tcPr>
          <w:p w14:paraId="55F2413C" w14:textId="77777777" w:rsidR="00DF74E4" w:rsidRPr="00FF0611" w:rsidRDefault="00DF74E4" w:rsidP="008F4EB7">
            <w:pPr>
              <w:spacing w:line="257" w:lineRule="auto"/>
            </w:pPr>
            <w:r w:rsidRPr="00FF0611">
              <w:t>MTender</w:t>
            </w:r>
          </w:p>
        </w:tc>
        <w:tc>
          <w:tcPr>
            <w:tcW w:w="4513" w:type="dxa"/>
          </w:tcPr>
          <w:p w14:paraId="49BD869E" w14:textId="77777777" w:rsidR="00DF74E4" w:rsidRPr="00FF0611" w:rsidRDefault="00DF74E4" w:rsidP="008F4EB7">
            <w:r w:rsidRPr="00FF0611">
              <w:t>MTender is an end-to-end eProcurement system implemented in Moldova that aims at covering the full public procurement cycle. It is based on a multi‑platform networking digital procurement model, comprising a government‑operated web portal and the Open Data central database unit, which is networking with several commercial electronic platforms certified to support electronic tendering procedures for public sector and commercial clients.</w:t>
            </w:r>
          </w:p>
        </w:tc>
      </w:tr>
    </w:tbl>
    <w:p w14:paraId="53B2E734" w14:textId="77777777" w:rsidR="00E336BD" w:rsidRPr="00FF0611" w:rsidRDefault="00E336BD" w:rsidP="00E336BD">
      <w:pPr>
        <w:rPr>
          <w:rFonts w:ascii="Times New Roman" w:hAnsi="Times New Roman" w:cs="Times New Roman"/>
          <w:lang w:val="en-GB"/>
        </w:rPr>
      </w:pPr>
    </w:p>
    <w:p w14:paraId="78B2C200" w14:textId="6D7B6321" w:rsidR="0002578F" w:rsidRPr="00FF0611" w:rsidRDefault="00EB5175" w:rsidP="00930368">
      <w:pPr>
        <w:rPr>
          <w:rFonts w:ascii="Times New Roman" w:hAnsi="Times New Roman" w:cs="Times New Roman"/>
          <w:lang w:val="en-GB"/>
        </w:rPr>
        <w:sectPr w:rsidR="0002578F" w:rsidRPr="00FF0611" w:rsidSect="00F723A1">
          <w:headerReference w:type="default" r:id="rId12"/>
          <w:pgSz w:w="11906" w:h="16838"/>
          <w:pgMar w:top="1440" w:right="1440" w:bottom="1440" w:left="1440" w:header="720" w:footer="720" w:gutter="0"/>
          <w:cols w:space="720"/>
          <w:docGrid w:linePitch="360"/>
        </w:sectPr>
      </w:pPr>
      <w:bookmarkStart w:id="792" w:name="_Toc9499394"/>
      <w:bookmarkStart w:id="793" w:name="_Toc9499975"/>
      <w:bookmarkStart w:id="794" w:name="_Toc9500088"/>
      <w:bookmarkStart w:id="795" w:name="_Toc9500193"/>
      <w:bookmarkStart w:id="796" w:name="_Toc9502557"/>
      <w:bookmarkStart w:id="797" w:name="_Toc9503829"/>
      <w:bookmarkStart w:id="798" w:name="_Toc9505188"/>
      <w:bookmarkStart w:id="799" w:name="_Toc9505917"/>
      <w:bookmarkEnd w:id="792"/>
      <w:bookmarkEnd w:id="793"/>
      <w:bookmarkEnd w:id="794"/>
      <w:bookmarkEnd w:id="795"/>
      <w:bookmarkEnd w:id="796"/>
      <w:bookmarkEnd w:id="797"/>
      <w:bookmarkEnd w:id="798"/>
      <w:bookmarkEnd w:id="799"/>
      <w:r w:rsidRPr="00FF0611">
        <w:rPr>
          <w:rFonts w:ascii="Times New Roman" w:hAnsi="Times New Roman" w:cs="Times New Roman"/>
          <w:lang w:val="en-GB"/>
        </w:rPr>
        <w:br w:type="page"/>
      </w:r>
    </w:p>
    <w:p w14:paraId="38410F72" w14:textId="32FA525F" w:rsidR="00764861" w:rsidRPr="00FF0611" w:rsidRDefault="00764861" w:rsidP="00E61C3B">
      <w:pPr>
        <w:pStyle w:val="Nagwek1"/>
        <w:numPr>
          <w:ilvl w:val="0"/>
          <w:numId w:val="5"/>
        </w:numPr>
        <w:tabs>
          <w:tab w:val="left" w:pos="539"/>
        </w:tabs>
        <w:spacing w:before="280" w:after="120" w:line="240" w:lineRule="auto"/>
        <w:rPr>
          <w:rFonts w:cs="Times New Roman"/>
          <w:b w:val="0"/>
          <w:color w:val="00539B"/>
          <w:sz w:val="36"/>
          <w:szCs w:val="30"/>
          <w:lang w:val="en-GB" w:eastAsia="en-US"/>
        </w:rPr>
      </w:pPr>
      <w:bookmarkStart w:id="800" w:name="_Toc9506697"/>
      <w:bookmarkStart w:id="801" w:name="_Toc9509205"/>
      <w:bookmarkStart w:id="802" w:name="_Toc9509277"/>
      <w:bookmarkStart w:id="803" w:name="_Toc9510238"/>
      <w:bookmarkStart w:id="804" w:name="_Toc9510313"/>
      <w:bookmarkStart w:id="805" w:name="_Toc9510390"/>
      <w:bookmarkStart w:id="806" w:name="_Toc9510514"/>
      <w:bookmarkStart w:id="807" w:name="_Toc9499395"/>
      <w:bookmarkStart w:id="808" w:name="_Toc9499976"/>
      <w:bookmarkStart w:id="809" w:name="_Toc9500089"/>
      <w:bookmarkStart w:id="810" w:name="_Toc9500194"/>
      <w:bookmarkStart w:id="811" w:name="_Toc9502558"/>
      <w:bookmarkStart w:id="812" w:name="_Toc9503830"/>
      <w:bookmarkStart w:id="813" w:name="_Toc9505189"/>
      <w:bookmarkStart w:id="814" w:name="_Toc9505918"/>
      <w:bookmarkStart w:id="815" w:name="_Toc9506698"/>
      <w:bookmarkStart w:id="816" w:name="_Toc9509206"/>
      <w:bookmarkStart w:id="817" w:name="_Toc9509278"/>
      <w:bookmarkStart w:id="818" w:name="_Toc9510239"/>
      <w:bookmarkStart w:id="819" w:name="_Toc9510314"/>
      <w:bookmarkStart w:id="820" w:name="_Toc9510391"/>
      <w:bookmarkStart w:id="821" w:name="_Toc9510515"/>
      <w:bookmarkStart w:id="822" w:name="_Toc4577055"/>
      <w:bookmarkStart w:id="823" w:name="_Toc4594215"/>
      <w:bookmarkStart w:id="824" w:name="_Toc4594239"/>
      <w:bookmarkStart w:id="825" w:name="_Toc4594740"/>
      <w:bookmarkStart w:id="826" w:name="_Toc9499396"/>
      <w:bookmarkStart w:id="827" w:name="_Toc9499977"/>
      <w:bookmarkStart w:id="828" w:name="_Toc9500090"/>
      <w:bookmarkStart w:id="829" w:name="_Toc9500195"/>
      <w:bookmarkStart w:id="830" w:name="_Toc9502559"/>
      <w:bookmarkStart w:id="831" w:name="_Toc9503831"/>
      <w:bookmarkStart w:id="832" w:name="_Toc9505190"/>
      <w:bookmarkStart w:id="833" w:name="_Toc9505919"/>
      <w:bookmarkStart w:id="834" w:name="_Toc9506699"/>
      <w:bookmarkStart w:id="835" w:name="_Toc9509207"/>
      <w:bookmarkStart w:id="836" w:name="_Toc9509279"/>
      <w:bookmarkStart w:id="837" w:name="_Toc9510240"/>
      <w:bookmarkStart w:id="838" w:name="_Toc9510315"/>
      <w:bookmarkStart w:id="839" w:name="_Toc9510392"/>
      <w:bookmarkStart w:id="840" w:name="_Toc9510516"/>
      <w:bookmarkStart w:id="841" w:name="_Toc4577056"/>
      <w:bookmarkStart w:id="842" w:name="_Toc4594216"/>
      <w:bookmarkStart w:id="843" w:name="_Toc4594240"/>
      <w:bookmarkStart w:id="844" w:name="_Toc4594741"/>
      <w:bookmarkStart w:id="845" w:name="_Toc9499397"/>
      <w:bookmarkStart w:id="846" w:name="_Toc9499978"/>
      <w:bookmarkStart w:id="847" w:name="_Toc9500091"/>
      <w:bookmarkStart w:id="848" w:name="_Toc9500196"/>
      <w:bookmarkStart w:id="849" w:name="_Toc9502560"/>
      <w:bookmarkStart w:id="850" w:name="_Toc9503832"/>
      <w:bookmarkStart w:id="851" w:name="_Toc9505191"/>
      <w:bookmarkStart w:id="852" w:name="_Toc9505920"/>
      <w:bookmarkStart w:id="853" w:name="_Toc9506700"/>
      <w:bookmarkStart w:id="854" w:name="_Toc9509208"/>
      <w:bookmarkStart w:id="855" w:name="_Toc9509280"/>
      <w:bookmarkStart w:id="856" w:name="_Toc9510241"/>
      <w:bookmarkStart w:id="857" w:name="_Toc9510316"/>
      <w:bookmarkStart w:id="858" w:name="_Toc9510393"/>
      <w:bookmarkStart w:id="859" w:name="_Toc9510517"/>
      <w:bookmarkStart w:id="860" w:name="_Toc4572519"/>
      <w:bookmarkStart w:id="861" w:name="_Toc4575469"/>
      <w:bookmarkStart w:id="862" w:name="_Toc4575617"/>
      <w:bookmarkStart w:id="863" w:name="_Toc4575867"/>
      <w:bookmarkStart w:id="864" w:name="_Toc4575986"/>
      <w:bookmarkStart w:id="865" w:name="_Toc4577057"/>
      <w:bookmarkStart w:id="866" w:name="_Toc4594217"/>
      <w:bookmarkStart w:id="867" w:name="_Toc4594241"/>
      <w:bookmarkStart w:id="868" w:name="_Toc4594742"/>
      <w:bookmarkStart w:id="869" w:name="_Toc9499398"/>
      <w:bookmarkStart w:id="870" w:name="_Toc9499979"/>
      <w:bookmarkStart w:id="871" w:name="_Toc9500092"/>
      <w:bookmarkStart w:id="872" w:name="_Toc9500197"/>
      <w:bookmarkStart w:id="873" w:name="_Toc9502561"/>
      <w:bookmarkStart w:id="874" w:name="_Toc9503833"/>
      <w:bookmarkStart w:id="875" w:name="_Toc9505192"/>
      <w:bookmarkStart w:id="876" w:name="_Toc9505921"/>
      <w:bookmarkStart w:id="877" w:name="_Toc9506701"/>
      <w:bookmarkStart w:id="878" w:name="_Toc9509209"/>
      <w:bookmarkStart w:id="879" w:name="_Toc9509281"/>
      <w:bookmarkStart w:id="880" w:name="_Toc9510242"/>
      <w:bookmarkStart w:id="881" w:name="_Toc9510317"/>
      <w:bookmarkStart w:id="882" w:name="_Toc9510394"/>
      <w:bookmarkStart w:id="883" w:name="_Toc9510518"/>
      <w:bookmarkStart w:id="884" w:name="_Toc4572520"/>
      <w:bookmarkStart w:id="885" w:name="_Toc4575470"/>
      <w:bookmarkStart w:id="886" w:name="_Toc4575618"/>
      <w:bookmarkStart w:id="887" w:name="_Toc4575868"/>
      <w:bookmarkStart w:id="888" w:name="_Toc4575987"/>
      <w:bookmarkStart w:id="889" w:name="_Toc4577058"/>
      <w:bookmarkStart w:id="890" w:name="_Toc4594218"/>
      <w:bookmarkStart w:id="891" w:name="_Toc4594242"/>
      <w:bookmarkStart w:id="892" w:name="_Toc4594743"/>
      <w:bookmarkStart w:id="893" w:name="_Toc9499399"/>
      <w:bookmarkStart w:id="894" w:name="_Toc9499980"/>
      <w:bookmarkStart w:id="895" w:name="_Toc9500093"/>
      <w:bookmarkStart w:id="896" w:name="_Toc9500198"/>
      <w:bookmarkStart w:id="897" w:name="_Toc9502562"/>
      <w:bookmarkStart w:id="898" w:name="_Toc9503834"/>
      <w:bookmarkStart w:id="899" w:name="_Toc9505193"/>
      <w:bookmarkStart w:id="900" w:name="_Toc9505922"/>
      <w:bookmarkStart w:id="901" w:name="_Toc9506702"/>
      <w:bookmarkStart w:id="902" w:name="_Toc9509210"/>
      <w:bookmarkStart w:id="903" w:name="_Toc9509282"/>
      <w:bookmarkStart w:id="904" w:name="_Toc9510243"/>
      <w:bookmarkStart w:id="905" w:name="_Toc9510318"/>
      <w:bookmarkStart w:id="906" w:name="_Toc9510395"/>
      <w:bookmarkStart w:id="907" w:name="_Toc9510519"/>
      <w:bookmarkStart w:id="908" w:name="_Toc4572521"/>
      <w:bookmarkStart w:id="909" w:name="_Toc4575471"/>
      <w:bookmarkStart w:id="910" w:name="_Toc4575619"/>
      <w:bookmarkStart w:id="911" w:name="_Toc4575869"/>
      <w:bookmarkStart w:id="912" w:name="_Toc4575988"/>
      <w:bookmarkStart w:id="913" w:name="_Toc4577059"/>
      <w:bookmarkStart w:id="914" w:name="_Toc4594219"/>
      <w:bookmarkStart w:id="915" w:name="_Toc4594243"/>
      <w:bookmarkStart w:id="916" w:name="_Toc4594744"/>
      <w:bookmarkStart w:id="917" w:name="_Toc9499400"/>
      <w:bookmarkStart w:id="918" w:name="_Toc9499981"/>
      <w:bookmarkStart w:id="919" w:name="_Toc9500094"/>
      <w:bookmarkStart w:id="920" w:name="_Toc9500199"/>
      <w:bookmarkStart w:id="921" w:name="_Toc9502563"/>
      <w:bookmarkStart w:id="922" w:name="_Toc9503835"/>
      <w:bookmarkStart w:id="923" w:name="_Toc9505194"/>
      <w:bookmarkStart w:id="924" w:name="_Toc9505923"/>
      <w:bookmarkStart w:id="925" w:name="_Toc9506703"/>
      <w:bookmarkStart w:id="926" w:name="_Toc9509211"/>
      <w:bookmarkStart w:id="927" w:name="_Toc9509283"/>
      <w:bookmarkStart w:id="928" w:name="_Toc9510244"/>
      <w:bookmarkStart w:id="929" w:name="_Toc9510319"/>
      <w:bookmarkStart w:id="930" w:name="_Toc9510396"/>
      <w:bookmarkStart w:id="931" w:name="_Toc9510520"/>
      <w:bookmarkStart w:id="932" w:name="_Toc58222324"/>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r w:rsidRPr="00FF0611">
        <w:rPr>
          <w:rFonts w:cs="Times New Roman"/>
          <w:b w:val="0"/>
          <w:color w:val="00539B"/>
          <w:sz w:val="36"/>
          <w:szCs w:val="30"/>
          <w:lang w:val="en-GB" w:eastAsia="en-US"/>
        </w:rPr>
        <w:t>Introduction</w:t>
      </w:r>
      <w:bookmarkEnd w:id="932"/>
    </w:p>
    <w:p w14:paraId="1D18718D" w14:textId="4D96B7A3"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In the context of a transition to digital public procurement in the Republic of Moldova, a new electronic procurement system was developed and implemented with the </w:t>
      </w:r>
      <w:r w:rsidR="00ED5C15" w:rsidRPr="00FF0611">
        <w:rPr>
          <w:rFonts w:ascii="Times New Roman" w:hAnsi="Times New Roman" w:cs="Times New Roman"/>
          <w:lang w:val="en-GB"/>
        </w:rPr>
        <w:t>European Bank for Reconstruction and Development (</w:t>
      </w:r>
      <w:r w:rsidRPr="00FF0611">
        <w:rPr>
          <w:rFonts w:ascii="Times New Roman" w:hAnsi="Times New Roman" w:cs="Times New Roman"/>
          <w:lang w:val="en-GB"/>
        </w:rPr>
        <w:t>EBRD</w:t>
      </w:r>
      <w:r w:rsidR="00ED5C15" w:rsidRPr="00FF0611">
        <w:rPr>
          <w:rFonts w:ascii="Times New Roman" w:hAnsi="Times New Roman" w:cs="Times New Roman"/>
          <w:lang w:val="en-GB"/>
        </w:rPr>
        <w:t>)</w:t>
      </w:r>
      <w:r w:rsidRPr="00FF0611">
        <w:rPr>
          <w:rFonts w:ascii="Times New Roman" w:hAnsi="Times New Roman" w:cs="Times New Roman"/>
          <w:lang w:val="en-GB"/>
        </w:rPr>
        <w:t xml:space="preserve"> support.</w:t>
      </w:r>
    </w:p>
    <w:p w14:paraId="6DB1AD97" w14:textId="2B0D8FBF"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The phase 4 of the project is focused on electronic </w:t>
      </w:r>
      <w:r w:rsidR="00404ACB" w:rsidRPr="00FF0611">
        <w:rPr>
          <w:rFonts w:ascii="Times New Roman" w:hAnsi="Times New Roman" w:cs="Times New Roman"/>
          <w:lang w:val="en-GB"/>
        </w:rPr>
        <w:t>Framework Agreement (FA)</w:t>
      </w:r>
      <w:r w:rsidRPr="00FF0611">
        <w:rPr>
          <w:rFonts w:ascii="Times New Roman" w:hAnsi="Times New Roman" w:cs="Times New Roman"/>
          <w:lang w:val="en-GB"/>
        </w:rPr>
        <w:t xml:space="preserve">, covering both the conclusion of the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and the subsequent purchases under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using the different types of contracts based on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(direct purchase, second-stage competition, etc.), and enabling the participation of Central Purchasing Bodies (CPB) with a specific role in the process. </w:t>
      </w:r>
    </w:p>
    <w:p w14:paraId="34CEEBF2" w14:textId="1E63CC23" w:rsidR="00764861" w:rsidRPr="00FF0611" w:rsidRDefault="00764861" w:rsidP="00764861">
      <w:pPr>
        <w:jc w:val="both"/>
        <w:rPr>
          <w:rFonts w:ascii="Times New Roman" w:hAnsi="Times New Roman" w:cs="Times New Roman"/>
          <w:lang w:val="en-GB"/>
        </w:rPr>
      </w:pPr>
      <w:r w:rsidRPr="00FF0611">
        <w:rPr>
          <w:rFonts w:ascii="Times New Roman" w:hAnsi="Times New Roman" w:cs="Times New Roman"/>
          <w:lang w:val="en-GB"/>
        </w:rPr>
        <w:t xml:space="preserve">The use of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will:</w:t>
      </w:r>
    </w:p>
    <w:p w14:paraId="5FDB7D92" w14:textId="77777777" w:rsidR="00764861" w:rsidRPr="00FF0611" w:rsidRDefault="00764861" w:rsidP="00E61C3B">
      <w:pPr>
        <w:pStyle w:val="Akapitzlist"/>
        <w:numPr>
          <w:ilvl w:val="0"/>
          <w:numId w:val="7"/>
        </w:numPr>
        <w:rPr>
          <w:rFonts w:ascii="Times New Roman" w:hAnsi="Times New Roman"/>
        </w:rPr>
      </w:pPr>
      <w:r w:rsidRPr="00FF0611">
        <w:rPr>
          <w:rFonts w:ascii="Times New Roman" w:hAnsi="Times New Roman"/>
        </w:rPr>
        <w:t xml:space="preserve">Enhance value for money and achieve cost savings by aggregating demand and getting better value for money through economies of scale; </w:t>
      </w:r>
    </w:p>
    <w:p w14:paraId="026D3544" w14:textId="5683E269" w:rsidR="00764861" w:rsidRPr="00FF0611" w:rsidRDefault="00764861" w:rsidP="00E61C3B">
      <w:pPr>
        <w:pStyle w:val="Akapitzlist"/>
        <w:numPr>
          <w:ilvl w:val="0"/>
          <w:numId w:val="7"/>
        </w:numPr>
        <w:rPr>
          <w:rFonts w:ascii="Times New Roman" w:hAnsi="Times New Roman"/>
        </w:rPr>
      </w:pPr>
      <w:r w:rsidRPr="00FF0611">
        <w:rPr>
          <w:rFonts w:ascii="Times New Roman" w:hAnsi="Times New Roman"/>
        </w:rPr>
        <w:t xml:space="preserve">reduce administrative burden by lowering the number of procedures a Contracting Authority </w:t>
      </w:r>
      <w:r w:rsidR="00404ACB" w:rsidRPr="00FF0611">
        <w:rPr>
          <w:rFonts w:ascii="Times New Roman" w:hAnsi="Times New Roman"/>
        </w:rPr>
        <w:t xml:space="preserve">(CA) </w:t>
      </w:r>
      <w:r w:rsidRPr="00FF0611">
        <w:rPr>
          <w:rFonts w:ascii="Times New Roman" w:hAnsi="Times New Roman"/>
        </w:rPr>
        <w:t>has to run and, therefore, decreasing the time and costs linked to carrying out procurement. The diminished administrative burden also applies to Economic Operators</w:t>
      </w:r>
      <w:r w:rsidR="00404ACB" w:rsidRPr="00FF0611">
        <w:rPr>
          <w:rFonts w:ascii="Times New Roman" w:hAnsi="Times New Roman"/>
        </w:rPr>
        <w:t xml:space="preserve"> (EO)</w:t>
      </w:r>
      <w:r w:rsidRPr="00FF0611">
        <w:rPr>
          <w:rFonts w:ascii="Times New Roman" w:hAnsi="Times New Roman"/>
        </w:rPr>
        <w:t xml:space="preserve"> that are either awarded a contract directly or face a simplified “mini competition” within the </w:t>
      </w:r>
      <w:r w:rsidR="00404ACB" w:rsidRPr="00FF0611">
        <w:rPr>
          <w:rFonts w:ascii="Times New Roman" w:hAnsi="Times New Roman"/>
        </w:rPr>
        <w:t>FA</w:t>
      </w:r>
      <w:r w:rsidRPr="00FF0611">
        <w:rPr>
          <w:rFonts w:ascii="Times New Roman" w:hAnsi="Times New Roman"/>
        </w:rPr>
        <w:t xml:space="preserve">; </w:t>
      </w:r>
    </w:p>
    <w:p w14:paraId="00B15001" w14:textId="1BBD2C5C" w:rsidR="00764861" w:rsidRPr="00FF0611" w:rsidRDefault="00764861" w:rsidP="00E61C3B">
      <w:pPr>
        <w:pStyle w:val="Akapitzlist"/>
        <w:numPr>
          <w:ilvl w:val="0"/>
          <w:numId w:val="7"/>
        </w:numPr>
        <w:rPr>
          <w:rFonts w:ascii="Times New Roman" w:hAnsi="Times New Roman"/>
        </w:rPr>
      </w:pPr>
      <w:r w:rsidRPr="00FF0611">
        <w:rPr>
          <w:rFonts w:ascii="Times New Roman" w:hAnsi="Times New Roman"/>
        </w:rPr>
        <w:t xml:space="preserve">enable </w:t>
      </w:r>
      <w:r w:rsidR="00404ACB" w:rsidRPr="00FF0611">
        <w:rPr>
          <w:rFonts w:ascii="Times New Roman" w:hAnsi="Times New Roman"/>
        </w:rPr>
        <w:t>CAs</w:t>
      </w:r>
      <w:r w:rsidRPr="00FF0611">
        <w:rPr>
          <w:rFonts w:ascii="Times New Roman" w:hAnsi="Times New Roman"/>
        </w:rPr>
        <w:t xml:space="preserve"> to effectively manage procurement when they cannot objectively foresee the exact type and/or amount of supplies, services and works for a forthcoming period.</w:t>
      </w:r>
    </w:p>
    <w:p w14:paraId="0F9280A8" w14:textId="77777777" w:rsidR="002F32F8" w:rsidRPr="00FF0611" w:rsidRDefault="002F32F8" w:rsidP="002F32F8">
      <w:pPr>
        <w:pStyle w:val="Akapitzlist"/>
        <w:ind w:left="720"/>
        <w:rPr>
          <w:rFonts w:ascii="Times New Roman" w:hAnsi="Times New Roman"/>
        </w:rPr>
      </w:pPr>
    </w:p>
    <w:p w14:paraId="607BC958" w14:textId="200ED9B7" w:rsidR="002F32F8" w:rsidRPr="00FF0611" w:rsidRDefault="002F32F8" w:rsidP="002F32F8">
      <w:pPr>
        <w:pStyle w:val="Nagwek2"/>
        <w:numPr>
          <w:ilvl w:val="1"/>
          <w:numId w:val="3"/>
        </w:numPr>
        <w:tabs>
          <w:tab w:val="left" w:pos="567"/>
        </w:tabs>
        <w:spacing w:before="120" w:after="120" w:line="240" w:lineRule="auto"/>
        <w:ind w:left="578" w:hanging="578"/>
        <w:jc w:val="left"/>
        <w:rPr>
          <w:lang w:val="en-GB"/>
        </w:rPr>
      </w:pPr>
      <w:bookmarkStart w:id="933" w:name="_Toc58222325"/>
      <w:commentRangeStart w:id="934"/>
      <w:r w:rsidRPr="00FF0611">
        <w:rPr>
          <w:lang w:val="en-GB"/>
        </w:rPr>
        <w:t>Aim of the document</w:t>
      </w:r>
      <w:bookmarkEnd w:id="933"/>
      <w:commentRangeEnd w:id="934"/>
      <w:r w:rsidR="00CC155A">
        <w:rPr>
          <w:rStyle w:val="Odwoaniedokomentarza"/>
          <w:rFonts w:asciiTheme="minorHAnsi" w:eastAsiaTheme="minorHAnsi" w:hAnsiTheme="minorHAnsi" w:cstheme="minorBidi"/>
          <w:b w:val="0"/>
          <w:bCs w:val="0"/>
          <w:iCs w:val="0"/>
          <w:color w:val="auto"/>
          <w:lang w:val="ru-RU" w:eastAsia="en-US"/>
        </w:rPr>
        <w:commentReference w:id="934"/>
      </w:r>
    </w:p>
    <w:p w14:paraId="75C76BC6" w14:textId="1914B79F" w:rsidR="002F32F8" w:rsidRPr="00FF0611" w:rsidRDefault="002F32F8" w:rsidP="002F32F8">
      <w:pPr>
        <w:jc w:val="both"/>
        <w:rPr>
          <w:rFonts w:ascii="Times New Roman" w:hAnsi="Times New Roman" w:cs="Times New Roman"/>
          <w:lang w:val="en-GB"/>
        </w:rPr>
      </w:pPr>
      <w:r w:rsidRPr="00FF0611">
        <w:rPr>
          <w:rFonts w:ascii="Times New Roman" w:hAnsi="Times New Roman" w:cs="Times New Roman"/>
          <w:lang w:val="en-GB"/>
        </w:rPr>
        <w:t xml:space="preserve">The main purpose of this document is to provide a detailed technical design in order for the Networking Electronic Procurement Platforms (NEPPs) to be able to implement all the necessary processes and functionalities related to </w:t>
      </w:r>
      <w:r w:rsidR="00223B03" w:rsidRPr="00FF0611">
        <w:rPr>
          <w:rFonts w:ascii="Times New Roman" w:hAnsi="Times New Roman" w:cs="Times New Roman"/>
          <w:lang w:val="en-GB"/>
        </w:rPr>
        <w:t xml:space="preserve">the conclusion of </w:t>
      </w:r>
      <w:r w:rsidRPr="00FF0611">
        <w:rPr>
          <w:rFonts w:ascii="Times New Roman" w:hAnsi="Times New Roman" w:cs="Times New Roman"/>
          <w:lang w:val="en-GB"/>
        </w:rPr>
        <w:t>FAs in their platforms.</w:t>
      </w:r>
    </w:p>
    <w:p w14:paraId="4AD51053" w14:textId="6B259F4F" w:rsidR="00223B03" w:rsidRDefault="00223B03" w:rsidP="002F32F8">
      <w:pPr>
        <w:jc w:val="both"/>
        <w:rPr>
          <w:ins w:id="935" w:author="Alba Colomer Padrosa" w:date="2020-12-07T08:30:00Z"/>
          <w:rFonts w:ascii="Times New Roman" w:hAnsi="Times New Roman" w:cs="Times New Roman"/>
          <w:lang w:val="en-GB"/>
        </w:rPr>
      </w:pPr>
      <w:r w:rsidRPr="00FF0611">
        <w:rPr>
          <w:rFonts w:ascii="Times New Roman" w:hAnsi="Times New Roman" w:cs="Times New Roman"/>
          <w:lang w:val="en-GB"/>
        </w:rPr>
        <w:t xml:space="preserve">Purchases under FA will be described in </w:t>
      </w:r>
      <w:r w:rsidR="005967EE" w:rsidRPr="00FF0611">
        <w:rPr>
          <w:rFonts w:ascii="Times New Roman" w:hAnsi="Times New Roman" w:cs="Times New Roman"/>
          <w:lang w:val="en-GB"/>
        </w:rPr>
        <w:t>a separate</w:t>
      </w:r>
      <w:r w:rsidRPr="00FF0611">
        <w:rPr>
          <w:rFonts w:ascii="Times New Roman" w:hAnsi="Times New Roman" w:cs="Times New Roman"/>
          <w:lang w:val="en-GB"/>
        </w:rPr>
        <w:t xml:space="preserve"> document.</w:t>
      </w:r>
    </w:p>
    <w:p w14:paraId="00D203C6" w14:textId="77777777" w:rsidR="009735BB" w:rsidRDefault="009735BB" w:rsidP="002F32F8">
      <w:pPr>
        <w:jc w:val="both"/>
        <w:rPr>
          <w:ins w:id="936" w:author="Alba Colomer Padrosa" w:date="2020-12-07T08:30:00Z"/>
          <w:rFonts w:ascii="Times New Roman" w:hAnsi="Times New Roman" w:cs="Times New Roman"/>
          <w:lang w:val="en-GB"/>
        </w:rPr>
      </w:pPr>
    </w:p>
    <w:p w14:paraId="33C72DA9" w14:textId="77777777" w:rsidR="009735BB" w:rsidRPr="009747E7" w:rsidRDefault="009735BB" w:rsidP="009735BB">
      <w:pPr>
        <w:pStyle w:val="Nagwek2"/>
        <w:numPr>
          <w:ilvl w:val="1"/>
          <w:numId w:val="3"/>
        </w:numPr>
        <w:tabs>
          <w:tab w:val="left" w:pos="567"/>
        </w:tabs>
        <w:spacing w:before="120" w:after="120" w:line="240" w:lineRule="auto"/>
        <w:ind w:left="578" w:hanging="578"/>
        <w:jc w:val="left"/>
        <w:rPr>
          <w:ins w:id="937" w:author="Alba Colomer Padrosa" w:date="2020-12-07T08:30:00Z"/>
          <w:lang w:val="en-GB"/>
        </w:rPr>
      </w:pPr>
      <w:bookmarkStart w:id="938" w:name="_Toc57793390"/>
      <w:bookmarkStart w:id="939" w:name="_Toc58222326"/>
      <w:ins w:id="940" w:author="Alba Colomer Padrosa" w:date="2020-12-07T08:30:00Z">
        <w:r>
          <w:rPr>
            <w:lang w:val="en-GB"/>
          </w:rPr>
          <w:t>Alignment with regulation</w:t>
        </w:r>
        <w:bookmarkEnd w:id="938"/>
        <w:bookmarkEnd w:id="939"/>
      </w:ins>
    </w:p>
    <w:p w14:paraId="7B2F73E9" w14:textId="77777777" w:rsidR="009735BB" w:rsidRPr="009747E7" w:rsidRDefault="009735BB" w:rsidP="009735BB">
      <w:pPr>
        <w:jc w:val="both"/>
        <w:rPr>
          <w:ins w:id="941" w:author="Alba Colomer Padrosa" w:date="2020-12-07T08:30:00Z"/>
          <w:rFonts w:ascii="Times New Roman" w:hAnsi="Times New Roman" w:cs="Times New Roman"/>
          <w:lang w:val="en-GB"/>
        </w:rPr>
      </w:pPr>
      <w:ins w:id="942" w:author="Alba Colomer Padrosa" w:date="2020-12-07T08:30:00Z">
        <w:r w:rsidRPr="3050268B">
          <w:rPr>
            <w:rFonts w:ascii="Times New Roman" w:hAnsi="Times New Roman" w:cs="Times New Roman"/>
            <w:lang w:val="en-GB"/>
          </w:rPr>
          <w:t>This blueprint is aligned with:</w:t>
        </w:r>
      </w:ins>
    </w:p>
    <w:p w14:paraId="301EB3F7" w14:textId="77777777" w:rsidR="009735BB" w:rsidRPr="006949BA" w:rsidRDefault="009735BB" w:rsidP="009735BB">
      <w:pPr>
        <w:pStyle w:val="Akapitzlist"/>
        <w:numPr>
          <w:ilvl w:val="0"/>
          <w:numId w:val="49"/>
        </w:numPr>
        <w:rPr>
          <w:ins w:id="943" w:author="Alba Colomer Padrosa" w:date="2020-12-07T08:31:00Z"/>
          <w:rFonts w:ascii="Times New Roman" w:hAnsi="Times New Roman"/>
        </w:rPr>
      </w:pPr>
      <w:ins w:id="944" w:author="Alba Colomer Padrosa" w:date="2020-12-07T08:31:00Z">
        <w:r w:rsidRPr="003173C7">
          <w:rPr>
            <w:rFonts w:ascii="Times New Roman" w:hAnsi="Times New Roman"/>
          </w:rPr>
          <w:t>Regulation on procurements conducted through framework agreements</w:t>
        </w:r>
        <w:commentRangeStart w:id="945"/>
        <w:commentRangeStart w:id="946"/>
        <w:r>
          <w:rPr>
            <w:rStyle w:val="Odwoanieprzypisudolnego"/>
            <w:rFonts w:ascii="Times New Roman" w:hAnsi="Times New Roman"/>
          </w:rPr>
          <w:footnoteReference w:id="1"/>
        </w:r>
      </w:ins>
      <w:commentRangeEnd w:id="945"/>
      <w:r w:rsidR="00CC155A">
        <w:rPr>
          <w:rStyle w:val="Odwoaniedokomentarza"/>
          <w:rFonts w:asciiTheme="minorHAnsi" w:eastAsiaTheme="minorHAnsi" w:hAnsiTheme="minorHAnsi" w:cstheme="minorBidi"/>
          <w:color w:val="auto"/>
          <w:lang w:val="ru-RU" w:eastAsia="en-US"/>
        </w:rPr>
        <w:commentReference w:id="945"/>
      </w:r>
      <w:commentRangeEnd w:id="946"/>
      <w:r w:rsidR="002946D5">
        <w:rPr>
          <w:rStyle w:val="Odwoaniedokomentarza"/>
          <w:rFonts w:asciiTheme="minorHAnsi" w:eastAsiaTheme="minorHAnsi" w:hAnsiTheme="minorHAnsi" w:cstheme="minorBidi"/>
          <w:color w:val="auto"/>
          <w:lang w:val="ru-RU" w:eastAsia="en-US"/>
        </w:rPr>
        <w:commentReference w:id="946"/>
      </w:r>
    </w:p>
    <w:p w14:paraId="24C31BC1" w14:textId="77777777" w:rsidR="009735BB" w:rsidRDefault="009735BB" w:rsidP="009735BB">
      <w:pPr>
        <w:pStyle w:val="Akapitzlist"/>
        <w:numPr>
          <w:ilvl w:val="0"/>
          <w:numId w:val="49"/>
        </w:numPr>
        <w:rPr>
          <w:ins w:id="949" w:author="Alba Colomer Padrosa" w:date="2020-12-07T08:30:00Z"/>
        </w:rPr>
      </w:pPr>
      <w:ins w:id="950" w:author="Alba Colomer Padrosa" w:date="2020-12-07T08:30:00Z">
        <w:r w:rsidRPr="3050268B">
          <w:rPr>
            <w:rFonts w:ascii="Times New Roman" w:hAnsi="Times New Roman"/>
          </w:rPr>
          <w:t xml:space="preserve">The following standard bidding </w:t>
        </w:r>
        <w:commentRangeStart w:id="951"/>
        <w:commentRangeStart w:id="952"/>
        <w:r w:rsidRPr="3050268B">
          <w:rPr>
            <w:rFonts w:ascii="Times New Roman" w:hAnsi="Times New Roman"/>
          </w:rPr>
          <w:t>document</w:t>
        </w:r>
      </w:ins>
      <w:commentRangeEnd w:id="951"/>
      <w:r w:rsidR="00F906A6">
        <w:rPr>
          <w:rStyle w:val="Odwoaniedokomentarza"/>
          <w:rFonts w:asciiTheme="minorHAnsi" w:eastAsiaTheme="minorHAnsi" w:hAnsiTheme="minorHAnsi" w:cstheme="minorBidi"/>
          <w:color w:val="auto"/>
          <w:lang w:val="ru-RU" w:eastAsia="en-US"/>
        </w:rPr>
        <w:commentReference w:id="951"/>
      </w:r>
      <w:commentRangeEnd w:id="952"/>
      <w:r w:rsidR="002946D5">
        <w:rPr>
          <w:rStyle w:val="Odwoaniedokomentarza"/>
          <w:rFonts w:asciiTheme="minorHAnsi" w:eastAsiaTheme="minorHAnsi" w:hAnsiTheme="minorHAnsi" w:cstheme="minorBidi"/>
          <w:color w:val="auto"/>
          <w:lang w:val="ru-RU" w:eastAsia="en-US"/>
        </w:rPr>
        <w:commentReference w:id="952"/>
      </w:r>
      <w:ins w:id="953" w:author="Alba Colomer Padrosa" w:date="2020-12-07T08:30:00Z">
        <w:r w:rsidRPr="3050268B">
          <w:rPr>
            <w:rFonts w:ascii="Times New Roman" w:hAnsi="Times New Roman"/>
          </w:rPr>
          <w:t>:</w:t>
        </w:r>
      </w:ins>
    </w:p>
    <w:p w14:paraId="13E78432" w14:textId="77777777" w:rsidR="009735BB" w:rsidRPr="00FF0611" w:rsidRDefault="009735BB" w:rsidP="002F32F8">
      <w:pPr>
        <w:jc w:val="both"/>
        <w:rPr>
          <w:rFonts w:ascii="Times New Roman" w:hAnsi="Times New Roman" w:cs="Times New Roman"/>
          <w:lang w:val="en-GB"/>
        </w:rPr>
      </w:pPr>
    </w:p>
    <w:p w14:paraId="3AFFABA8" w14:textId="43FBC369" w:rsidR="002F32F8" w:rsidRPr="00FF0611" w:rsidRDefault="002F32F8">
      <w:pPr>
        <w:rPr>
          <w:rFonts w:ascii="Times New Roman" w:hAnsi="Times New Roman" w:cs="Times New Roman"/>
          <w:lang w:val="en-GB"/>
        </w:rPr>
      </w:pPr>
      <w:r w:rsidRPr="00FF0611">
        <w:rPr>
          <w:rFonts w:ascii="Times New Roman" w:hAnsi="Times New Roman" w:cs="Times New Roman"/>
          <w:lang w:val="en-GB"/>
        </w:rPr>
        <w:br w:type="page"/>
      </w:r>
    </w:p>
    <w:p w14:paraId="4836C4B4" w14:textId="7824FE16" w:rsidR="00764861" w:rsidRPr="00FF0611" w:rsidRDefault="00764861" w:rsidP="00E61C3B">
      <w:pPr>
        <w:pStyle w:val="Nagwek1"/>
        <w:numPr>
          <w:ilvl w:val="0"/>
          <w:numId w:val="5"/>
        </w:numPr>
        <w:tabs>
          <w:tab w:val="left" w:pos="539"/>
        </w:tabs>
        <w:spacing w:before="280" w:after="120" w:line="240" w:lineRule="auto"/>
        <w:rPr>
          <w:rFonts w:cs="Times New Roman"/>
          <w:b w:val="0"/>
          <w:color w:val="00539B"/>
          <w:sz w:val="36"/>
          <w:szCs w:val="30"/>
          <w:lang w:val="en-GB" w:eastAsia="en-US"/>
        </w:rPr>
      </w:pPr>
      <w:bookmarkStart w:id="954" w:name="_Toc58222327"/>
      <w:r w:rsidRPr="00FF0611">
        <w:rPr>
          <w:rFonts w:cs="Times New Roman"/>
          <w:b w:val="0"/>
          <w:color w:val="00539B"/>
          <w:sz w:val="36"/>
          <w:szCs w:val="30"/>
          <w:lang w:val="en-GB" w:eastAsia="en-US"/>
        </w:rPr>
        <w:t>Technical design</w:t>
      </w:r>
      <w:bookmarkEnd w:id="954"/>
    </w:p>
    <w:p w14:paraId="5643F05A" w14:textId="77777777" w:rsidR="002D67ED" w:rsidRPr="00FF0611" w:rsidRDefault="002D67ED" w:rsidP="002D67ED">
      <w:pPr>
        <w:pStyle w:val="Akapitzlist"/>
        <w:keepNext/>
        <w:numPr>
          <w:ilvl w:val="0"/>
          <w:numId w:val="3"/>
        </w:numPr>
        <w:tabs>
          <w:tab w:val="left" w:pos="567"/>
        </w:tabs>
        <w:spacing w:before="120" w:after="240"/>
        <w:jc w:val="left"/>
        <w:outlineLvl w:val="1"/>
        <w:rPr>
          <w:rFonts w:ascii="Times New Roman" w:hAnsi="Times New Roman" w:cs="Arial"/>
          <w:b/>
          <w:bCs/>
          <w:iCs/>
          <w:vanish/>
          <w:color w:val="1F4E79" w:themeColor="accent1" w:themeShade="80"/>
          <w:sz w:val="24"/>
          <w:szCs w:val="28"/>
        </w:rPr>
      </w:pPr>
      <w:bookmarkStart w:id="955" w:name="_Toc52382840"/>
      <w:bookmarkStart w:id="956" w:name="_Toc52545764"/>
      <w:bookmarkStart w:id="957" w:name="_Toc53652256"/>
      <w:bookmarkStart w:id="958" w:name="_Toc54607810"/>
      <w:bookmarkStart w:id="959" w:name="_Toc58222328"/>
      <w:bookmarkEnd w:id="955"/>
      <w:bookmarkEnd w:id="956"/>
      <w:bookmarkEnd w:id="957"/>
      <w:bookmarkEnd w:id="958"/>
      <w:bookmarkEnd w:id="959"/>
    </w:p>
    <w:p w14:paraId="2BEBA505" w14:textId="0739FA4C" w:rsidR="00764861" w:rsidRPr="00FF0611" w:rsidRDefault="00420EC6" w:rsidP="002D67ED">
      <w:pPr>
        <w:pStyle w:val="Nagwek2"/>
        <w:numPr>
          <w:ilvl w:val="1"/>
          <w:numId w:val="3"/>
        </w:numPr>
        <w:tabs>
          <w:tab w:val="left" w:pos="567"/>
        </w:tabs>
        <w:spacing w:before="120" w:after="240" w:line="240" w:lineRule="auto"/>
        <w:jc w:val="left"/>
        <w:rPr>
          <w:lang w:val="en-GB"/>
        </w:rPr>
      </w:pPr>
      <w:bookmarkStart w:id="960" w:name="_Toc58222329"/>
      <w:r w:rsidRPr="00FF0611">
        <w:rPr>
          <w:lang w:val="en-GB"/>
        </w:rPr>
        <w:t xml:space="preserve">Basic concept of a </w:t>
      </w:r>
      <w:r w:rsidR="00404ACB" w:rsidRPr="00FF0611">
        <w:rPr>
          <w:lang w:val="en-GB"/>
        </w:rPr>
        <w:t>FA</w:t>
      </w:r>
      <w:r w:rsidRPr="00FF0611">
        <w:rPr>
          <w:lang w:val="en-GB"/>
        </w:rPr>
        <w:t xml:space="preserve"> with the participation of a CPB</w:t>
      </w:r>
      <w:bookmarkEnd w:id="960"/>
    </w:p>
    <w:p w14:paraId="64B5194C" w14:textId="33999F4F" w:rsidR="0055221E" w:rsidRPr="00FF0611" w:rsidRDefault="0055221E" w:rsidP="0055221E">
      <w:pPr>
        <w:jc w:val="both"/>
        <w:rPr>
          <w:rFonts w:ascii="Times New Roman" w:hAnsi="Times New Roman" w:cs="Times New Roman"/>
          <w:lang w:val="en-GB"/>
        </w:rPr>
      </w:pPr>
      <w:r w:rsidRPr="00FF0611">
        <w:rPr>
          <w:rFonts w:ascii="Times New Roman" w:hAnsi="Times New Roman" w:cs="Times New Roman"/>
          <w:lang w:val="en-GB"/>
        </w:rPr>
        <w:t>The diagram below shows a basic representation of the interaction between the main actors and data-blocks involved in a FA:</w:t>
      </w:r>
    </w:p>
    <w:p w14:paraId="3D4A5C5E" w14:textId="0255E1C7" w:rsidR="009D38E5" w:rsidRPr="00FF0611" w:rsidRDefault="009D38E5" w:rsidP="00404ACB">
      <w:pPr>
        <w:jc w:val="center"/>
        <w:rPr>
          <w:rFonts w:ascii="Times New Roman" w:hAnsi="Times New Roman" w:cs="Times New Roman"/>
          <w:lang w:val="en-GB"/>
        </w:rPr>
      </w:pPr>
      <w:bookmarkStart w:id="961" w:name="_Toc49705767"/>
      <w:bookmarkStart w:id="962" w:name="_Toc49705768"/>
      <w:bookmarkStart w:id="963" w:name="_icnng7l2ql0w" w:colFirst="0" w:colLast="0"/>
      <w:bookmarkStart w:id="964" w:name="_fn2jcu7x12do" w:colFirst="0" w:colLast="0"/>
      <w:bookmarkEnd w:id="323"/>
      <w:bookmarkEnd w:id="961"/>
      <w:bookmarkEnd w:id="962"/>
      <w:bookmarkEnd w:id="963"/>
      <w:bookmarkEnd w:id="964"/>
      <w:r w:rsidRPr="00FF0611">
        <w:rPr>
          <w:rFonts w:ascii="Times New Roman" w:hAnsi="Times New Roman" w:cs="Times New Roman"/>
          <w:noProof/>
          <w:lang w:val="en-US"/>
        </w:rPr>
        <w:drawing>
          <wp:inline distT="0" distB="0" distL="0" distR="0" wp14:anchorId="14BCAF9A" wp14:editId="68C6B470">
            <wp:extent cx="5863230" cy="320992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966" b="2791"/>
                    <a:stretch/>
                  </pic:blipFill>
                  <pic:spPr bwMode="auto">
                    <a:xfrm>
                      <a:off x="0" y="0"/>
                      <a:ext cx="5917228" cy="3239487"/>
                    </a:xfrm>
                    <a:prstGeom prst="rect">
                      <a:avLst/>
                    </a:prstGeom>
                    <a:noFill/>
                    <a:ln>
                      <a:noFill/>
                    </a:ln>
                    <a:extLst>
                      <a:ext uri="{53640926-AAD7-44D8-BBD7-CCE9431645EC}">
                        <a14:shadowObscured xmlns:a14="http://schemas.microsoft.com/office/drawing/2010/main"/>
                      </a:ext>
                    </a:extLst>
                  </pic:spPr>
                </pic:pic>
              </a:graphicData>
            </a:graphic>
          </wp:inline>
        </w:drawing>
      </w:r>
    </w:p>
    <w:p w14:paraId="3DB74EB2" w14:textId="14E44233" w:rsidR="00420EC6" w:rsidRPr="00FF0611" w:rsidRDefault="00420EC6" w:rsidP="002F32F8">
      <w:pPr>
        <w:pStyle w:val="Legenda"/>
        <w:jc w:val="center"/>
        <w:rPr>
          <w:lang w:val="en-GB"/>
        </w:rPr>
      </w:pPr>
      <w:bookmarkStart w:id="965" w:name="_Toc58222346"/>
      <w:commentRangeStart w:id="966"/>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241C30" w:rsidRPr="00FF0611">
        <w:rPr>
          <w:lang w:val="en-GB"/>
        </w:rPr>
        <w:t>1</w:t>
      </w:r>
      <w:r w:rsidRPr="00FF0611">
        <w:rPr>
          <w:lang w:val="en-GB"/>
        </w:rPr>
        <w:fldChar w:fldCharType="end"/>
      </w:r>
      <w:r w:rsidRPr="00FF0611">
        <w:rPr>
          <w:lang w:val="en-GB"/>
        </w:rPr>
        <w:t xml:space="preserve"> - Basic diagram of a </w:t>
      </w:r>
      <w:r w:rsidR="00404ACB" w:rsidRPr="00FF0611">
        <w:rPr>
          <w:lang w:val="en-GB"/>
        </w:rPr>
        <w:t>FA</w:t>
      </w:r>
      <w:r w:rsidRPr="00FF0611">
        <w:rPr>
          <w:lang w:val="en-GB"/>
        </w:rPr>
        <w:t xml:space="preserve"> with the participation of a CPB</w:t>
      </w:r>
      <w:r w:rsidRPr="00FF0611">
        <w:rPr>
          <w:rStyle w:val="Odwoanieprzypisudolnego"/>
          <w:lang w:val="en-GB"/>
        </w:rPr>
        <w:footnoteReference w:id="2"/>
      </w:r>
      <w:bookmarkEnd w:id="965"/>
      <w:commentRangeEnd w:id="966"/>
      <w:r w:rsidR="00F906A6">
        <w:rPr>
          <w:rStyle w:val="Odwoaniedokomentarza"/>
          <w:b w:val="0"/>
          <w:i w:val="0"/>
          <w:iCs w:val="0"/>
          <w:color w:val="auto"/>
        </w:rPr>
        <w:commentReference w:id="966"/>
      </w:r>
    </w:p>
    <w:p w14:paraId="5CC4EC51" w14:textId="0462ABC0" w:rsidR="009D38E5" w:rsidRPr="00FF0611" w:rsidRDefault="00404ACB" w:rsidP="00235CF9">
      <w:pPr>
        <w:pStyle w:val="Nagwek3"/>
        <w:numPr>
          <w:ilvl w:val="2"/>
          <w:numId w:val="3"/>
        </w:numPr>
        <w:tabs>
          <w:tab w:val="left" w:pos="567"/>
        </w:tabs>
        <w:spacing w:before="360" w:after="120" w:line="240" w:lineRule="auto"/>
        <w:jc w:val="left"/>
      </w:pPr>
      <w:bookmarkStart w:id="972" w:name="_Toc58222330"/>
      <w:commentRangeStart w:id="973"/>
      <w:commentRangeStart w:id="974"/>
      <w:r w:rsidRPr="00FF0611">
        <w:t>Main data blocks</w:t>
      </w:r>
      <w:bookmarkEnd w:id="972"/>
      <w:commentRangeEnd w:id="973"/>
      <w:r w:rsidR="00F906A6">
        <w:rPr>
          <w:rStyle w:val="Odwoaniedokomentarza"/>
          <w:rFonts w:asciiTheme="minorHAnsi" w:eastAsiaTheme="minorHAnsi" w:hAnsiTheme="minorHAnsi" w:cstheme="minorBidi"/>
          <w:b w:val="0"/>
          <w:bCs w:val="0"/>
          <w:color w:val="auto"/>
          <w:lang w:val="ru-RU" w:eastAsia="en-US"/>
        </w:rPr>
        <w:commentReference w:id="973"/>
      </w:r>
      <w:commentRangeEnd w:id="974"/>
      <w:r w:rsidR="00DD6218">
        <w:rPr>
          <w:rStyle w:val="Odwoaniedokomentarza"/>
          <w:rFonts w:asciiTheme="minorHAnsi" w:eastAsiaTheme="minorHAnsi" w:hAnsiTheme="minorHAnsi" w:cstheme="minorBidi"/>
          <w:b w:val="0"/>
          <w:bCs w:val="0"/>
          <w:color w:val="auto"/>
          <w:lang w:val="ru-RU" w:eastAsia="en-US"/>
        </w:rPr>
        <w:commentReference w:id="974"/>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696"/>
        <w:gridCol w:w="993"/>
        <w:gridCol w:w="5788"/>
      </w:tblGrid>
      <w:tr w:rsidR="009D38E5" w:rsidRPr="00FF0611" w14:paraId="3CEC48C1" w14:textId="77777777" w:rsidTr="7BA078BB">
        <w:tc>
          <w:tcPr>
            <w:tcW w:w="1696" w:type="dxa"/>
            <w:shd w:val="clear" w:color="auto" w:fill="D9D9D9" w:themeFill="background1" w:themeFillShade="D9"/>
            <w:tcMar>
              <w:top w:w="30" w:type="dxa"/>
              <w:left w:w="30" w:type="dxa"/>
              <w:bottom w:w="20" w:type="dxa"/>
              <w:right w:w="30" w:type="dxa"/>
            </w:tcMar>
          </w:tcPr>
          <w:p w14:paraId="75293965"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Data block</w:t>
            </w:r>
          </w:p>
        </w:tc>
        <w:tc>
          <w:tcPr>
            <w:tcW w:w="993" w:type="dxa"/>
            <w:shd w:val="clear" w:color="auto" w:fill="D9D9D9" w:themeFill="background1" w:themeFillShade="D9"/>
            <w:tcMar>
              <w:top w:w="30" w:type="dxa"/>
              <w:left w:w="30" w:type="dxa"/>
              <w:bottom w:w="20" w:type="dxa"/>
              <w:right w:w="30" w:type="dxa"/>
            </w:tcMar>
          </w:tcPr>
          <w:p w14:paraId="498BC490"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Acronym</w:t>
            </w:r>
          </w:p>
        </w:tc>
        <w:tc>
          <w:tcPr>
            <w:tcW w:w="5788" w:type="dxa"/>
            <w:shd w:val="clear" w:color="auto" w:fill="D9D9D9" w:themeFill="background1" w:themeFillShade="D9"/>
            <w:tcMar>
              <w:top w:w="30" w:type="dxa"/>
              <w:left w:w="30" w:type="dxa"/>
              <w:bottom w:w="20" w:type="dxa"/>
              <w:right w:w="30" w:type="dxa"/>
            </w:tcMar>
          </w:tcPr>
          <w:p w14:paraId="12009F4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b/>
                <w:lang w:val="en-GB"/>
              </w:rPr>
              <w:t>Description</w:t>
            </w:r>
          </w:p>
        </w:tc>
      </w:tr>
      <w:tr w:rsidR="009D38E5" w:rsidRPr="00FF0611" w14:paraId="5D5AC8AA" w14:textId="77777777" w:rsidTr="7BA078BB">
        <w:tc>
          <w:tcPr>
            <w:tcW w:w="1696" w:type="dxa"/>
            <w:tcMar>
              <w:top w:w="30" w:type="dxa"/>
              <w:left w:w="30" w:type="dxa"/>
              <w:bottom w:w="20" w:type="dxa"/>
              <w:right w:w="30" w:type="dxa"/>
            </w:tcMar>
          </w:tcPr>
          <w:p w14:paraId="4FAFF0A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Expenditure Item</w:t>
            </w:r>
          </w:p>
        </w:tc>
        <w:tc>
          <w:tcPr>
            <w:tcW w:w="993" w:type="dxa"/>
            <w:tcMar>
              <w:top w:w="30" w:type="dxa"/>
              <w:left w:w="30" w:type="dxa"/>
              <w:bottom w:w="20" w:type="dxa"/>
              <w:right w:w="30" w:type="dxa"/>
            </w:tcMar>
          </w:tcPr>
          <w:p w14:paraId="2BAFF6A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EI</w:t>
            </w:r>
          </w:p>
        </w:tc>
        <w:tc>
          <w:tcPr>
            <w:tcW w:w="5788" w:type="dxa"/>
            <w:tcMar>
              <w:top w:w="30" w:type="dxa"/>
              <w:left w:w="30" w:type="dxa"/>
              <w:bottom w:w="20" w:type="dxa"/>
              <w:right w:w="30" w:type="dxa"/>
            </w:tcMar>
          </w:tcPr>
          <w:p w14:paraId="18966985" w14:textId="4F195382"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group of goods, services or works determined by specifying the parent CPV code that the </w:t>
            </w:r>
            <w:r w:rsidR="00404ACB" w:rsidRPr="00FF0611">
              <w:rPr>
                <w:rFonts w:ascii="Times New Roman" w:hAnsi="Times New Roman" w:cs="Times New Roman"/>
                <w:lang w:val="en-GB"/>
              </w:rPr>
              <w:t>CA</w:t>
            </w:r>
            <w:r w:rsidRPr="00FF0611">
              <w:rPr>
                <w:rFonts w:ascii="Times New Roman" w:hAnsi="Times New Roman" w:cs="Times New Roman"/>
                <w:lang w:val="en-GB"/>
              </w:rPr>
              <w:t xml:space="preserve"> intends to procure over a certain period, as well as the </w:t>
            </w:r>
            <w:commentRangeStart w:id="975"/>
            <w:commentRangeStart w:id="976"/>
            <w:r w:rsidRPr="00FF0611">
              <w:rPr>
                <w:rFonts w:ascii="Times New Roman" w:hAnsi="Times New Roman" w:cs="Times New Roman"/>
                <w:lang w:val="en-GB"/>
              </w:rPr>
              <w:t xml:space="preserve">amount allocated </w:t>
            </w:r>
            <w:commentRangeEnd w:id="975"/>
            <w:r w:rsidR="00F906A6">
              <w:rPr>
                <w:rStyle w:val="Odwoaniedokomentarza"/>
              </w:rPr>
              <w:commentReference w:id="975"/>
            </w:r>
            <w:commentRangeEnd w:id="976"/>
            <w:r w:rsidR="002946D5">
              <w:rPr>
                <w:rStyle w:val="Odwoaniedokomentarza"/>
              </w:rPr>
              <w:commentReference w:id="976"/>
            </w:r>
            <w:r w:rsidRPr="00FF0611">
              <w:rPr>
                <w:rFonts w:ascii="Times New Roman" w:hAnsi="Times New Roman" w:cs="Times New Roman"/>
                <w:lang w:val="en-GB"/>
              </w:rPr>
              <w:t xml:space="preserve">by the </w:t>
            </w:r>
            <w:r w:rsidR="00404ACB" w:rsidRPr="00FF0611">
              <w:rPr>
                <w:rFonts w:ascii="Times New Roman" w:hAnsi="Times New Roman" w:cs="Times New Roman"/>
                <w:lang w:val="en-GB"/>
              </w:rPr>
              <w:t>CA</w:t>
            </w:r>
            <w:r w:rsidRPr="00FF0611">
              <w:rPr>
                <w:rFonts w:ascii="Times New Roman" w:hAnsi="Times New Roman" w:cs="Times New Roman"/>
                <w:lang w:val="en-GB"/>
              </w:rPr>
              <w:t xml:space="preserve"> to finance the purchases under this procurement procedure during the specified period.</w:t>
            </w:r>
          </w:p>
        </w:tc>
      </w:tr>
      <w:tr w:rsidR="009D38E5" w:rsidRPr="00FF0611" w14:paraId="4A070F65" w14:textId="77777777" w:rsidTr="7BA078BB">
        <w:tc>
          <w:tcPr>
            <w:tcW w:w="1696" w:type="dxa"/>
            <w:tcMar>
              <w:top w:w="30" w:type="dxa"/>
              <w:left w:w="30" w:type="dxa"/>
              <w:bottom w:w="20" w:type="dxa"/>
              <w:right w:w="30" w:type="dxa"/>
            </w:tcMar>
          </w:tcPr>
          <w:p w14:paraId="7ED1082E"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Funding Source</w:t>
            </w:r>
          </w:p>
        </w:tc>
        <w:tc>
          <w:tcPr>
            <w:tcW w:w="993" w:type="dxa"/>
            <w:tcMar>
              <w:top w:w="30" w:type="dxa"/>
              <w:left w:w="30" w:type="dxa"/>
              <w:bottom w:w="20" w:type="dxa"/>
              <w:right w:w="30" w:type="dxa"/>
            </w:tcMar>
          </w:tcPr>
          <w:p w14:paraId="3433D88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FS</w:t>
            </w:r>
          </w:p>
        </w:tc>
        <w:tc>
          <w:tcPr>
            <w:tcW w:w="5788" w:type="dxa"/>
            <w:tcMar>
              <w:top w:w="30" w:type="dxa"/>
              <w:left w:w="30" w:type="dxa"/>
              <w:bottom w:w="20" w:type="dxa"/>
              <w:right w:w="30" w:type="dxa"/>
            </w:tcMar>
          </w:tcPr>
          <w:p w14:paraId="44068AC9" w14:textId="2D65AE9A"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specific source of funds for the need from </w:t>
            </w:r>
            <w:r w:rsidR="00B631A2" w:rsidRPr="00FF0611">
              <w:rPr>
                <w:rFonts w:ascii="Times New Roman" w:hAnsi="Times New Roman" w:cs="Times New Roman"/>
                <w:lang w:val="en-GB"/>
              </w:rPr>
              <w:t>a primary</w:t>
            </w:r>
            <w:r w:rsidRPr="00FF0611">
              <w:rPr>
                <w:rFonts w:ascii="Times New Roman" w:hAnsi="Times New Roman" w:cs="Times New Roman"/>
                <w:lang w:val="en-GB"/>
              </w:rPr>
              <w:t xml:space="preserve"> </w:t>
            </w:r>
            <w:r w:rsidRPr="00FF0611">
              <w:rPr>
                <w:rFonts w:ascii="Times New Roman" w:eastAsia="Courier New" w:hAnsi="Times New Roman" w:cs="Times New Roman"/>
                <w:color w:val="000000"/>
                <w:lang w:val="en-GB"/>
              </w:rPr>
              <w:t>EI</w:t>
            </w:r>
            <w:r w:rsidRPr="00FF0611">
              <w:rPr>
                <w:rFonts w:ascii="Times New Roman" w:hAnsi="Times New Roman" w:cs="Times New Roman"/>
                <w:lang w:val="en-GB"/>
              </w:rPr>
              <w:t>. Contains information on both the amount and the organization that provides the funds, as well as on the parties involved in the disposa</w:t>
            </w:r>
            <w:r w:rsidR="00B631A2" w:rsidRPr="00FF0611">
              <w:rPr>
                <w:rFonts w:ascii="Times New Roman" w:hAnsi="Times New Roman" w:cs="Times New Roman"/>
                <w:lang w:val="en-GB"/>
              </w:rPr>
              <w:t>l of these funds such as payer/</w:t>
            </w:r>
            <w:r w:rsidRPr="00FF0611">
              <w:rPr>
                <w:rFonts w:ascii="Times New Roman" w:hAnsi="Times New Roman" w:cs="Times New Roman"/>
                <w:lang w:val="en-GB"/>
              </w:rPr>
              <w:t>donor.</w:t>
            </w:r>
          </w:p>
        </w:tc>
      </w:tr>
      <w:tr w:rsidR="009D38E5" w:rsidRPr="00FF0611" w14:paraId="5F4F08D9" w14:textId="77777777" w:rsidTr="7BA078BB">
        <w:tc>
          <w:tcPr>
            <w:tcW w:w="1696" w:type="dxa"/>
            <w:tcMar>
              <w:top w:w="30" w:type="dxa"/>
              <w:left w:w="30" w:type="dxa"/>
              <w:bottom w:w="20" w:type="dxa"/>
              <w:right w:w="30" w:type="dxa"/>
            </w:tcMar>
          </w:tcPr>
          <w:p w14:paraId="0BE66F6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Contracting Process</w:t>
            </w:r>
          </w:p>
        </w:tc>
        <w:tc>
          <w:tcPr>
            <w:tcW w:w="993" w:type="dxa"/>
            <w:tcMar>
              <w:top w:w="30" w:type="dxa"/>
              <w:left w:w="30" w:type="dxa"/>
              <w:bottom w:w="20" w:type="dxa"/>
              <w:right w:w="30" w:type="dxa"/>
            </w:tcMar>
          </w:tcPr>
          <w:p w14:paraId="224BC65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CP</w:t>
            </w:r>
          </w:p>
        </w:tc>
        <w:tc>
          <w:tcPr>
            <w:tcW w:w="5788" w:type="dxa"/>
            <w:tcMar>
              <w:top w:w="30" w:type="dxa"/>
              <w:left w:w="30" w:type="dxa"/>
              <w:bottom w:w="20" w:type="dxa"/>
              <w:right w:w="30" w:type="dxa"/>
            </w:tcMar>
          </w:tcPr>
          <w:p w14:paraId="5004B2E0" w14:textId="23D3E7DA" w:rsidR="009D38E5" w:rsidRPr="00FF0611" w:rsidRDefault="005967EE" w:rsidP="005967EE">
            <w:pPr>
              <w:spacing w:after="0" w:line="240" w:lineRule="auto"/>
              <w:jc w:val="both"/>
              <w:rPr>
                <w:rFonts w:ascii="Times New Roman" w:eastAsia="Times New Roman" w:hAnsi="Times New Roman" w:cs="Times New Roman"/>
                <w:szCs w:val="24"/>
                <w:lang w:val="en-GB" w:eastAsia="es-ES"/>
              </w:rPr>
            </w:pPr>
            <w:commentRangeStart w:id="977"/>
            <w:commentRangeStart w:id="978"/>
            <w:r w:rsidRPr="00FF0611">
              <w:rPr>
                <w:rFonts w:ascii="Times New Roman" w:eastAsia="Times New Roman" w:hAnsi="Times New Roman" w:cs="Times New Roman"/>
                <w:szCs w:val="24"/>
                <w:lang w:val="en-GB" w:eastAsia="es-ES"/>
              </w:rPr>
              <w:t>D</w:t>
            </w:r>
            <w:r w:rsidR="0079587D" w:rsidRPr="00FF0611">
              <w:rPr>
                <w:rFonts w:ascii="Times New Roman" w:eastAsia="Times New Roman" w:hAnsi="Times New Roman" w:cs="Times New Roman"/>
                <w:szCs w:val="24"/>
                <w:lang w:val="en-GB" w:eastAsia="es-ES"/>
              </w:rPr>
              <w:t xml:space="preserve">escribes a process, so it does not match with an OCDS block. However, it is needed in the </w:t>
            </w:r>
            <w:r w:rsidRPr="00FF0611">
              <w:rPr>
                <w:rFonts w:ascii="Times New Roman" w:eastAsia="Times New Roman" w:hAnsi="Times New Roman" w:cs="Times New Roman"/>
                <w:szCs w:val="24"/>
                <w:lang w:val="en-GB" w:eastAsia="es-ES"/>
              </w:rPr>
              <w:t>FA</w:t>
            </w:r>
            <w:r w:rsidR="0079587D" w:rsidRPr="00FF0611">
              <w:rPr>
                <w:rFonts w:ascii="Times New Roman" w:eastAsia="Times New Roman" w:hAnsi="Times New Roman" w:cs="Times New Roman"/>
                <w:szCs w:val="24"/>
                <w:lang w:val="en-GB" w:eastAsia="es-ES"/>
              </w:rPr>
              <w:t xml:space="preserve"> data model in order to store all the planning and tender information, and its relationship with other processes.</w:t>
            </w:r>
            <w:commentRangeEnd w:id="977"/>
            <w:r w:rsidR="00F906A6">
              <w:rPr>
                <w:rStyle w:val="Odwoaniedokomentarza"/>
              </w:rPr>
              <w:commentReference w:id="977"/>
            </w:r>
            <w:commentRangeEnd w:id="978"/>
            <w:r w:rsidR="002946D5">
              <w:rPr>
                <w:rStyle w:val="Odwoaniedokomentarza"/>
              </w:rPr>
              <w:commentReference w:id="978"/>
            </w:r>
          </w:p>
        </w:tc>
      </w:tr>
      <w:tr w:rsidR="009D38E5" w:rsidRPr="00FF0611" w14:paraId="6622F1B7" w14:textId="77777777" w:rsidTr="7BA078BB">
        <w:tc>
          <w:tcPr>
            <w:tcW w:w="1696" w:type="dxa"/>
            <w:tcMar>
              <w:top w:w="30" w:type="dxa"/>
              <w:left w:w="30" w:type="dxa"/>
              <w:bottom w:w="20" w:type="dxa"/>
              <w:right w:w="30" w:type="dxa"/>
            </w:tcMar>
          </w:tcPr>
          <w:p w14:paraId="761365F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Periodic Notice</w:t>
            </w:r>
          </w:p>
        </w:tc>
        <w:tc>
          <w:tcPr>
            <w:tcW w:w="993" w:type="dxa"/>
            <w:tcMar>
              <w:top w:w="30" w:type="dxa"/>
              <w:left w:w="30" w:type="dxa"/>
              <w:bottom w:w="20" w:type="dxa"/>
              <w:right w:w="30" w:type="dxa"/>
            </w:tcMar>
          </w:tcPr>
          <w:p w14:paraId="613C901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PN</w:t>
            </w:r>
          </w:p>
        </w:tc>
        <w:tc>
          <w:tcPr>
            <w:tcW w:w="5788" w:type="dxa"/>
            <w:tcMar>
              <w:top w:w="30" w:type="dxa"/>
              <w:left w:w="30" w:type="dxa"/>
              <w:bottom w:w="20" w:type="dxa"/>
              <w:right w:w="30" w:type="dxa"/>
            </w:tcMar>
          </w:tcPr>
          <w:p w14:paraId="6B70EC37" w14:textId="09EC3B3A" w:rsidR="009D38E5" w:rsidRPr="00FF0611" w:rsidRDefault="7BA078BB" w:rsidP="00404ACB">
            <w:pPr>
              <w:jc w:val="both"/>
              <w:rPr>
                <w:rFonts w:ascii="Times New Roman" w:hAnsi="Times New Roman" w:cs="Times New Roman"/>
                <w:lang w:val="en-GB"/>
              </w:rPr>
            </w:pPr>
            <w:r w:rsidRPr="00FF0611">
              <w:rPr>
                <w:rFonts w:ascii="Times New Roman" w:hAnsi="Times New Roman" w:cs="Times New Roman"/>
                <w:lang w:val="en-GB"/>
              </w:rPr>
              <w:t>Describes an announcement of the CA’s intention to conduct a procurement procedure (</w:t>
            </w:r>
            <w:commentRangeStart w:id="979"/>
            <w:commentRangeStart w:id="980"/>
            <w:r w:rsidRPr="00FF0611">
              <w:rPr>
                <w:rFonts w:ascii="Times New Roman" w:hAnsi="Times New Roman" w:cs="Times New Roman"/>
                <w:lang w:val="en-GB"/>
              </w:rPr>
              <w:t>Aggregation demand notice</w:t>
            </w:r>
            <w:commentRangeEnd w:id="979"/>
            <w:r w:rsidR="00932DE8">
              <w:rPr>
                <w:rStyle w:val="Odwoaniedokomentarza"/>
              </w:rPr>
              <w:commentReference w:id="979"/>
            </w:r>
            <w:commentRangeEnd w:id="980"/>
            <w:r w:rsidR="002946D5">
              <w:rPr>
                <w:rStyle w:val="Odwoaniedokomentarza"/>
              </w:rPr>
              <w:commentReference w:id="980"/>
            </w:r>
            <w:r w:rsidRPr="00FF0611">
              <w:rPr>
                <w:rFonts w:ascii="Times New Roman" w:hAnsi="Times New Roman" w:cs="Times New Roman"/>
                <w:lang w:val="en-GB"/>
              </w:rPr>
              <w:t>).</w:t>
            </w:r>
          </w:p>
        </w:tc>
      </w:tr>
      <w:tr w:rsidR="009D38E5" w:rsidRPr="00FF0611" w14:paraId="748507C6" w14:textId="77777777" w:rsidTr="7BA078BB">
        <w:tc>
          <w:tcPr>
            <w:tcW w:w="1696" w:type="dxa"/>
            <w:tcMar>
              <w:top w:w="30" w:type="dxa"/>
              <w:left w:w="30" w:type="dxa"/>
              <w:bottom w:w="20" w:type="dxa"/>
              <w:right w:w="30" w:type="dxa"/>
            </w:tcMar>
          </w:tcPr>
          <w:p w14:paraId="659FDD8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Plan</w:t>
            </w:r>
          </w:p>
        </w:tc>
        <w:tc>
          <w:tcPr>
            <w:tcW w:w="993" w:type="dxa"/>
            <w:tcMar>
              <w:top w:w="30" w:type="dxa"/>
              <w:left w:w="30" w:type="dxa"/>
              <w:bottom w:w="20" w:type="dxa"/>
              <w:right w:w="30" w:type="dxa"/>
            </w:tcMar>
          </w:tcPr>
          <w:p w14:paraId="4101B0D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AP</w:t>
            </w:r>
          </w:p>
        </w:tc>
        <w:tc>
          <w:tcPr>
            <w:tcW w:w="5788" w:type="dxa"/>
            <w:tcMar>
              <w:top w:w="30" w:type="dxa"/>
              <w:left w:w="30" w:type="dxa"/>
              <w:bottom w:w="20" w:type="dxa"/>
              <w:right w:w="30" w:type="dxa"/>
            </w:tcMar>
          </w:tcPr>
          <w:p w14:paraId="78EB4362" w14:textId="7CF6E30D"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Describes</w:t>
            </w:r>
            <w:r w:rsidR="00404ACB" w:rsidRPr="00FF0611">
              <w:rPr>
                <w:rFonts w:ascii="Times New Roman" w:hAnsi="Times New Roman" w:cs="Times New Roman"/>
                <w:lang w:val="en-GB"/>
              </w:rPr>
              <w:t xml:space="preserve"> </w:t>
            </w:r>
            <w:r w:rsidRPr="00FF0611">
              <w:rPr>
                <w:rFonts w:ascii="Times New Roman" w:hAnsi="Times New Roman" w:cs="Times New Roman"/>
                <w:lang w:val="en-GB"/>
              </w:rPr>
              <w:t>both aggregated demand and budget as per CPB analysis</w:t>
            </w:r>
            <w:r w:rsidR="00404ACB" w:rsidRPr="00FF0611">
              <w:rPr>
                <w:rFonts w:ascii="Times New Roman" w:hAnsi="Times New Roman" w:cs="Times New Roman"/>
                <w:lang w:val="en-GB"/>
              </w:rPr>
              <w:t>.</w:t>
            </w:r>
          </w:p>
        </w:tc>
      </w:tr>
      <w:tr w:rsidR="009D38E5" w:rsidRPr="00FF0611" w14:paraId="1BDD1891" w14:textId="77777777" w:rsidTr="7BA078BB">
        <w:tc>
          <w:tcPr>
            <w:tcW w:w="1696" w:type="dxa"/>
            <w:tcMar>
              <w:top w:w="30" w:type="dxa"/>
              <w:left w:w="30" w:type="dxa"/>
              <w:bottom w:w="20" w:type="dxa"/>
              <w:right w:w="30" w:type="dxa"/>
            </w:tcMar>
          </w:tcPr>
          <w:p w14:paraId="2E883CD4"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Framework Agreement</w:t>
            </w:r>
          </w:p>
        </w:tc>
        <w:tc>
          <w:tcPr>
            <w:tcW w:w="993" w:type="dxa"/>
            <w:tcMar>
              <w:top w:w="30" w:type="dxa"/>
              <w:left w:w="30" w:type="dxa"/>
              <w:bottom w:w="20" w:type="dxa"/>
              <w:right w:w="30" w:type="dxa"/>
            </w:tcMar>
          </w:tcPr>
          <w:p w14:paraId="3B925B45"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FA</w:t>
            </w:r>
          </w:p>
        </w:tc>
        <w:tc>
          <w:tcPr>
            <w:tcW w:w="5788" w:type="dxa"/>
            <w:tcMar>
              <w:top w:w="30" w:type="dxa"/>
              <w:left w:w="30" w:type="dxa"/>
              <w:bottom w:w="20" w:type="dxa"/>
              <w:right w:w="30" w:type="dxa"/>
            </w:tcMar>
          </w:tcPr>
          <w:p w14:paraId="78C44021" w14:textId="5BD80FED" w:rsidR="009D38E5" w:rsidRPr="00FF0611" w:rsidRDefault="009D38E5" w:rsidP="00404ACB">
            <w:pPr>
              <w:jc w:val="both"/>
              <w:rPr>
                <w:rFonts w:ascii="Times New Roman" w:hAnsi="Times New Roman" w:cs="Times New Roman"/>
                <w:lang w:val="en-GB"/>
              </w:rPr>
            </w:pPr>
            <w:r w:rsidRPr="00FF0611">
              <w:rPr>
                <w:rFonts w:ascii="Times New Roman" w:hAnsi="Times New Roman" w:cs="Times New Roman"/>
                <w:lang w:val="en-GB"/>
              </w:rPr>
              <w:t xml:space="preserve">Describes a specific instance of a </w:t>
            </w:r>
            <w:r w:rsidR="00404ACB" w:rsidRPr="00FF0611">
              <w:rPr>
                <w:rFonts w:ascii="Times New Roman" w:hAnsi="Times New Roman" w:cs="Times New Roman"/>
                <w:lang w:val="en-GB"/>
              </w:rPr>
              <w:t>FA</w:t>
            </w:r>
            <w:r w:rsidRPr="00FF0611">
              <w:rPr>
                <w:rFonts w:ascii="Times New Roman" w:hAnsi="Times New Roman" w:cs="Times New Roman"/>
                <w:lang w:val="en-GB"/>
              </w:rPr>
              <w:t xml:space="preserve"> initiated by a CPB</w:t>
            </w:r>
            <w:r w:rsidR="00404ACB" w:rsidRPr="00FF0611">
              <w:rPr>
                <w:rFonts w:ascii="Times New Roman" w:hAnsi="Times New Roman" w:cs="Times New Roman"/>
                <w:lang w:val="en-GB"/>
              </w:rPr>
              <w:t>.</w:t>
            </w:r>
          </w:p>
        </w:tc>
      </w:tr>
      <w:tr w:rsidR="009D38E5" w:rsidRPr="00FF0611" w14:paraId="7E2897B4" w14:textId="77777777" w:rsidTr="7BA078BB">
        <w:tc>
          <w:tcPr>
            <w:tcW w:w="1696" w:type="dxa"/>
            <w:tcMar>
              <w:top w:w="30" w:type="dxa"/>
              <w:left w:w="30" w:type="dxa"/>
              <w:bottom w:w="20" w:type="dxa"/>
              <w:right w:w="30" w:type="dxa"/>
            </w:tcMar>
          </w:tcPr>
          <w:p w14:paraId="0C043FC8"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Framework Establishment</w:t>
            </w:r>
          </w:p>
        </w:tc>
        <w:tc>
          <w:tcPr>
            <w:tcW w:w="993" w:type="dxa"/>
            <w:tcMar>
              <w:top w:w="30" w:type="dxa"/>
              <w:left w:w="30" w:type="dxa"/>
              <w:bottom w:w="20" w:type="dxa"/>
              <w:right w:w="30" w:type="dxa"/>
            </w:tcMar>
          </w:tcPr>
          <w:p w14:paraId="1A0F8B9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FE</w:t>
            </w:r>
          </w:p>
        </w:tc>
        <w:tc>
          <w:tcPr>
            <w:tcW w:w="5788" w:type="dxa"/>
            <w:tcMar>
              <w:top w:w="30" w:type="dxa"/>
              <w:left w:w="30" w:type="dxa"/>
              <w:bottom w:w="20" w:type="dxa"/>
              <w:right w:w="30" w:type="dxa"/>
            </w:tcMar>
          </w:tcPr>
          <w:p w14:paraId="616BC31A" w14:textId="2B785544"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w:t>
            </w:r>
            <w:r w:rsidR="00404ACB" w:rsidRPr="00FF0611">
              <w:rPr>
                <w:rFonts w:ascii="Times New Roman" w:hAnsi="Times New Roman" w:cs="Times New Roman"/>
                <w:lang w:val="en-GB"/>
              </w:rPr>
              <w:t>conclusion</w:t>
            </w:r>
            <w:r w:rsidRPr="00FF0611">
              <w:rPr>
                <w:rFonts w:ascii="Times New Roman" w:hAnsi="Times New Roman" w:cs="Times New Roman"/>
                <w:lang w:val="en-GB"/>
              </w:rPr>
              <w:t xml:space="preserve"> of </w:t>
            </w:r>
            <w:r w:rsidR="00404ACB" w:rsidRPr="00FF0611">
              <w:rPr>
                <w:rFonts w:ascii="Times New Roman" w:hAnsi="Times New Roman" w:cs="Times New Roman"/>
                <w:lang w:val="en-GB"/>
              </w:rPr>
              <w:t>a</w:t>
            </w:r>
            <w:r w:rsidRPr="00FF0611">
              <w:rPr>
                <w:rFonts w:ascii="Times New Roman" w:hAnsi="Times New Roman" w:cs="Times New Roman"/>
                <w:lang w:val="en-GB"/>
              </w:rPr>
              <w:t xml:space="preserve"> </w:t>
            </w:r>
            <w:r w:rsidR="00605A86" w:rsidRPr="00FF0611">
              <w:rPr>
                <w:rFonts w:ascii="Times New Roman" w:eastAsia="Courier New" w:hAnsi="Times New Roman" w:cs="Times New Roman"/>
                <w:color w:val="000000"/>
                <w:lang w:val="en-GB"/>
              </w:rPr>
              <w:t>FA.</w:t>
            </w:r>
          </w:p>
        </w:tc>
      </w:tr>
      <w:tr w:rsidR="009D38E5" w:rsidRPr="00FF0611" w14:paraId="25C7A512" w14:textId="77777777" w:rsidTr="7BA078BB">
        <w:tc>
          <w:tcPr>
            <w:tcW w:w="1696" w:type="dxa"/>
            <w:tcMar>
              <w:top w:w="30" w:type="dxa"/>
              <w:left w:w="30" w:type="dxa"/>
              <w:bottom w:w="20" w:type="dxa"/>
              <w:right w:w="30" w:type="dxa"/>
            </w:tcMar>
          </w:tcPr>
          <w:p w14:paraId="7650DDBB"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Budget</w:t>
            </w:r>
          </w:p>
        </w:tc>
        <w:tc>
          <w:tcPr>
            <w:tcW w:w="993" w:type="dxa"/>
            <w:tcMar>
              <w:top w:w="30" w:type="dxa"/>
              <w:left w:w="30" w:type="dxa"/>
              <w:bottom w:w="20" w:type="dxa"/>
              <w:right w:w="30" w:type="dxa"/>
            </w:tcMar>
          </w:tcPr>
          <w:p w14:paraId="17574D31"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AB</w:t>
            </w:r>
          </w:p>
        </w:tc>
        <w:tc>
          <w:tcPr>
            <w:tcW w:w="5788" w:type="dxa"/>
            <w:tcMar>
              <w:top w:w="30" w:type="dxa"/>
              <w:left w:w="30" w:type="dxa"/>
              <w:bottom w:w="20" w:type="dxa"/>
              <w:right w:w="30" w:type="dxa"/>
            </w:tcMar>
          </w:tcPr>
          <w:p w14:paraId="0B3906D4" w14:textId="71BCB6AE"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aggregated budget and its breakdown from all the </w:t>
            </w:r>
            <w:r w:rsidR="00605A86" w:rsidRPr="00FF0611">
              <w:rPr>
                <w:rFonts w:ascii="Times New Roman" w:hAnsi="Times New Roman" w:cs="Times New Roman"/>
                <w:lang w:val="en-GB"/>
              </w:rPr>
              <w:t>CA, from which</w:t>
            </w:r>
            <w:r w:rsidRPr="00FF0611">
              <w:rPr>
                <w:rFonts w:ascii="Times New Roman" w:hAnsi="Times New Roman" w:cs="Times New Roman"/>
                <w:lang w:val="en-GB"/>
              </w:rPr>
              <w:t xml:space="preserve"> planned and requested demand is aggregated within this </w:t>
            </w:r>
            <w:r w:rsidRPr="00FF0611">
              <w:rPr>
                <w:rFonts w:ascii="Times New Roman" w:eastAsia="Courier New" w:hAnsi="Times New Roman" w:cs="Times New Roman"/>
                <w:color w:val="000000" w:themeColor="text1"/>
                <w:lang w:val="en-GB"/>
              </w:rPr>
              <w:t>FA</w:t>
            </w:r>
            <w:r w:rsidR="00605A86" w:rsidRPr="00FF0611">
              <w:rPr>
                <w:rFonts w:ascii="Times New Roman" w:eastAsia="Courier New" w:hAnsi="Times New Roman" w:cs="Times New Roman"/>
                <w:color w:val="000000" w:themeColor="text1"/>
                <w:lang w:val="en-GB"/>
              </w:rPr>
              <w:t>.</w:t>
            </w:r>
          </w:p>
        </w:tc>
      </w:tr>
      <w:tr w:rsidR="009D38E5" w:rsidRPr="00FF0611" w14:paraId="2D25B14C" w14:textId="77777777" w:rsidTr="7BA078BB">
        <w:tc>
          <w:tcPr>
            <w:tcW w:w="1696" w:type="dxa"/>
            <w:tcMar>
              <w:top w:w="30" w:type="dxa"/>
              <w:left w:w="30" w:type="dxa"/>
              <w:bottom w:w="20" w:type="dxa"/>
              <w:right w:w="30" w:type="dxa"/>
            </w:tcMar>
          </w:tcPr>
          <w:p w14:paraId="771463E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Aggregated Forecast</w:t>
            </w:r>
          </w:p>
        </w:tc>
        <w:tc>
          <w:tcPr>
            <w:tcW w:w="993" w:type="dxa"/>
            <w:tcMar>
              <w:top w:w="30" w:type="dxa"/>
              <w:left w:w="30" w:type="dxa"/>
              <w:bottom w:w="20" w:type="dxa"/>
              <w:right w:w="30" w:type="dxa"/>
            </w:tcMar>
          </w:tcPr>
          <w:p w14:paraId="64496FE1"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AF</w:t>
            </w:r>
          </w:p>
        </w:tc>
        <w:tc>
          <w:tcPr>
            <w:tcW w:w="5788" w:type="dxa"/>
            <w:tcMar>
              <w:top w:w="30" w:type="dxa"/>
              <w:left w:w="30" w:type="dxa"/>
              <w:bottom w:w="20" w:type="dxa"/>
              <w:right w:w="30" w:type="dxa"/>
            </w:tcMar>
          </w:tcPr>
          <w:p w14:paraId="7055F85B" w14:textId="2970545E" w:rsidR="009D38E5" w:rsidRPr="00FF0611" w:rsidRDefault="009D38E5" w:rsidP="00605A86">
            <w:pPr>
              <w:jc w:val="both"/>
              <w:rPr>
                <w:rFonts w:ascii="Times New Roman" w:hAnsi="Times New Roman" w:cs="Times New Roman"/>
                <w:lang w:val="en-GB"/>
              </w:rPr>
            </w:pPr>
            <w:commentRangeStart w:id="981"/>
            <w:commentRangeStart w:id="982"/>
            <w:r w:rsidRPr="00FF0611">
              <w:rPr>
                <w:rFonts w:ascii="Times New Roman" w:hAnsi="Times New Roman" w:cs="Times New Roman"/>
                <w:lang w:val="en-GB"/>
              </w:rPr>
              <w:t xml:space="preserve">Describes an aggregate </w:t>
            </w:r>
            <w:r w:rsidR="00605A86" w:rsidRPr="00FF0611">
              <w:rPr>
                <w:rFonts w:ascii="Times New Roman" w:hAnsi="Times New Roman" w:cs="Times New Roman"/>
                <w:lang w:val="en-GB"/>
              </w:rPr>
              <w:t>forecast</w:t>
            </w:r>
            <w:r w:rsidRPr="00FF0611">
              <w:rPr>
                <w:rFonts w:ascii="Times New Roman" w:hAnsi="Times New Roman" w:cs="Times New Roman"/>
                <w:lang w:val="en-GB"/>
              </w:rPr>
              <w:t xml:space="preserve"> and its breakdown from all the </w:t>
            </w:r>
            <w:r w:rsidR="00605A86" w:rsidRPr="00FF0611">
              <w:rPr>
                <w:rFonts w:ascii="Times New Roman" w:hAnsi="Times New Roman" w:cs="Times New Roman"/>
                <w:lang w:val="en-GB"/>
              </w:rPr>
              <w:t xml:space="preserve">CA, from which </w:t>
            </w:r>
            <w:r w:rsidRPr="00FF0611">
              <w:rPr>
                <w:rFonts w:ascii="Times New Roman" w:hAnsi="Times New Roman" w:cs="Times New Roman"/>
                <w:lang w:val="en-GB"/>
              </w:rPr>
              <w:t xml:space="preserve">planned and requested demand is aggregated within this </w:t>
            </w:r>
            <w:r w:rsidRPr="00FF0611">
              <w:rPr>
                <w:rFonts w:ascii="Times New Roman" w:eastAsia="Courier New" w:hAnsi="Times New Roman" w:cs="Times New Roman"/>
                <w:color w:val="000000" w:themeColor="text1"/>
                <w:lang w:val="en-GB"/>
              </w:rPr>
              <w:t>FA</w:t>
            </w:r>
            <w:commentRangeEnd w:id="981"/>
            <w:r w:rsidR="00932DE8">
              <w:rPr>
                <w:rStyle w:val="Odwoaniedokomentarza"/>
              </w:rPr>
              <w:commentReference w:id="981"/>
            </w:r>
            <w:commentRangeEnd w:id="982"/>
            <w:r w:rsidR="002946D5">
              <w:rPr>
                <w:rStyle w:val="Odwoaniedokomentarza"/>
              </w:rPr>
              <w:commentReference w:id="982"/>
            </w:r>
          </w:p>
        </w:tc>
      </w:tr>
      <w:tr w:rsidR="009D38E5" w:rsidRPr="00FF0611" w14:paraId="1162E1BB" w14:textId="77777777" w:rsidTr="7BA078BB">
        <w:tc>
          <w:tcPr>
            <w:tcW w:w="1696" w:type="dxa"/>
            <w:tcMar>
              <w:top w:w="30" w:type="dxa"/>
              <w:left w:w="30" w:type="dxa"/>
              <w:bottom w:w="20" w:type="dxa"/>
              <w:right w:w="30" w:type="dxa"/>
            </w:tcMar>
          </w:tcPr>
          <w:p w14:paraId="1A0F7C5D"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Pre-qualification</w:t>
            </w:r>
          </w:p>
        </w:tc>
        <w:tc>
          <w:tcPr>
            <w:tcW w:w="993" w:type="dxa"/>
            <w:tcMar>
              <w:top w:w="30" w:type="dxa"/>
              <w:left w:w="30" w:type="dxa"/>
              <w:bottom w:w="20" w:type="dxa"/>
              <w:right w:w="30" w:type="dxa"/>
            </w:tcMar>
          </w:tcPr>
          <w:p w14:paraId="5F22C7C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PQ</w:t>
            </w:r>
          </w:p>
        </w:tc>
        <w:tc>
          <w:tcPr>
            <w:tcW w:w="5788" w:type="dxa"/>
            <w:tcMar>
              <w:top w:w="30" w:type="dxa"/>
              <w:left w:w="30" w:type="dxa"/>
              <w:bottom w:w="20" w:type="dxa"/>
              <w:right w:w="30" w:type="dxa"/>
            </w:tcMar>
          </w:tcPr>
          <w:p w14:paraId="545664B9" w14:textId="41D08390"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the pre-qualification phase(s) performed by the CPB for the </w:t>
            </w:r>
            <w:r w:rsidR="00605A86" w:rsidRPr="00FF0611">
              <w:rPr>
                <w:rFonts w:ascii="Times New Roman" w:hAnsi="Times New Roman" w:cs="Times New Roman"/>
                <w:lang w:val="en-GB"/>
              </w:rPr>
              <w:t>conclusion</w:t>
            </w:r>
            <w:r w:rsidRPr="00FF0611">
              <w:rPr>
                <w:rFonts w:ascii="Times New Roman" w:hAnsi="Times New Roman" w:cs="Times New Roman"/>
                <w:lang w:val="en-GB"/>
              </w:rPr>
              <w:t xml:space="preserve"> of this </w:t>
            </w:r>
            <w:r w:rsidRPr="00FF0611">
              <w:rPr>
                <w:rFonts w:ascii="Times New Roman" w:eastAsia="Courier New" w:hAnsi="Times New Roman" w:cs="Times New Roman"/>
                <w:color w:val="000000"/>
                <w:lang w:val="en-GB"/>
              </w:rPr>
              <w:t>FA</w:t>
            </w:r>
            <w:r w:rsidR="00605A86" w:rsidRPr="00FF0611">
              <w:rPr>
                <w:rFonts w:ascii="Times New Roman" w:eastAsia="Courier New" w:hAnsi="Times New Roman" w:cs="Times New Roman"/>
                <w:color w:val="000000"/>
                <w:lang w:val="en-GB"/>
              </w:rPr>
              <w:t>.</w:t>
            </w:r>
          </w:p>
        </w:tc>
      </w:tr>
      <w:tr w:rsidR="009D38E5" w:rsidRPr="00FF0611" w14:paraId="4DED084C" w14:textId="77777777" w:rsidTr="7BA078BB">
        <w:tc>
          <w:tcPr>
            <w:tcW w:w="1696" w:type="dxa"/>
            <w:tcMar>
              <w:top w:w="30" w:type="dxa"/>
              <w:left w:w="30" w:type="dxa"/>
              <w:bottom w:w="20" w:type="dxa"/>
              <w:right w:w="30" w:type="dxa"/>
            </w:tcMar>
          </w:tcPr>
          <w:p w14:paraId="197A723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Pre-qualification Criteria</w:t>
            </w:r>
          </w:p>
        </w:tc>
        <w:tc>
          <w:tcPr>
            <w:tcW w:w="993" w:type="dxa"/>
            <w:tcMar>
              <w:top w:w="30" w:type="dxa"/>
              <w:left w:w="30" w:type="dxa"/>
              <w:bottom w:w="20" w:type="dxa"/>
              <w:right w:w="30" w:type="dxa"/>
            </w:tcMar>
          </w:tcPr>
          <w:p w14:paraId="097C7310"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PQC</w:t>
            </w:r>
          </w:p>
        </w:tc>
        <w:tc>
          <w:tcPr>
            <w:tcW w:w="5788" w:type="dxa"/>
            <w:tcMar>
              <w:top w:w="30" w:type="dxa"/>
              <w:left w:w="30" w:type="dxa"/>
              <w:bottom w:w="20" w:type="dxa"/>
              <w:right w:w="30" w:type="dxa"/>
            </w:tcMar>
          </w:tcPr>
          <w:p w14:paraId="0656E071" w14:textId="77540706"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Describes a set of exclusion and selection criteria, together with a scoring function (if applicable), as per CPBs' strategy</w:t>
            </w:r>
            <w:r w:rsidR="00605A86" w:rsidRPr="00FF0611">
              <w:rPr>
                <w:rFonts w:ascii="Times New Roman" w:hAnsi="Times New Roman" w:cs="Times New Roman"/>
                <w:lang w:val="en-GB"/>
              </w:rPr>
              <w:t>.</w:t>
            </w:r>
          </w:p>
        </w:tc>
      </w:tr>
      <w:tr w:rsidR="009D38E5" w:rsidRPr="00FF0611" w14:paraId="55987753" w14:textId="77777777" w:rsidTr="7BA078BB">
        <w:tc>
          <w:tcPr>
            <w:tcW w:w="1696" w:type="dxa"/>
            <w:tcMar>
              <w:top w:w="30" w:type="dxa"/>
              <w:left w:w="30" w:type="dxa"/>
              <w:bottom w:w="20" w:type="dxa"/>
              <w:right w:w="30" w:type="dxa"/>
            </w:tcMar>
          </w:tcPr>
          <w:p w14:paraId="19641CC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Expression of Interest</w:t>
            </w:r>
          </w:p>
        </w:tc>
        <w:tc>
          <w:tcPr>
            <w:tcW w:w="993" w:type="dxa"/>
            <w:tcMar>
              <w:top w:w="30" w:type="dxa"/>
              <w:left w:w="30" w:type="dxa"/>
              <w:bottom w:w="20" w:type="dxa"/>
              <w:right w:w="30" w:type="dxa"/>
            </w:tcMar>
          </w:tcPr>
          <w:p w14:paraId="30B00D74"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EoI</w:t>
            </w:r>
          </w:p>
        </w:tc>
        <w:tc>
          <w:tcPr>
            <w:tcW w:w="5788" w:type="dxa"/>
            <w:tcMar>
              <w:top w:w="30" w:type="dxa"/>
              <w:left w:w="30" w:type="dxa"/>
              <w:bottom w:w="20" w:type="dxa"/>
              <w:right w:w="30" w:type="dxa"/>
            </w:tcMar>
          </w:tcPr>
          <w:p w14:paraId="6D00DFD9" w14:textId="6D9E579B"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Describes an interest expressed by an EO via submission of self-declaration to be qualified by the CPB</w:t>
            </w:r>
            <w:r w:rsidR="00605A86" w:rsidRPr="00FF0611">
              <w:rPr>
                <w:rFonts w:ascii="Times New Roman" w:hAnsi="Times New Roman" w:cs="Times New Roman"/>
                <w:lang w:val="en-GB"/>
              </w:rPr>
              <w:t>.</w:t>
            </w:r>
          </w:p>
        </w:tc>
      </w:tr>
      <w:tr w:rsidR="009D38E5" w:rsidRPr="00FF0611" w14:paraId="781B61C2" w14:textId="77777777" w:rsidTr="7BA078BB">
        <w:tc>
          <w:tcPr>
            <w:tcW w:w="1696" w:type="dxa"/>
            <w:tcMar>
              <w:top w:w="30" w:type="dxa"/>
              <w:left w:w="30" w:type="dxa"/>
              <w:bottom w:w="20" w:type="dxa"/>
              <w:right w:w="30" w:type="dxa"/>
            </w:tcMar>
          </w:tcPr>
          <w:p w14:paraId="55268FC8"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Selected Suppliers</w:t>
            </w:r>
          </w:p>
        </w:tc>
        <w:tc>
          <w:tcPr>
            <w:tcW w:w="993" w:type="dxa"/>
            <w:tcMar>
              <w:top w:w="30" w:type="dxa"/>
              <w:left w:w="30" w:type="dxa"/>
              <w:bottom w:w="20" w:type="dxa"/>
              <w:right w:w="30" w:type="dxa"/>
            </w:tcMar>
          </w:tcPr>
          <w:p w14:paraId="4366C35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SS</w:t>
            </w:r>
          </w:p>
        </w:tc>
        <w:tc>
          <w:tcPr>
            <w:tcW w:w="5788" w:type="dxa"/>
            <w:tcMar>
              <w:top w:w="30" w:type="dxa"/>
              <w:left w:w="30" w:type="dxa"/>
              <w:bottom w:w="20" w:type="dxa"/>
              <w:right w:w="30" w:type="dxa"/>
            </w:tcMar>
          </w:tcPr>
          <w:p w14:paraId="58600E8F" w14:textId="4E5D8699"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 list of </w:t>
            </w:r>
            <w:r w:rsidR="00605A86" w:rsidRPr="00FF0611">
              <w:rPr>
                <w:rFonts w:ascii="Times New Roman" w:hAnsi="Times New Roman" w:cs="Times New Roman"/>
                <w:lang w:val="en-GB"/>
              </w:rPr>
              <w:t>EOs</w:t>
            </w:r>
            <w:r w:rsidRPr="00FF0611">
              <w:rPr>
                <w:rFonts w:ascii="Times New Roman" w:hAnsi="Times New Roman" w:cs="Times New Roman"/>
                <w:lang w:val="en-GB"/>
              </w:rPr>
              <w:t xml:space="preserve"> qualified by the CPB and included into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parties</w:t>
            </w:r>
            <w:r w:rsidR="00605A86" w:rsidRPr="00FF0611">
              <w:rPr>
                <w:rFonts w:ascii="Times New Roman" w:hAnsi="Times New Roman" w:cs="Times New Roman"/>
                <w:lang w:val="en-GB"/>
              </w:rPr>
              <w:t>.</w:t>
            </w:r>
          </w:p>
        </w:tc>
      </w:tr>
      <w:tr w:rsidR="009D38E5" w:rsidRPr="00FF0611" w14:paraId="0D3B2710" w14:textId="77777777" w:rsidTr="7BA078BB">
        <w:tc>
          <w:tcPr>
            <w:tcW w:w="1696" w:type="dxa"/>
            <w:tcMar>
              <w:top w:w="30" w:type="dxa"/>
              <w:left w:w="30" w:type="dxa"/>
              <w:bottom w:w="20" w:type="dxa"/>
              <w:right w:w="30" w:type="dxa"/>
            </w:tcMar>
          </w:tcPr>
          <w:p w14:paraId="4D823933"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Pre-award Catalogue Request</w:t>
            </w:r>
          </w:p>
        </w:tc>
        <w:tc>
          <w:tcPr>
            <w:tcW w:w="993" w:type="dxa"/>
            <w:tcMar>
              <w:top w:w="30" w:type="dxa"/>
              <w:left w:w="30" w:type="dxa"/>
              <w:bottom w:w="20" w:type="dxa"/>
              <w:right w:w="30" w:type="dxa"/>
            </w:tcMar>
          </w:tcPr>
          <w:p w14:paraId="17D93EC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PCR</w:t>
            </w:r>
          </w:p>
        </w:tc>
        <w:tc>
          <w:tcPr>
            <w:tcW w:w="5788" w:type="dxa"/>
            <w:tcMar>
              <w:top w:w="30" w:type="dxa"/>
              <w:left w:w="30" w:type="dxa"/>
              <w:bottom w:w="20" w:type="dxa"/>
              <w:right w:w="30" w:type="dxa"/>
            </w:tcMar>
          </w:tcPr>
          <w:p w14:paraId="04495B2B" w14:textId="34F6C111" w:rsidR="009D38E5" w:rsidRPr="00FF0611" w:rsidRDefault="009D38E5" w:rsidP="00605A86">
            <w:pPr>
              <w:jc w:val="both"/>
              <w:rPr>
                <w:rFonts w:ascii="Times New Roman" w:hAnsi="Times New Roman" w:cs="Times New Roman"/>
                <w:lang w:val="en-GB"/>
              </w:rPr>
            </w:pPr>
            <w:r w:rsidRPr="00FF0611">
              <w:rPr>
                <w:rFonts w:ascii="Times New Roman" w:hAnsi="Times New Roman" w:cs="Times New Roman"/>
                <w:lang w:val="en-GB"/>
              </w:rPr>
              <w:t xml:space="preserve">Describes a structured request for electronic catalogue with specific categories of goods or services for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provided by the CPB to the selected </w:t>
            </w:r>
            <w:r w:rsidR="00605A86" w:rsidRPr="00FF0611">
              <w:rPr>
                <w:rFonts w:ascii="Times New Roman" w:hAnsi="Times New Roman" w:cs="Times New Roman"/>
                <w:lang w:val="en-GB"/>
              </w:rPr>
              <w:t>EOs.</w:t>
            </w:r>
          </w:p>
        </w:tc>
      </w:tr>
      <w:tr w:rsidR="009D38E5" w:rsidRPr="00FF0611" w14:paraId="25ED83E8" w14:textId="77777777" w:rsidTr="7BA078BB">
        <w:tc>
          <w:tcPr>
            <w:tcW w:w="1696" w:type="dxa"/>
            <w:tcMar>
              <w:top w:w="30" w:type="dxa"/>
              <w:left w:w="30" w:type="dxa"/>
              <w:bottom w:w="20" w:type="dxa"/>
              <w:right w:w="30" w:type="dxa"/>
            </w:tcMar>
          </w:tcPr>
          <w:p w14:paraId="31564B4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Pre-award Catalogue</w:t>
            </w:r>
          </w:p>
        </w:tc>
        <w:tc>
          <w:tcPr>
            <w:tcW w:w="993" w:type="dxa"/>
            <w:tcMar>
              <w:top w:w="30" w:type="dxa"/>
              <w:left w:w="30" w:type="dxa"/>
              <w:bottom w:w="20" w:type="dxa"/>
              <w:right w:w="30" w:type="dxa"/>
            </w:tcMar>
          </w:tcPr>
          <w:p w14:paraId="5691F087" w14:textId="37A551F4" w:rsidR="009D38E5" w:rsidRPr="00FF0611" w:rsidRDefault="00FB6F70" w:rsidP="009D38E5">
            <w:pPr>
              <w:rPr>
                <w:rFonts w:ascii="Times New Roman" w:hAnsi="Times New Roman" w:cs="Times New Roman"/>
                <w:lang w:val="en-GB"/>
              </w:rPr>
            </w:pPr>
            <w:r w:rsidRPr="00FF0611">
              <w:rPr>
                <w:rFonts w:ascii="Times New Roman" w:hAnsi="Times New Roman" w:cs="Times New Roman"/>
                <w:lang w:val="en-GB"/>
              </w:rPr>
              <w:t>PA</w:t>
            </w:r>
            <w:r w:rsidR="009D38E5" w:rsidRPr="00FF0611">
              <w:rPr>
                <w:rFonts w:ascii="Times New Roman" w:hAnsi="Times New Roman" w:cs="Times New Roman"/>
                <w:lang w:val="en-GB"/>
              </w:rPr>
              <w:t>C</w:t>
            </w:r>
          </w:p>
        </w:tc>
        <w:tc>
          <w:tcPr>
            <w:tcW w:w="5788" w:type="dxa"/>
            <w:tcMar>
              <w:top w:w="30" w:type="dxa"/>
              <w:left w:w="30" w:type="dxa"/>
              <w:bottom w:w="20" w:type="dxa"/>
              <w:right w:w="30" w:type="dxa"/>
            </w:tcMar>
          </w:tcPr>
          <w:p w14:paraId="37C544CF" w14:textId="0EC2B6C3"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structured electronic catalogue with specific categories of goods or services for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and the relevant indicative prices received from selected </w:t>
            </w:r>
            <w:r w:rsidR="006F623C" w:rsidRPr="00FF0611">
              <w:rPr>
                <w:rFonts w:ascii="Times New Roman" w:hAnsi="Times New Roman" w:cs="Times New Roman"/>
                <w:lang w:val="en-GB"/>
              </w:rPr>
              <w:t>EOs.</w:t>
            </w:r>
          </w:p>
        </w:tc>
      </w:tr>
      <w:tr w:rsidR="009D38E5" w:rsidRPr="00FF0611" w14:paraId="48C86F53" w14:textId="77777777" w:rsidTr="7BA078BB">
        <w:tc>
          <w:tcPr>
            <w:tcW w:w="1696" w:type="dxa"/>
            <w:tcMar>
              <w:top w:w="30" w:type="dxa"/>
              <w:left w:w="30" w:type="dxa"/>
              <w:bottom w:w="20" w:type="dxa"/>
              <w:right w:w="30" w:type="dxa"/>
            </w:tcMar>
          </w:tcPr>
          <w:p w14:paraId="23EA126E"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Mini-competition</w:t>
            </w:r>
          </w:p>
        </w:tc>
        <w:tc>
          <w:tcPr>
            <w:tcW w:w="993" w:type="dxa"/>
            <w:tcMar>
              <w:top w:w="30" w:type="dxa"/>
              <w:left w:w="30" w:type="dxa"/>
              <w:bottom w:w="20" w:type="dxa"/>
              <w:right w:w="30" w:type="dxa"/>
            </w:tcMar>
          </w:tcPr>
          <w:p w14:paraId="65D1D3CF"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MC</w:t>
            </w:r>
          </w:p>
        </w:tc>
        <w:tc>
          <w:tcPr>
            <w:tcW w:w="5788" w:type="dxa"/>
            <w:tcMar>
              <w:top w:w="30" w:type="dxa"/>
              <w:left w:w="30" w:type="dxa"/>
              <w:bottom w:w="20" w:type="dxa"/>
              <w:right w:w="30" w:type="dxa"/>
            </w:tcMar>
          </w:tcPr>
          <w:p w14:paraId="3DB7A1D6" w14:textId="0815A396"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simplified competitive procurement process by the </w:t>
            </w:r>
            <w:r w:rsidR="006F623C" w:rsidRPr="00FF0611">
              <w:rPr>
                <w:rFonts w:ascii="Times New Roman" w:hAnsi="Times New Roman" w:cs="Times New Roman"/>
                <w:lang w:val="en-GB"/>
              </w:rPr>
              <w:t>CA</w:t>
            </w:r>
            <w:r w:rsidRPr="00FF0611">
              <w:rPr>
                <w:rFonts w:ascii="Times New Roman" w:hAnsi="Times New Roman" w:cs="Times New Roman"/>
                <w:lang w:val="en-GB"/>
              </w:rPr>
              <w:t xml:space="preserve"> under </w:t>
            </w:r>
            <w:r w:rsidR="006F623C" w:rsidRPr="00FF0611">
              <w:rPr>
                <w:rFonts w:ascii="Times New Roman" w:hAnsi="Times New Roman" w:cs="Times New Roman"/>
                <w:lang w:val="en-GB"/>
              </w:rPr>
              <w:t>a</w:t>
            </w:r>
            <w:r w:rsidRPr="00FF0611">
              <w:rPr>
                <w:rFonts w:ascii="Times New Roman" w:hAnsi="Times New Roman" w:cs="Times New Roman"/>
                <w:lang w:val="en-GB"/>
              </w:rPr>
              <w:t xml:space="preserve"> framework agreement</w:t>
            </w:r>
            <w:r w:rsidR="006F623C" w:rsidRPr="00FF0611">
              <w:rPr>
                <w:rFonts w:ascii="Times New Roman" w:hAnsi="Times New Roman" w:cs="Times New Roman"/>
                <w:lang w:val="en-GB"/>
              </w:rPr>
              <w:t>.</w:t>
            </w:r>
          </w:p>
        </w:tc>
      </w:tr>
      <w:tr w:rsidR="009D38E5" w:rsidRPr="00FF0611" w14:paraId="57B15A8D" w14:textId="77777777" w:rsidTr="7BA078BB">
        <w:tc>
          <w:tcPr>
            <w:tcW w:w="1696" w:type="dxa"/>
            <w:tcMar>
              <w:top w:w="30" w:type="dxa"/>
              <w:left w:w="30" w:type="dxa"/>
              <w:bottom w:w="20" w:type="dxa"/>
              <w:right w:w="30" w:type="dxa"/>
            </w:tcMar>
          </w:tcPr>
          <w:p w14:paraId="4C63A229"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Purchase Order</w:t>
            </w:r>
          </w:p>
        </w:tc>
        <w:tc>
          <w:tcPr>
            <w:tcW w:w="993" w:type="dxa"/>
            <w:tcMar>
              <w:top w:w="30" w:type="dxa"/>
              <w:left w:w="30" w:type="dxa"/>
              <w:bottom w:w="20" w:type="dxa"/>
              <w:right w:w="30" w:type="dxa"/>
            </w:tcMar>
          </w:tcPr>
          <w:p w14:paraId="2550E506"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PO</w:t>
            </w:r>
          </w:p>
        </w:tc>
        <w:tc>
          <w:tcPr>
            <w:tcW w:w="5788" w:type="dxa"/>
            <w:tcMar>
              <w:top w:w="30" w:type="dxa"/>
              <w:left w:w="30" w:type="dxa"/>
              <w:bottom w:w="20" w:type="dxa"/>
              <w:right w:w="30" w:type="dxa"/>
            </w:tcMar>
          </w:tcPr>
          <w:p w14:paraId="2B6EE0C3" w14:textId="49B9C58F" w:rsidR="009D38E5" w:rsidRPr="00FF0611" w:rsidRDefault="009D38E5" w:rsidP="006F623C">
            <w:pPr>
              <w:jc w:val="both"/>
              <w:rPr>
                <w:rFonts w:ascii="Times New Roman" w:hAnsi="Times New Roman" w:cs="Times New Roman"/>
                <w:lang w:val="en-GB"/>
              </w:rPr>
            </w:pPr>
            <w:r w:rsidRPr="00FF0611">
              <w:rPr>
                <w:rFonts w:ascii="Times New Roman" w:hAnsi="Times New Roman" w:cs="Times New Roman"/>
                <w:lang w:val="en-GB"/>
              </w:rPr>
              <w:t xml:space="preserve">Describes a structured request of a specific purchase by the </w:t>
            </w:r>
            <w:r w:rsidR="006F623C" w:rsidRPr="00FF0611">
              <w:rPr>
                <w:rFonts w:ascii="Times New Roman" w:hAnsi="Times New Roman" w:cs="Times New Roman"/>
                <w:lang w:val="en-GB"/>
              </w:rPr>
              <w:t>CA</w:t>
            </w:r>
            <w:r w:rsidRPr="00FF0611">
              <w:rPr>
                <w:rFonts w:ascii="Times New Roman" w:hAnsi="Times New Roman" w:cs="Times New Roman"/>
                <w:lang w:val="en-GB"/>
              </w:rPr>
              <w:t xml:space="preserve"> sent to one or several </w:t>
            </w:r>
            <w:r w:rsidR="006F623C" w:rsidRPr="00FF0611">
              <w:rPr>
                <w:rFonts w:ascii="Times New Roman" w:hAnsi="Times New Roman" w:cs="Times New Roman"/>
                <w:lang w:val="en-GB"/>
              </w:rPr>
              <w:t>EOs</w:t>
            </w:r>
            <w:r w:rsidRPr="00FF0611">
              <w:rPr>
                <w:rFonts w:ascii="Times New Roman" w:hAnsi="Times New Roman" w:cs="Times New Roman"/>
                <w:lang w:val="en-GB"/>
              </w:rPr>
              <w:t xml:space="preserve"> of this </w:t>
            </w:r>
            <w:r w:rsidRPr="00FF0611">
              <w:rPr>
                <w:rFonts w:ascii="Times New Roman" w:eastAsia="Courier New" w:hAnsi="Times New Roman" w:cs="Times New Roman"/>
                <w:color w:val="000000"/>
                <w:lang w:val="en-GB"/>
              </w:rPr>
              <w:t>FA</w:t>
            </w:r>
            <w:r w:rsidR="00FA5414" w:rsidRPr="00FF0611">
              <w:rPr>
                <w:rFonts w:ascii="Times New Roman" w:eastAsia="Courier New" w:hAnsi="Times New Roman" w:cs="Times New Roman"/>
                <w:color w:val="000000"/>
                <w:lang w:val="en-GB"/>
              </w:rPr>
              <w:t>.</w:t>
            </w:r>
          </w:p>
        </w:tc>
      </w:tr>
      <w:tr w:rsidR="009D38E5" w:rsidRPr="00FF0611" w14:paraId="43C80C16" w14:textId="77777777" w:rsidTr="7BA078BB">
        <w:tc>
          <w:tcPr>
            <w:tcW w:w="1696" w:type="dxa"/>
            <w:tcMar>
              <w:top w:w="30" w:type="dxa"/>
              <w:left w:w="30" w:type="dxa"/>
              <w:bottom w:w="20" w:type="dxa"/>
              <w:right w:w="30" w:type="dxa"/>
            </w:tcMar>
          </w:tcPr>
          <w:p w14:paraId="49EBB887"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Purchase Contract</w:t>
            </w:r>
          </w:p>
        </w:tc>
        <w:tc>
          <w:tcPr>
            <w:tcW w:w="993" w:type="dxa"/>
            <w:tcMar>
              <w:top w:w="30" w:type="dxa"/>
              <w:left w:w="30" w:type="dxa"/>
              <w:bottom w:w="20" w:type="dxa"/>
              <w:right w:w="30" w:type="dxa"/>
            </w:tcMar>
          </w:tcPr>
          <w:p w14:paraId="7312DCB2" w14:textId="77777777" w:rsidR="009D38E5" w:rsidRPr="00FF0611" w:rsidRDefault="009D38E5" w:rsidP="009D38E5">
            <w:pPr>
              <w:rPr>
                <w:rFonts w:ascii="Times New Roman" w:hAnsi="Times New Roman" w:cs="Times New Roman"/>
                <w:lang w:val="en-GB"/>
              </w:rPr>
            </w:pPr>
            <w:r w:rsidRPr="00FF0611">
              <w:rPr>
                <w:rFonts w:ascii="Times New Roman" w:hAnsi="Times New Roman" w:cs="Times New Roman"/>
                <w:lang w:val="en-GB"/>
              </w:rPr>
              <w:t>PC</w:t>
            </w:r>
          </w:p>
        </w:tc>
        <w:tc>
          <w:tcPr>
            <w:tcW w:w="5788" w:type="dxa"/>
            <w:tcMar>
              <w:top w:w="30" w:type="dxa"/>
              <w:left w:w="30" w:type="dxa"/>
              <w:bottom w:w="20" w:type="dxa"/>
              <w:right w:w="30" w:type="dxa"/>
            </w:tcMar>
          </w:tcPr>
          <w:p w14:paraId="35A987B5" w14:textId="76DCE560" w:rsidR="009D38E5" w:rsidRPr="00FF0611" w:rsidRDefault="009D38E5" w:rsidP="006F38AD">
            <w:pPr>
              <w:jc w:val="both"/>
              <w:rPr>
                <w:rFonts w:ascii="Times New Roman" w:hAnsi="Times New Roman" w:cs="Times New Roman"/>
                <w:lang w:val="en-GB"/>
              </w:rPr>
            </w:pPr>
            <w:r w:rsidRPr="00FF0611">
              <w:rPr>
                <w:rFonts w:ascii="Times New Roman" w:hAnsi="Times New Roman" w:cs="Times New Roman"/>
                <w:lang w:val="en-GB"/>
              </w:rPr>
              <w:t xml:space="preserve">Describes a contract concluded within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via one of the applicable methods allowed under the execution of a </w:t>
            </w:r>
            <w:r w:rsidRPr="00FF0611">
              <w:rPr>
                <w:rFonts w:ascii="Times New Roman" w:eastAsia="Courier New" w:hAnsi="Times New Roman" w:cs="Times New Roman"/>
                <w:color w:val="000000"/>
                <w:lang w:val="en-GB"/>
              </w:rPr>
              <w:t>FA</w:t>
            </w:r>
            <w:r w:rsidR="00FA5414" w:rsidRPr="00FF0611">
              <w:rPr>
                <w:rFonts w:ascii="Times New Roman" w:eastAsia="Courier New" w:hAnsi="Times New Roman" w:cs="Times New Roman"/>
                <w:color w:val="000000"/>
                <w:lang w:val="en-GB"/>
              </w:rPr>
              <w:t>.</w:t>
            </w:r>
          </w:p>
        </w:tc>
      </w:tr>
    </w:tbl>
    <w:p w14:paraId="2984B5AD" w14:textId="36E9B3C0" w:rsidR="00404ACB" w:rsidRPr="00FF0611" w:rsidRDefault="00404ACB" w:rsidP="00404ACB">
      <w:pPr>
        <w:pStyle w:val="Legenda"/>
        <w:jc w:val="center"/>
        <w:rPr>
          <w:lang w:val="en-GB"/>
        </w:rPr>
      </w:pPr>
      <w:bookmarkStart w:id="983" w:name="_Toc58222356"/>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1</w:t>
      </w:r>
      <w:r w:rsidRPr="00FF0611">
        <w:rPr>
          <w:lang w:val="en-GB"/>
        </w:rPr>
        <w:fldChar w:fldCharType="end"/>
      </w:r>
      <w:r w:rsidRPr="00FF0611">
        <w:rPr>
          <w:lang w:val="en-GB"/>
        </w:rPr>
        <w:t xml:space="preserve"> – Main data blocks involved in a </w:t>
      </w:r>
      <w:r w:rsidR="006863A3" w:rsidRPr="00FF0611">
        <w:rPr>
          <w:lang w:val="en-GB"/>
        </w:rPr>
        <w:t>FA</w:t>
      </w:r>
      <w:bookmarkEnd w:id="983"/>
    </w:p>
    <w:p w14:paraId="02986F63" w14:textId="1939277D" w:rsidR="006D77DF" w:rsidRPr="00FF0611" w:rsidRDefault="006863A3" w:rsidP="00235CF9">
      <w:pPr>
        <w:pStyle w:val="Nagwek3"/>
        <w:numPr>
          <w:ilvl w:val="2"/>
          <w:numId w:val="3"/>
        </w:numPr>
        <w:tabs>
          <w:tab w:val="left" w:pos="567"/>
        </w:tabs>
        <w:spacing w:before="360" w:after="120" w:line="240" w:lineRule="auto"/>
        <w:jc w:val="left"/>
      </w:pPr>
      <w:bookmarkStart w:id="984" w:name="_Toc58222331"/>
      <w:r w:rsidRPr="00FF0611">
        <w:t>Main a</w:t>
      </w:r>
      <w:r w:rsidR="006D77DF" w:rsidRPr="00FF0611">
        <w:t>ctors</w:t>
      </w:r>
      <w:bookmarkEnd w:id="984"/>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405"/>
        <w:gridCol w:w="992"/>
        <w:gridCol w:w="5080"/>
      </w:tblGrid>
      <w:tr w:rsidR="006D77DF" w:rsidRPr="00FF0611" w14:paraId="7E3B2702" w14:textId="77777777" w:rsidTr="006863A3">
        <w:tc>
          <w:tcPr>
            <w:tcW w:w="2405" w:type="dxa"/>
            <w:shd w:val="clear" w:color="auto" w:fill="D9D9D9" w:themeFill="background1" w:themeFillShade="D9"/>
            <w:tcMar>
              <w:top w:w="30" w:type="dxa"/>
              <w:left w:w="30" w:type="dxa"/>
              <w:bottom w:w="20" w:type="dxa"/>
              <w:right w:w="30" w:type="dxa"/>
            </w:tcMar>
          </w:tcPr>
          <w:p w14:paraId="77CC1F71"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Actor</w:t>
            </w:r>
          </w:p>
        </w:tc>
        <w:tc>
          <w:tcPr>
            <w:tcW w:w="992" w:type="dxa"/>
            <w:shd w:val="clear" w:color="auto" w:fill="D9D9D9" w:themeFill="background1" w:themeFillShade="D9"/>
            <w:tcMar>
              <w:top w:w="30" w:type="dxa"/>
              <w:left w:w="30" w:type="dxa"/>
              <w:bottom w:w="20" w:type="dxa"/>
              <w:right w:w="30" w:type="dxa"/>
            </w:tcMar>
          </w:tcPr>
          <w:p w14:paraId="6CDF2F67"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Acronym</w:t>
            </w:r>
          </w:p>
        </w:tc>
        <w:tc>
          <w:tcPr>
            <w:tcW w:w="5080" w:type="dxa"/>
            <w:shd w:val="clear" w:color="auto" w:fill="D9D9D9" w:themeFill="background1" w:themeFillShade="D9"/>
            <w:tcMar>
              <w:top w:w="30" w:type="dxa"/>
              <w:left w:w="30" w:type="dxa"/>
              <w:bottom w:w="20" w:type="dxa"/>
              <w:right w:w="30" w:type="dxa"/>
            </w:tcMar>
          </w:tcPr>
          <w:p w14:paraId="492A7E4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r>
      <w:tr w:rsidR="006D77DF" w:rsidRPr="00FF0611" w14:paraId="182B5501" w14:textId="77777777" w:rsidTr="006863A3">
        <w:tc>
          <w:tcPr>
            <w:tcW w:w="2405" w:type="dxa"/>
            <w:tcMar>
              <w:top w:w="30" w:type="dxa"/>
              <w:left w:w="30" w:type="dxa"/>
              <w:bottom w:w="20" w:type="dxa"/>
              <w:right w:w="30" w:type="dxa"/>
            </w:tcMar>
          </w:tcPr>
          <w:p w14:paraId="3E5460E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Buyer</w:t>
            </w:r>
          </w:p>
        </w:tc>
        <w:tc>
          <w:tcPr>
            <w:tcW w:w="992" w:type="dxa"/>
            <w:tcMar>
              <w:top w:w="30" w:type="dxa"/>
              <w:left w:w="30" w:type="dxa"/>
              <w:bottom w:w="20" w:type="dxa"/>
              <w:right w:w="30" w:type="dxa"/>
            </w:tcMar>
          </w:tcPr>
          <w:p w14:paraId="46173ED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n/a</w:t>
            </w:r>
          </w:p>
        </w:tc>
        <w:tc>
          <w:tcPr>
            <w:tcW w:w="5080" w:type="dxa"/>
            <w:tcMar>
              <w:top w:w="30" w:type="dxa"/>
              <w:left w:w="30" w:type="dxa"/>
              <w:bottom w:w="20" w:type="dxa"/>
              <w:right w:w="30" w:type="dxa"/>
            </w:tcMar>
          </w:tcPr>
          <w:p w14:paraId="04D27050" w14:textId="0436BE96" w:rsidR="006D77DF" w:rsidRPr="00FF0611" w:rsidRDefault="006863A3" w:rsidP="006863A3">
            <w:pPr>
              <w:jc w:val="both"/>
              <w:rPr>
                <w:rFonts w:ascii="Times New Roman" w:hAnsi="Times New Roman" w:cs="Times New Roman"/>
                <w:lang w:val="en-GB"/>
              </w:rPr>
            </w:pPr>
            <w:r w:rsidRPr="00FF0611">
              <w:rPr>
                <w:rFonts w:ascii="Times New Roman" w:hAnsi="Times New Roman" w:cs="Times New Roman"/>
                <w:lang w:val="en-GB"/>
              </w:rPr>
              <w:t>A CA</w:t>
            </w:r>
            <w:r w:rsidR="006D77DF" w:rsidRPr="00FF0611">
              <w:rPr>
                <w:rFonts w:ascii="Times New Roman" w:hAnsi="Times New Roman" w:cs="Times New Roman"/>
                <w:lang w:val="en-GB"/>
              </w:rPr>
              <w:t xml:space="preserve">, party of </w:t>
            </w:r>
            <w:r w:rsidRPr="00FF0611">
              <w:rPr>
                <w:rFonts w:ascii="Times New Roman" w:hAnsi="Times New Roman" w:cs="Times New Roman"/>
                <w:lang w:val="en-GB"/>
              </w:rPr>
              <w:t>the</w:t>
            </w:r>
            <w:r w:rsidR="006D77DF" w:rsidRPr="00FF0611">
              <w:rPr>
                <w:rFonts w:ascii="Times New Roman" w:hAnsi="Times New Roman" w:cs="Times New Roman"/>
                <w:lang w:val="en-GB"/>
              </w:rPr>
              <w:t xml:space="preserve"> </w:t>
            </w:r>
            <w:r w:rsidR="006D77DF" w:rsidRPr="00FF0611">
              <w:rPr>
                <w:rFonts w:ascii="Times New Roman" w:eastAsia="Courier New" w:hAnsi="Times New Roman" w:cs="Times New Roman"/>
                <w:color w:val="000000"/>
                <w:lang w:val="en-GB"/>
              </w:rPr>
              <w:t>FA,</w:t>
            </w:r>
            <w:r w:rsidR="006D77DF" w:rsidRPr="00FF0611">
              <w:rPr>
                <w:rFonts w:ascii="Times New Roman" w:hAnsi="Times New Roman" w:cs="Times New Roman"/>
                <w:lang w:val="en-GB"/>
              </w:rPr>
              <w:t xml:space="preserve"> whose demand and budget </w:t>
            </w:r>
            <w:r w:rsidRPr="00FF0611">
              <w:rPr>
                <w:rFonts w:ascii="Times New Roman" w:hAnsi="Times New Roman" w:cs="Times New Roman"/>
                <w:lang w:val="en-GB"/>
              </w:rPr>
              <w:t>are</w:t>
            </w:r>
            <w:r w:rsidR="006D77DF" w:rsidRPr="00FF0611">
              <w:rPr>
                <w:rFonts w:ascii="Times New Roman" w:hAnsi="Times New Roman" w:cs="Times New Roman"/>
                <w:lang w:val="en-GB"/>
              </w:rPr>
              <w:t xml:space="preserve"> aggregated and included by a CPB into </w:t>
            </w:r>
            <w:r w:rsidRPr="00FF0611">
              <w:rPr>
                <w:rFonts w:ascii="Times New Roman" w:hAnsi="Times New Roman" w:cs="Times New Roman"/>
                <w:lang w:val="en-GB"/>
              </w:rPr>
              <w:t>the</w:t>
            </w:r>
            <w:r w:rsidR="006D77DF" w:rsidRPr="00FF0611">
              <w:rPr>
                <w:rFonts w:ascii="Times New Roman" w:hAnsi="Times New Roman" w:cs="Times New Roman"/>
                <w:lang w:val="en-GB"/>
              </w:rPr>
              <w:t xml:space="preserve"> </w:t>
            </w:r>
            <w:r w:rsidR="006D77DF" w:rsidRPr="00FF0611">
              <w:rPr>
                <w:rFonts w:ascii="Times New Roman" w:eastAsia="Courier New" w:hAnsi="Times New Roman" w:cs="Times New Roman"/>
                <w:color w:val="000000"/>
                <w:lang w:val="en-GB"/>
              </w:rPr>
              <w:t>FA</w:t>
            </w:r>
            <w:r w:rsidRPr="00FF0611">
              <w:rPr>
                <w:rFonts w:ascii="Times New Roman" w:eastAsia="Courier New" w:hAnsi="Times New Roman" w:cs="Times New Roman"/>
                <w:color w:val="000000"/>
                <w:lang w:val="en-GB"/>
              </w:rPr>
              <w:t>.</w:t>
            </w:r>
          </w:p>
        </w:tc>
      </w:tr>
      <w:tr w:rsidR="006D77DF" w:rsidRPr="00FF0611" w14:paraId="1914168A" w14:textId="77777777" w:rsidTr="006863A3">
        <w:tc>
          <w:tcPr>
            <w:tcW w:w="2405" w:type="dxa"/>
            <w:tcMar>
              <w:top w:w="30" w:type="dxa"/>
              <w:left w:w="30" w:type="dxa"/>
              <w:bottom w:w="20" w:type="dxa"/>
              <w:right w:w="30" w:type="dxa"/>
            </w:tcMar>
          </w:tcPr>
          <w:p w14:paraId="5168B3B8"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Central Purchasing Body</w:t>
            </w:r>
          </w:p>
        </w:tc>
        <w:tc>
          <w:tcPr>
            <w:tcW w:w="992" w:type="dxa"/>
            <w:tcMar>
              <w:top w:w="30" w:type="dxa"/>
              <w:left w:w="30" w:type="dxa"/>
              <w:bottom w:w="20" w:type="dxa"/>
              <w:right w:w="30" w:type="dxa"/>
            </w:tcMar>
          </w:tcPr>
          <w:p w14:paraId="38C3881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CPB</w:t>
            </w:r>
          </w:p>
        </w:tc>
        <w:tc>
          <w:tcPr>
            <w:tcW w:w="5080" w:type="dxa"/>
            <w:tcMar>
              <w:top w:w="30" w:type="dxa"/>
              <w:left w:w="30" w:type="dxa"/>
              <w:bottom w:w="20" w:type="dxa"/>
              <w:right w:w="30" w:type="dxa"/>
            </w:tcMar>
          </w:tcPr>
          <w:p w14:paraId="4047AF12" w14:textId="367455D3" w:rsidR="006D77DF" w:rsidRPr="00FF0611" w:rsidRDefault="006863A3" w:rsidP="002F5E97">
            <w:pPr>
              <w:jc w:val="both"/>
              <w:rPr>
                <w:rFonts w:ascii="Times New Roman" w:hAnsi="Times New Roman" w:cs="Times New Roman"/>
                <w:lang w:val="en-GB"/>
              </w:rPr>
            </w:pPr>
            <w:r w:rsidRPr="00FF0611">
              <w:rPr>
                <w:rFonts w:ascii="Times New Roman" w:hAnsi="Times New Roman" w:cs="Times New Roman"/>
                <w:lang w:val="en-GB"/>
              </w:rPr>
              <w:t>CA providing centralised purchasing activities, respons</w:t>
            </w:r>
            <w:r w:rsidR="002F5E97" w:rsidRPr="00FF0611">
              <w:rPr>
                <w:rFonts w:ascii="Times New Roman" w:hAnsi="Times New Roman" w:cs="Times New Roman"/>
                <w:lang w:val="en-GB"/>
              </w:rPr>
              <w:t>i</w:t>
            </w:r>
            <w:r w:rsidRPr="00FF0611">
              <w:rPr>
                <w:rFonts w:ascii="Times New Roman" w:hAnsi="Times New Roman" w:cs="Times New Roman"/>
                <w:lang w:val="en-GB"/>
              </w:rPr>
              <w:t>ble for the FA.</w:t>
            </w:r>
          </w:p>
        </w:tc>
      </w:tr>
      <w:tr w:rsidR="006D77DF" w:rsidRPr="00FF0611" w14:paraId="58DEAE59" w14:textId="77777777" w:rsidTr="006863A3">
        <w:tc>
          <w:tcPr>
            <w:tcW w:w="2405" w:type="dxa"/>
            <w:tcMar>
              <w:top w:w="30" w:type="dxa"/>
              <w:left w:w="30" w:type="dxa"/>
              <w:bottom w:w="20" w:type="dxa"/>
              <w:right w:w="30" w:type="dxa"/>
            </w:tcMar>
          </w:tcPr>
          <w:p w14:paraId="32B16D2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Economic Operator</w:t>
            </w:r>
          </w:p>
        </w:tc>
        <w:tc>
          <w:tcPr>
            <w:tcW w:w="992" w:type="dxa"/>
            <w:tcMar>
              <w:top w:w="30" w:type="dxa"/>
              <w:left w:w="30" w:type="dxa"/>
              <w:bottom w:w="20" w:type="dxa"/>
              <w:right w:w="30" w:type="dxa"/>
            </w:tcMar>
          </w:tcPr>
          <w:p w14:paraId="5BB5FDEF"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EO</w:t>
            </w:r>
          </w:p>
        </w:tc>
        <w:tc>
          <w:tcPr>
            <w:tcW w:w="5080" w:type="dxa"/>
            <w:tcMar>
              <w:top w:w="30" w:type="dxa"/>
              <w:left w:w="30" w:type="dxa"/>
              <w:bottom w:w="20" w:type="dxa"/>
              <w:right w:w="30" w:type="dxa"/>
            </w:tcMar>
          </w:tcPr>
          <w:p w14:paraId="6FDBA891" w14:textId="741DAFBD" w:rsidR="006D77DF" w:rsidRPr="00FF0611" w:rsidRDefault="006D77DF" w:rsidP="006863A3">
            <w:pPr>
              <w:jc w:val="both"/>
              <w:rPr>
                <w:rFonts w:ascii="Times New Roman" w:hAnsi="Times New Roman" w:cs="Times New Roman"/>
                <w:lang w:val="en-GB"/>
              </w:rPr>
            </w:pPr>
            <w:r w:rsidRPr="00FF0611">
              <w:rPr>
                <w:rFonts w:ascii="Times New Roman" w:hAnsi="Times New Roman" w:cs="Times New Roman"/>
                <w:lang w:val="en-GB"/>
              </w:rPr>
              <w:t xml:space="preserve">Any </w:t>
            </w:r>
            <w:r w:rsidR="006863A3" w:rsidRPr="00FF0611">
              <w:rPr>
                <w:rFonts w:ascii="Times New Roman" w:hAnsi="Times New Roman" w:cs="Times New Roman"/>
                <w:lang w:val="en-GB"/>
              </w:rPr>
              <w:t>tenderer</w:t>
            </w:r>
            <w:r w:rsidRPr="00FF0611">
              <w:rPr>
                <w:rFonts w:ascii="Times New Roman" w:hAnsi="Times New Roman" w:cs="Times New Roman"/>
                <w:lang w:val="en-GB"/>
              </w:rPr>
              <w:t xml:space="preserve"> interested in participating in </w:t>
            </w:r>
            <w:r w:rsidR="006863A3" w:rsidRPr="00FF0611">
              <w:rPr>
                <w:rFonts w:ascii="Times New Roman" w:hAnsi="Times New Roman" w:cs="Times New Roman"/>
                <w:lang w:val="en-GB"/>
              </w:rPr>
              <w:t>the</w:t>
            </w:r>
            <w:r w:rsidRPr="00FF0611">
              <w:rPr>
                <w:rFonts w:ascii="Times New Roman" w:hAnsi="Times New Roman" w:cs="Times New Roman"/>
                <w:lang w:val="en-GB"/>
              </w:rPr>
              <w:t xml:space="preserve"> </w:t>
            </w:r>
            <w:r w:rsidR="006863A3" w:rsidRPr="00FF0611">
              <w:rPr>
                <w:rFonts w:ascii="Times New Roman" w:hAnsi="Times New Roman" w:cs="Times New Roman"/>
                <w:lang w:val="en-GB"/>
              </w:rPr>
              <w:t>FA.</w:t>
            </w:r>
          </w:p>
        </w:tc>
      </w:tr>
      <w:tr w:rsidR="006D77DF" w:rsidRPr="00FF0611" w14:paraId="1E5FBC7D" w14:textId="77777777" w:rsidTr="006863A3">
        <w:tc>
          <w:tcPr>
            <w:tcW w:w="2405" w:type="dxa"/>
            <w:tcMar>
              <w:top w:w="30" w:type="dxa"/>
              <w:left w:w="30" w:type="dxa"/>
              <w:bottom w:w="20" w:type="dxa"/>
              <w:right w:w="30" w:type="dxa"/>
            </w:tcMar>
          </w:tcPr>
          <w:p w14:paraId="71D366EB"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Selected Supplier</w:t>
            </w:r>
          </w:p>
        </w:tc>
        <w:tc>
          <w:tcPr>
            <w:tcW w:w="992" w:type="dxa"/>
            <w:tcMar>
              <w:top w:w="30" w:type="dxa"/>
              <w:left w:w="30" w:type="dxa"/>
              <w:bottom w:w="20" w:type="dxa"/>
              <w:right w:w="30" w:type="dxa"/>
            </w:tcMar>
          </w:tcPr>
          <w:p w14:paraId="5620365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SS</w:t>
            </w:r>
          </w:p>
        </w:tc>
        <w:tc>
          <w:tcPr>
            <w:tcW w:w="5080" w:type="dxa"/>
            <w:tcMar>
              <w:top w:w="30" w:type="dxa"/>
              <w:left w:w="30" w:type="dxa"/>
              <w:bottom w:w="20" w:type="dxa"/>
              <w:right w:w="30" w:type="dxa"/>
            </w:tcMar>
          </w:tcPr>
          <w:p w14:paraId="2CD26454" w14:textId="4103AADC" w:rsidR="006D77DF" w:rsidRPr="00FF0611" w:rsidRDefault="006863A3" w:rsidP="006F38AD">
            <w:pPr>
              <w:jc w:val="both"/>
              <w:rPr>
                <w:rFonts w:ascii="Times New Roman" w:hAnsi="Times New Roman" w:cs="Times New Roman"/>
                <w:lang w:val="en-GB"/>
              </w:rPr>
            </w:pPr>
            <w:r w:rsidRPr="00FF0611">
              <w:rPr>
                <w:rFonts w:ascii="Times New Roman" w:hAnsi="Times New Roman" w:cs="Times New Roman"/>
                <w:lang w:val="en-GB"/>
              </w:rPr>
              <w:t>EO</w:t>
            </w:r>
            <w:r w:rsidR="006D77DF" w:rsidRPr="00FF0611">
              <w:rPr>
                <w:rFonts w:ascii="Times New Roman" w:hAnsi="Times New Roman" w:cs="Times New Roman"/>
                <w:lang w:val="en-GB"/>
              </w:rPr>
              <w:t xml:space="preserve"> qualified by the CPB during the pre-qualification phase</w:t>
            </w:r>
          </w:p>
        </w:tc>
      </w:tr>
    </w:tbl>
    <w:p w14:paraId="7D79B02F" w14:textId="57CBFFB2" w:rsidR="006863A3" w:rsidRPr="00FF0611" w:rsidRDefault="006863A3" w:rsidP="006863A3">
      <w:pPr>
        <w:pStyle w:val="Legenda"/>
        <w:jc w:val="center"/>
        <w:rPr>
          <w:lang w:val="en-GB"/>
        </w:rPr>
      </w:pPr>
      <w:bookmarkStart w:id="985" w:name="_Toc58222357"/>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2</w:t>
      </w:r>
      <w:r w:rsidRPr="00FF0611">
        <w:rPr>
          <w:lang w:val="en-GB"/>
        </w:rPr>
        <w:fldChar w:fldCharType="end"/>
      </w:r>
      <w:r w:rsidRPr="00FF0611">
        <w:rPr>
          <w:lang w:val="en-GB"/>
        </w:rPr>
        <w:t xml:space="preserve"> – Main actors</w:t>
      </w:r>
      <w:del w:id="986" w:author="Alba Colomer Padrosa" w:date="2021-01-27T17:55:00Z">
        <w:r w:rsidRPr="00FF0611" w:rsidDel="00B846BF">
          <w:rPr>
            <w:lang w:val="en-GB"/>
          </w:rPr>
          <w:delText xml:space="preserve"> </w:delText>
        </w:r>
      </w:del>
      <w:r w:rsidRPr="00FF0611">
        <w:rPr>
          <w:lang w:val="en-GB"/>
        </w:rPr>
        <w:t xml:space="preserve"> involved in a FA</w:t>
      </w:r>
      <w:bookmarkEnd w:id="985"/>
    </w:p>
    <w:p w14:paraId="05FAAD7A" w14:textId="77777777" w:rsidR="006D77DF" w:rsidRPr="00FF0611" w:rsidRDefault="006D77DF" w:rsidP="00235CF9">
      <w:pPr>
        <w:pStyle w:val="Nagwek3"/>
        <w:numPr>
          <w:ilvl w:val="2"/>
          <w:numId w:val="3"/>
        </w:numPr>
        <w:tabs>
          <w:tab w:val="left" w:pos="567"/>
        </w:tabs>
        <w:spacing w:before="360" w:after="120" w:line="240" w:lineRule="auto"/>
        <w:jc w:val="left"/>
      </w:pPr>
      <w:bookmarkStart w:id="987" w:name="_Toc58222332"/>
      <w:r w:rsidRPr="00FF0611">
        <w:t>Data flow</w:t>
      </w:r>
      <w:bookmarkEnd w:id="987"/>
    </w:p>
    <w:p w14:paraId="5808CC0E" w14:textId="01B15BE6" w:rsidR="006863A3" w:rsidRPr="00FF0611" w:rsidRDefault="006863A3" w:rsidP="006D77DF">
      <w:pPr>
        <w:pStyle w:val="Tekstpodstawowy"/>
        <w:rPr>
          <w:rFonts w:ascii="Times New Roman" w:hAnsi="Times New Roman"/>
        </w:rPr>
      </w:pPr>
      <w:r w:rsidRPr="00FF0611">
        <w:rPr>
          <w:rFonts w:ascii="Times New Roman" w:hAnsi="Times New Roman"/>
        </w:rPr>
        <w:t>Taking</w:t>
      </w:r>
      <w:r w:rsidR="0055221E" w:rsidRPr="00FF0611">
        <w:rPr>
          <w:rFonts w:ascii="Times New Roman" w:hAnsi="Times New Roman"/>
        </w:rPr>
        <w:t xml:space="preserve"> as a refe</w:t>
      </w:r>
      <w:r w:rsidR="00C04D1B" w:rsidRPr="00FF0611">
        <w:rPr>
          <w:rFonts w:ascii="Times New Roman" w:hAnsi="Times New Roman"/>
        </w:rPr>
        <w:t>rence the diagram from section 2</w:t>
      </w:r>
      <w:r w:rsidR="0055221E" w:rsidRPr="00FF0611">
        <w:rPr>
          <w:rFonts w:ascii="Times New Roman" w:hAnsi="Times New Roman"/>
        </w:rPr>
        <w:t>.1 (Figure 1),</w:t>
      </w:r>
      <w:r w:rsidRPr="00FF0611">
        <w:rPr>
          <w:rFonts w:ascii="Times New Roman" w:hAnsi="Times New Roman"/>
        </w:rPr>
        <w:t xml:space="preserve"> </w:t>
      </w:r>
      <w:r w:rsidR="0055221E" w:rsidRPr="00FF0611">
        <w:rPr>
          <w:rFonts w:ascii="Times New Roman" w:hAnsi="Times New Roman"/>
        </w:rPr>
        <w:t>t</w:t>
      </w:r>
      <w:r w:rsidRPr="00FF0611">
        <w:rPr>
          <w:rFonts w:ascii="Times New Roman" w:hAnsi="Times New Roman"/>
        </w:rPr>
        <w:t xml:space="preserve">he table below shows </w:t>
      </w:r>
      <w:r w:rsidR="00C04D1B" w:rsidRPr="00FF0611">
        <w:rPr>
          <w:rFonts w:ascii="Times New Roman" w:hAnsi="Times New Roman"/>
        </w:rPr>
        <w:t>the</w:t>
      </w:r>
      <w:r w:rsidRPr="00FF0611">
        <w:rPr>
          <w:rFonts w:ascii="Times New Roman" w:hAnsi="Times New Roman"/>
        </w:rPr>
        <w:t xml:space="preserve"> </w:t>
      </w:r>
      <w:r w:rsidR="00C04D1B" w:rsidRPr="00FF0611">
        <w:rPr>
          <w:rFonts w:ascii="Times New Roman" w:hAnsi="Times New Roman"/>
        </w:rPr>
        <w:t>example of the use-case of Buyer 2:</w:t>
      </w:r>
    </w:p>
    <w:tbl>
      <w:tblPr>
        <w:tblW w:w="847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050"/>
        <w:gridCol w:w="1213"/>
        <w:gridCol w:w="6212"/>
      </w:tblGrid>
      <w:tr w:rsidR="006D77DF" w:rsidRPr="00FF0611" w14:paraId="30EA8418" w14:textId="77777777" w:rsidTr="00C04D1B">
        <w:tc>
          <w:tcPr>
            <w:tcW w:w="1050" w:type="dxa"/>
            <w:shd w:val="clear" w:color="auto" w:fill="D9D9D9" w:themeFill="background1" w:themeFillShade="D9"/>
            <w:tcMar>
              <w:top w:w="30" w:type="dxa"/>
              <w:left w:w="30" w:type="dxa"/>
              <w:bottom w:w="20" w:type="dxa"/>
              <w:right w:w="30" w:type="dxa"/>
            </w:tcMar>
          </w:tcPr>
          <w:p w14:paraId="708EB25B"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From</w:t>
            </w:r>
          </w:p>
        </w:tc>
        <w:tc>
          <w:tcPr>
            <w:tcW w:w="1213" w:type="dxa"/>
            <w:shd w:val="clear" w:color="auto" w:fill="D9D9D9" w:themeFill="background1" w:themeFillShade="D9"/>
            <w:tcMar>
              <w:top w:w="30" w:type="dxa"/>
              <w:left w:w="30" w:type="dxa"/>
              <w:bottom w:w="20" w:type="dxa"/>
              <w:right w:w="30" w:type="dxa"/>
            </w:tcMar>
          </w:tcPr>
          <w:p w14:paraId="2D5D3DA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To</w:t>
            </w:r>
          </w:p>
        </w:tc>
        <w:tc>
          <w:tcPr>
            <w:tcW w:w="6212" w:type="dxa"/>
            <w:shd w:val="clear" w:color="auto" w:fill="D9D9D9" w:themeFill="background1" w:themeFillShade="D9"/>
            <w:tcMar>
              <w:top w:w="30" w:type="dxa"/>
              <w:left w:w="30" w:type="dxa"/>
              <w:bottom w:w="20" w:type="dxa"/>
              <w:right w:w="30" w:type="dxa"/>
            </w:tcMar>
          </w:tcPr>
          <w:p w14:paraId="6D13EFF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r>
      <w:tr w:rsidR="006D77DF" w:rsidRPr="00FF0611" w14:paraId="3EA7C6F9" w14:textId="77777777" w:rsidTr="00C04D1B">
        <w:tc>
          <w:tcPr>
            <w:tcW w:w="1050" w:type="dxa"/>
            <w:tcMar>
              <w:top w:w="30" w:type="dxa"/>
              <w:left w:w="30" w:type="dxa"/>
              <w:bottom w:w="20" w:type="dxa"/>
              <w:right w:w="30" w:type="dxa"/>
            </w:tcMar>
          </w:tcPr>
          <w:p w14:paraId="2FDA55C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w:t>
            </w:r>
          </w:p>
        </w:tc>
        <w:tc>
          <w:tcPr>
            <w:tcW w:w="1213" w:type="dxa"/>
            <w:tcMar>
              <w:top w:w="30" w:type="dxa"/>
              <w:left w:w="30" w:type="dxa"/>
              <w:bottom w:w="20" w:type="dxa"/>
              <w:right w:w="30" w:type="dxa"/>
            </w:tcMar>
          </w:tcPr>
          <w:p w14:paraId="66196A9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EI-2-1</w:t>
            </w:r>
          </w:p>
        </w:tc>
        <w:tc>
          <w:tcPr>
            <w:tcW w:w="6212" w:type="dxa"/>
            <w:tcMar>
              <w:top w:w="30" w:type="dxa"/>
              <w:left w:w="30" w:type="dxa"/>
              <w:bottom w:w="20" w:type="dxa"/>
              <w:right w:w="30" w:type="dxa"/>
            </w:tcMar>
          </w:tcPr>
          <w:p w14:paraId="781AFEA4" w14:textId="06961292"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A specific need is identified (aggregated and weighted) and described by the </w:t>
            </w:r>
            <w:r w:rsidR="00C04D1B" w:rsidRPr="00FF0611">
              <w:rPr>
                <w:rFonts w:ascii="Times New Roman" w:hAnsi="Times New Roman" w:cs="Times New Roman"/>
                <w:lang w:val="en-GB"/>
              </w:rPr>
              <w:t>CA (Buyer 2).</w:t>
            </w:r>
          </w:p>
        </w:tc>
      </w:tr>
      <w:tr w:rsidR="006D77DF" w:rsidRPr="00FF0611" w14:paraId="2D49695D" w14:textId="77777777" w:rsidTr="00C04D1B">
        <w:tc>
          <w:tcPr>
            <w:tcW w:w="1050" w:type="dxa"/>
            <w:tcMar>
              <w:top w:w="30" w:type="dxa"/>
              <w:left w:w="30" w:type="dxa"/>
              <w:bottom w:w="20" w:type="dxa"/>
              <w:right w:w="30" w:type="dxa"/>
            </w:tcMar>
          </w:tcPr>
          <w:p w14:paraId="45891FC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w:t>
            </w:r>
          </w:p>
        </w:tc>
        <w:tc>
          <w:tcPr>
            <w:tcW w:w="1213" w:type="dxa"/>
            <w:tcMar>
              <w:top w:w="30" w:type="dxa"/>
              <w:left w:w="30" w:type="dxa"/>
              <w:bottom w:w="20" w:type="dxa"/>
              <w:right w:w="30" w:type="dxa"/>
            </w:tcMar>
          </w:tcPr>
          <w:p w14:paraId="389560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FS-2-1-n</w:t>
            </w:r>
          </w:p>
        </w:tc>
        <w:tc>
          <w:tcPr>
            <w:tcW w:w="6212" w:type="dxa"/>
            <w:tcMar>
              <w:top w:w="30" w:type="dxa"/>
              <w:left w:w="30" w:type="dxa"/>
              <w:bottom w:w="20" w:type="dxa"/>
              <w:right w:w="30" w:type="dxa"/>
            </w:tcMar>
          </w:tcPr>
          <w:p w14:paraId="559E199C" w14:textId="46532602" w:rsidR="006D77DF" w:rsidRPr="00FF0611" w:rsidRDefault="006D77DF" w:rsidP="006F38AD">
            <w:pPr>
              <w:jc w:val="both"/>
              <w:rPr>
                <w:rFonts w:ascii="Times New Roman" w:hAnsi="Times New Roman" w:cs="Times New Roman"/>
                <w:lang w:val="en-GB"/>
              </w:rPr>
            </w:pPr>
            <w:r w:rsidRPr="00FF0611">
              <w:rPr>
                <w:rFonts w:ascii="Times New Roman" w:hAnsi="Times New Roman" w:cs="Times New Roman"/>
                <w:lang w:val="en-GB"/>
              </w:rPr>
              <w:t>Funds are identifi</w:t>
            </w:r>
            <w:r w:rsidR="00B631A2" w:rsidRPr="00FF0611">
              <w:rPr>
                <w:rFonts w:ascii="Times New Roman" w:hAnsi="Times New Roman" w:cs="Times New Roman"/>
                <w:lang w:val="en-GB"/>
              </w:rPr>
              <w:t xml:space="preserve">ed and described. Linkages with target EI are </w:t>
            </w:r>
            <w:r w:rsidRPr="00FF0611">
              <w:rPr>
                <w:rFonts w:ascii="Times New Roman" w:hAnsi="Times New Roman" w:cs="Times New Roman"/>
                <w:lang w:val="en-GB"/>
              </w:rPr>
              <w:t>established</w:t>
            </w:r>
            <w:r w:rsidR="00C04D1B" w:rsidRPr="00FF0611">
              <w:rPr>
                <w:rFonts w:ascii="Times New Roman" w:hAnsi="Times New Roman" w:cs="Times New Roman"/>
                <w:lang w:val="en-GB"/>
              </w:rPr>
              <w:t>.</w:t>
            </w:r>
          </w:p>
        </w:tc>
      </w:tr>
      <w:tr w:rsidR="006D77DF" w:rsidRPr="00FF0611" w14:paraId="00D3EBB3" w14:textId="77777777" w:rsidTr="00C04D1B">
        <w:tc>
          <w:tcPr>
            <w:tcW w:w="1050" w:type="dxa"/>
            <w:tcMar>
              <w:top w:w="30" w:type="dxa"/>
              <w:left w:w="30" w:type="dxa"/>
              <w:bottom w:w="20" w:type="dxa"/>
              <w:right w:w="30" w:type="dxa"/>
            </w:tcMar>
          </w:tcPr>
          <w:p w14:paraId="745BD9A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EI-2-1</w:t>
            </w:r>
          </w:p>
        </w:tc>
        <w:tc>
          <w:tcPr>
            <w:tcW w:w="1213" w:type="dxa"/>
            <w:tcMar>
              <w:top w:w="30" w:type="dxa"/>
              <w:left w:w="30" w:type="dxa"/>
              <w:bottom w:w="20" w:type="dxa"/>
              <w:right w:w="30" w:type="dxa"/>
            </w:tcMar>
          </w:tcPr>
          <w:p w14:paraId="02B9660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6212" w:type="dxa"/>
            <w:tcMar>
              <w:top w:w="30" w:type="dxa"/>
              <w:left w:w="30" w:type="dxa"/>
              <w:bottom w:w="20" w:type="dxa"/>
              <w:right w:w="30" w:type="dxa"/>
            </w:tcMar>
          </w:tcPr>
          <w:p w14:paraId="1D8B3744" w14:textId="132A6D99" w:rsidR="006D77DF" w:rsidRPr="00FF0611" w:rsidRDefault="00C04D1B" w:rsidP="00C04D1B">
            <w:pPr>
              <w:jc w:val="both"/>
              <w:rPr>
                <w:rFonts w:ascii="Times New Roman" w:hAnsi="Times New Roman" w:cs="Times New Roman"/>
                <w:lang w:val="en-GB"/>
              </w:rPr>
            </w:pPr>
            <w:r w:rsidRPr="00FF0611">
              <w:rPr>
                <w:rFonts w:ascii="Times New Roman" w:hAnsi="Times New Roman" w:cs="Times New Roman"/>
                <w:lang w:val="en-GB"/>
              </w:rPr>
              <w:t>A procurement p</w:t>
            </w:r>
            <w:r w:rsidR="006D77DF" w:rsidRPr="00FF0611">
              <w:rPr>
                <w:rFonts w:ascii="Times New Roman" w:hAnsi="Times New Roman" w:cs="Times New Roman"/>
                <w:lang w:val="en-GB"/>
              </w:rPr>
              <w:t>rocess for this </w:t>
            </w:r>
            <w:r w:rsidR="006D77DF" w:rsidRPr="00FF0611">
              <w:rPr>
                <w:rFonts w:ascii="Times New Roman" w:eastAsia="Courier New" w:hAnsi="Times New Roman" w:cs="Times New Roman"/>
                <w:color w:val="000000"/>
                <w:lang w:val="en-GB"/>
              </w:rPr>
              <w:t>EI</w:t>
            </w:r>
            <w:r w:rsidR="006D77DF" w:rsidRPr="00FF0611">
              <w:rPr>
                <w:rFonts w:ascii="Times New Roman" w:hAnsi="Times New Roman" w:cs="Times New Roman"/>
                <w:lang w:val="en-GB"/>
              </w:rPr>
              <w:t> </w:t>
            </w:r>
            <w:r w:rsidRPr="00FF0611">
              <w:rPr>
                <w:rFonts w:ascii="Times New Roman" w:hAnsi="Times New Roman" w:cs="Times New Roman"/>
                <w:lang w:val="en-GB"/>
              </w:rPr>
              <w:t>(</w:t>
            </w:r>
            <w:r w:rsidR="006D77DF" w:rsidRPr="00FF0611">
              <w:rPr>
                <w:rFonts w:ascii="Times New Roman" w:hAnsi="Times New Roman" w:cs="Times New Roman"/>
                <w:lang w:val="en-GB"/>
              </w:rPr>
              <w:t>or a part of it</w:t>
            </w:r>
            <w:r w:rsidRPr="00FF0611">
              <w:rPr>
                <w:rFonts w:ascii="Times New Roman" w:hAnsi="Times New Roman" w:cs="Times New Roman"/>
                <w:lang w:val="en-GB"/>
              </w:rPr>
              <w:t>)</w:t>
            </w:r>
            <w:r w:rsidR="006D77DF" w:rsidRPr="00FF0611">
              <w:rPr>
                <w:rFonts w:ascii="Times New Roman" w:hAnsi="Times New Roman" w:cs="Times New Roman"/>
                <w:lang w:val="en-GB"/>
              </w:rPr>
              <w:t xml:space="preserve"> is initiated</w:t>
            </w:r>
            <w:r w:rsidRPr="00FF0611">
              <w:rPr>
                <w:rFonts w:ascii="Times New Roman" w:hAnsi="Times New Roman" w:cs="Times New Roman"/>
                <w:lang w:val="en-GB"/>
              </w:rPr>
              <w:t xml:space="preserve"> and specific Funding S</w:t>
            </w:r>
            <w:r w:rsidR="006D77DF" w:rsidRPr="00FF0611">
              <w:rPr>
                <w:rFonts w:ascii="Times New Roman" w:hAnsi="Times New Roman" w:cs="Times New Roman"/>
                <w:lang w:val="en-GB"/>
              </w:rPr>
              <w:t>ources</w:t>
            </w:r>
            <w:r w:rsidRPr="00FF0611">
              <w:rPr>
                <w:rFonts w:ascii="Times New Roman" w:hAnsi="Times New Roman" w:cs="Times New Roman"/>
                <w:lang w:val="en-GB"/>
              </w:rPr>
              <w:t xml:space="preserve"> (FS)</w:t>
            </w:r>
            <w:r w:rsidR="006D77DF" w:rsidRPr="00FF0611">
              <w:rPr>
                <w:rFonts w:ascii="Times New Roman" w:hAnsi="Times New Roman" w:cs="Times New Roman"/>
                <w:lang w:val="en-GB"/>
              </w:rPr>
              <w:t xml:space="preserve"> enough to cover the assumed value of the contract are allocated from the </w:t>
            </w:r>
            <w:r w:rsidR="006D77DF" w:rsidRPr="00FF0611">
              <w:rPr>
                <w:rFonts w:ascii="Times New Roman" w:eastAsia="Courier New" w:hAnsi="Times New Roman" w:cs="Times New Roman"/>
                <w:color w:val="000000"/>
                <w:lang w:val="en-GB"/>
              </w:rPr>
              <w:t>FSs</w:t>
            </w:r>
            <w:r w:rsidR="006D77DF" w:rsidRPr="00FF0611">
              <w:rPr>
                <w:rFonts w:ascii="Times New Roman" w:hAnsi="Times New Roman" w:cs="Times New Roman"/>
                <w:lang w:val="en-GB"/>
              </w:rPr>
              <w:t> available for this parent </w:t>
            </w:r>
            <w:r w:rsidR="006D77DF" w:rsidRPr="00FF0611">
              <w:rPr>
                <w:rFonts w:ascii="Times New Roman" w:eastAsia="Courier New" w:hAnsi="Times New Roman" w:cs="Times New Roman"/>
                <w:color w:val="000000"/>
                <w:lang w:val="en-GB"/>
              </w:rPr>
              <w:t>EI</w:t>
            </w:r>
            <w:r w:rsidRPr="00FF0611">
              <w:rPr>
                <w:rFonts w:ascii="Times New Roman" w:eastAsia="Courier New" w:hAnsi="Times New Roman" w:cs="Times New Roman"/>
                <w:color w:val="000000"/>
                <w:lang w:val="en-GB"/>
              </w:rPr>
              <w:t>.</w:t>
            </w:r>
          </w:p>
        </w:tc>
      </w:tr>
      <w:tr w:rsidR="006D77DF" w:rsidRPr="00FF0611" w14:paraId="22017E57" w14:textId="77777777" w:rsidTr="00C04D1B">
        <w:tc>
          <w:tcPr>
            <w:tcW w:w="1050" w:type="dxa"/>
            <w:tcMar>
              <w:top w:w="30" w:type="dxa"/>
              <w:left w:w="30" w:type="dxa"/>
              <w:bottom w:w="20" w:type="dxa"/>
              <w:right w:w="30" w:type="dxa"/>
            </w:tcMar>
          </w:tcPr>
          <w:p w14:paraId="5D05DAC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44A74A0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PN-2-1-1-1</w:t>
            </w:r>
          </w:p>
        </w:tc>
        <w:tc>
          <w:tcPr>
            <w:tcW w:w="6212" w:type="dxa"/>
            <w:tcMar>
              <w:top w:w="30" w:type="dxa"/>
              <w:left w:w="30" w:type="dxa"/>
              <w:bottom w:w="20" w:type="dxa"/>
              <w:right w:w="30" w:type="dxa"/>
            </w:tcMar>
          </w:tcPr>
          <w:p w14:paraId="60CFE142" w14:textId="5C975C94"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The </w:t>
            </w:r>
            <w:r w:rsidR="00C04D1B" w:rsidRPr="00FF0611">
              <w:rPr>
                <w:rFonts w:ascii="Times New Roman" w:hAnsi="Times New Roman" w:cs="Times New Roman"/>
                <w:lang w:val="en-GB"/>
              </w:rPr>
              <w:t xml:space="preserve">procurement process </w:t>
            </w:r>
            <w:r w:rsidRPr="00FF0611">
              <w:rPr>
                <w:rFonts w:ascii="Times New Roman" w:hAnsi="Times New Roman" w:cs="Times New Roman"/>
                <w:lang w:val="en-GB"/>
              </w:rPr>
              <w:t xml:space="preserve">is initially planned: </w:t>
            </w:r>
            <w:r w:rsidR="00C04D1B" w:rsidRPr="00FF0611">
              <w:rPr>
                <w:rFonts w:ascii="Times New Roman" w:hAnsi="Times New Roman" w:cs="Times New Roman"/>
                <w:lang w:val="en-GB"/>
              </w:rPr>
              <w:t>the</w:t>
            </w:r>
            <w:r w:rsidRPr="00FF0611">
              <w:rPr>
                <w:rFonts w:ascii="Times New Roman" w:hAnsi="Times New Roman" w:cs="Times New Roman"/>
                <w:lang w:val="en-GB"/>
              </w:rPr>
              <w:t xml:space="preserve"> forecast and assumed value are described, and a delivery deadline </w:t>
            </w:r>
            <w:r w:rsidR="00C04D1B" w:rsidRPr="00FF0611">
              <w:rPr>
                <w:rFonts w:ascii="Times New Roman" w:hAnsi="Times New Roman" w:cs="Times New Roman"/>
                <w:lang w:val="en-GB"/>
              </w:rPr>
              <w:t xml:space="preserve">is </w:t>
            </w:r>
            <w:r w:rsidRPr="00FF0611">
              <w:rPr>
                <w:rFonts w:ascii="Times New Roman" w:hAnsi="Times New Roman" w:cs="Times New Roman"/>
                <w:lang w:val="en-GB"/>
              </w:rPr>
              <w:t>indicated</w:t>
            </w:r>
            <w:r w:rsidR="00C04D1B" w:rsidRPr="00FF0611">
              <w:rPr>
                <w:rFonts w:ascii="Times New Roman" w:hAnsi="Times New Roman" w:cs="Times New Roman"/>
                <w:lang w:val="en-GB"/>
              </w:rPr>
              <w:t>.</w:t>
            </w:r>
          </w:p>
        </w:tc>
      </w:tr>
      <w:tr w:rsidR="006D77DF" w:rsidRPr="00FF0611" w14:paraId="0E1B34AC" w14:textId="77777777" w:rsidTr="00C04D1B">
        <w:tc>
          <w:tcPr>
            <w:tcW w:w="1050" w:type="dxa"/>
            <w:tcMar>
              <w:top w:w="30" w:type="dxa"/>
              <w:left w:w="30" w:type="dxa"/>
              <w:bottom w:w="20" w:type="dxa"/>
              <w:right w:w="30" w:type="dxa"/>
            </w:tcMar>
          </w:tcPr>
          <w:p w14:paraId="2E588F8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1686B8D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CPB</w:t>
            </w:r>
          </w:p>
        </w:tc>
        <w:tc>
          <w:tcPr>
            <w:tcW w:w="6212" w:type="dxa"/>
            <w:tcMar>
              <w:top w:w="30" w:type="dxa"/>
              <w:left w:w="30" w:type="dxa"/>
              <w:bottom w:w="20" w:type="dxa"/>
              <w:right w:w="30" w:type="dxa"/>
            </w:tcMar>
          </w:tcPr>
          <w:p w14:paraId="496DA336" w14:textId="007DB8BC" w:rsidR="006D77DF" w:rsidRPr="00FF0611" w:rsidRDefault="006D77DF" w:rsidP="00C04D1B">
            <w:pPr>
              <w:jc w:val="both"/>
              <w:rPr>
                <w:rFonts w:ascii="Times New Roman" w:hAnsi="Times New Roman" w:cs="Times New Roman"/>
                <w:lang w:val="en-GB"/>
              </w:rPr>
            </w:pPr>
            <w:r w:rsidRPr="00FF0611">
              <w:rPr>
                <w:rFonts w:ascii="Times New Roman" w:hAnsi="Times New Roman" w:cs="Times New Roman"/>
                <w:lang w:val="en-GB"/>
              </w:rPr>
              <w:t xml:space="preserve">The </w:t>
            </w:r>
            <w:r w:rsidR="00C04D1B" w:rsidRPr="00FF0611">
              <w:rPr>
                <w:rFonts w:ascii="Times New Roman" w:hAnsi="Times New Roman" w:cs="Times New Roman"/>
                <w:lang w:val="en-GB"/>
              </w:rPr>
              <w:t>CA</w:t>
            </w:r>
            <w:r w:rsidRPr="00FF0611">
              <w:rPr>
                <w:rFonts w:ascii="Times New Roman" w:hAnsi="Times New Roman" w:cs="Times New Roman"/>
                <w:lang w:val="en-GB"/>
              </w:rPr>
              <w:t xml:space="preserve"> provides all the information to the </w:t>
            </w:r>
            <w:r w:rsidRPr="00FF0611">
              <w:rPr>
                <w:rFonts w:ascii="Times New Roman" w:eastAsia="Courier New" w:hAnsi="Times New Roman" w:cs="Times New Roman"/>
                <w:color w:val="000000" w:themeColor="text1"/>
                <w:lang w:val="en-GB"/>
              </w:rPr>
              <w:t xml:space="preserve">CPB, </w:t>
            </w:r>
            <w:r w:rsidRPr="00FF0611">
              <w:rPr>
                <w:rFonts w:ascii="Times New Roman" w:hAnsi="Times New Roman" w:cs="Times New Roman"/>
                <w:lang w:val="en-GB"/>
              </w:rPr>
              <w:t xml:space="preserve">who will work with the aggregated demand and budget and will be responsible of the </w:t>
            </w:r>
            <w:r w:rsidR="00C04D1B" w:rsidRPr="00FF0611">
              <w:rPr>
                <w:rFonts w:ascii="Times New Roman" w:hAnsi="Times New Roman" w:cs="Times New Roman"/>
                <w:lang w:val="en-GB"/>
              </w:rPr>
              <w:t>conclusion</w:t>
            </w:r>
            <w:r w:rsidRPr="00FF0611">
              <w:rPr>
                <w:rFonts w:ascii="Times New Roman" w:hAnsi="Times New Roman" w:cs="Times New Roman"/>
                <w:lang w:val="en-GB"/>
              </w:rPr>
              <w:t xml:space="preserve"> of the </w:t>
            </w:r>
            <w:r w:rsidRPr="00FF0611">
              <w:rPr>
                <w:rFonts w:ascii="Times New Roman" w:eastAsia="Courier New" w:hAnsi="Times New Roman" w:cs="Times New Roman"/>
                <w:color w:val="000000" w:themeColor="text1"/>
                <w:lang w:val="en-GB"/>
              </w:rPr>
              <w:t>FA</w:t>
            </w:r>
            <w:r w:rsidR="00C04D1B" w:rsidRPr="00FF0611">
              <w:rPr>
                <w:rFonts w:ascii="Times New Roman" w:eastAsia="Courier New" w:hAnsi="Times New Roman" w:cs="Times New Roman"/>
                <w:color w:val="000000" w:themeColor="text1"/>
                <w:lang w:val="en-GB"/>
              </w:rPr>
              <w:t>.</w:t>
            </w:r>
          </w:p>
        </w:tc>
      </w:tr>
      <w:tr w:rsidR="006D77DF" w:rsidRPr="00FF0611" w14:paraId="0B508A5E" w14:textId="77777777" w:rsidTr="00C04D1B">
        <w:tc>
          <w:tcPr>
            <w:tcW w:w="1050" w:type="dxa"/>
            <w:tcMar>
              <w:top w:w="30" w:type="dxa"/>
              <w:left w:w="30" w:type="dxa"/>
              <w:bottom w:w="20" w:type="dxa"/>
              <w:right w:w="30" w:type="dxa"/>
            </w:tcMar>
          </w:tcPr>
          <w:p w14:paraId="44C06D1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PN-2-1-1-1</w:t>
            </w:r>
          </w:p>
        </w:tc>
        <w:tc>
          <w:tcPr>
            <w:tcW w:w="1213" w:type="dxa"/>
            <w:tcMar>
              <w:top w:w="30" w:type="dxa"/>
              <w:left w:w="30" w:type="dxa"/>
              <w:bottom w:w="20" w:type="dxa"/>
              <w:right w:w="30" w:type="dxa"/>
            </w:tcMar>
          </w:tcPr>
          <w:p w14:paraId="25261DE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AF-1-1</w:t>
            </w:r>
          </w:p>
        </w:tc>
        <w:tc>
          <w:tcPr>
            <w:tcW w:w="6212" w:type="dxa"/>
            <w:tcMar>
              <w:top w:w="30" w:type="dxa"/>
              <w:left w:w="30" w:type="dxa"/>
              <w:bottom w:w="20" w:type="dxa"/>
              <w:right w:w="30" w:type="dxa"/>
            </w:tcMar>
          </w:tcPr>
          <w:p w14:paraId="42567EF0" w14:textId="0D18E99F"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Procurement forecast described in the </w:t>
            </w:r>
            <w:r w:rsidR="002F5E97" w:rsidRPr="00FF0611">
              <w:rPr>
                <w:rFonts w:ascii="Times New Roman" w:hAnsi="Times New Roman" w:cs="Times New Roman"/>
                <w:lang w:val="en-GB"/>
              </w:rPr>
              <w:t>Periodic</w:t>
            </w:r>
            <w:r w:rsidR="00C04D1B" w:rsidRPr="00FF0611">
              <w:rPr>
                <w:rFonts w:ascii="Times New Roman" w:hAnsi="Times New Roman" w:cs="Times New Roman"/>
                <w:lang w:val="en-GB"/>
              </w:rPr>
              <w:t xml:space="preserve"> Notice (</w:t>
            </w:r>
            <w:r w:rsidRPr="00FF0611">
              <w:rPr>
                <w:rFonts w:ascii="Times New Roman" w:eastAsia="Courier New" w:hAnsi="Times New Roman" w:cs="Times New Roman"/>
                <w:color w:val="000000"/>
                <w:lang w:val="en-GB"/>
              </w:rPr>
              <w:t>PN</w:t>
            </w:r>
            <w:r w:rsidR="00C04D1B" w:rsidRPr="00FF0611">
              <w:rPr>
                <w:rFonts w:ascii="Times New Roman" w:eastAsia="Courier New" w:hAnsi="Times New Roman" w:cs="Times New Roman"/>
                <w:color w:val="000000"/>
                <w:lang w:val="en-GB"/>
              </w:rPr>
              <w:t>)</w:t>
            </w:r>
            <w:r w:rsidRPr="00FF0611">
              <w:rPr>
                <w:rFonts w:ascii="Times New Roman" w:hAnsi="Times New Roman" w:cs="Times New Roman"/>
                <w:lang w:val="en-GB"/>
              </w:rPr>
              <w:t> is sent to be aggregated with the forecasts of other </w:t>
            </w:r>
            <w:r w:rsidR="00C04D1B" w:rsidRPr="00FF0611">
              <w:rPr>
                <w:rFonts w:ascii="Times New Roman" w:eastAsia="Courier New" w:hAnsi="Times New Roman" w:cs="Times New Roman"/>
                <w:color w:val="000000"/>
                <w:lang w:val="en-GB"/>
              </w:rPr>
              <w:t>CAs</w:t>
            </w:r>
            <w:r w:rsidRPr="00FF0611">
              <w:rPr>
                <w:rFonts w:ascii="Times New Roman" w:hAnsi="Times New Roman" w:cs="Times New Roman"/>
                <w:lang w:val="en-GB"/>
              </w:rPr>
              <w:t> by the </w:t>
            </w:r>
            <w:r w:rsidRPr="00FF0611">
              <w:rPr>
                <w:rFonts w:ascii="Times New Roman" w:eastAsia="Courier New" w:hAnsi="Times New Roman" w:cs="Times New Roman"/>
                <w:color w:val="000000"/>
                <w:lang w:val="en-GB"/>
              </w:rPr>
              <w:t>CPB</w:t>
            </w:r>
            <w:r w:rsidR="00C04D1B" w:rsidRPr="00FF0611">
              <w:rPr>
                <w:rFonts w:ascii="Times New Roman" w:eastAsia="Courier New" w:hAnsi="Times New Roman" w:cs="Times New Roman"/>
                <w:color w:val="000000"/>
                <w:lang w:val="en-GB"/>
              </w:rPr>
              <w:t>.</w:t>
            </w:r>
          </w:p>
        </w:tc>
      </w:tr>
      <w:tr w:rsidR="006D77DF" w:rsidRPr="00FF0611" w14:paraId="76153F0D" w14:textId="77777777" w:rsidTr="00C04D1B">
        <w:tc>
          <w:tcPr>
            <w:tcW w:w="1050" w:type="dxa"/>
            <w:tcMar>
              <w:top w:w="30" w:type="dxa"/>
              <w:left w:w="30" w:type="dxa"/>
              <w:bottom w:w="20" w:type="dxa"/>
              <w:right w:w="30" w:type="dxa"/>
            </w:tcMar>
          </w:tcPr>
          <w:p w14:paraId="2BD8EF1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CP-2-1-1</w:t>
            </w:r>
          </w:p>
        </w:tc>
        <w:tc>
          <w:tcPr>
            <w:tcW w:w="1213" w:type="dxa"/>
            <w:tcMar>
              <w:top w:w="30" w:type="dxa"/>
              <w:left w:w="30" w:type="dxa"/>
              <w:bottom w:w="20" w:type="dxa"/>
              <w:right w:w="30" w:type="dxa"/>
            </w:tcMar>
          </w:tcPr>
          <w:p w14:paraId="3C5864D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AB-1-1</w:t>
            </w:r>
          </w:p>
        </w:tc>
        <w:tc>
          <w:tcPr>
            <w:tcW w:w="6212" w:type="dxa"/>
            <w:tcMar>
              <w:top w:w="30" w:type="dxa"/>
              <w:left w:w="30" w:type="dxa"/>
              <w:bottom w:w="20" w:type="dxa"/>
              <w:right w:w="30" w:type="dxa"/>
            </w:tcMar>
          </w:tcPr>
          <w:p w14:paraId="2621B479" w14:textId="5AFC367E"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A budget breakdown described for this </w:t>
            </w:r>
            <w:r w:rsidR="002F5E97" w:rsidRPr="00FF0611">
              <w:rPr>
                <w:rFonts w:ascii="Times New Roman" w:eastAsia="Courier New" w:hAnsi="Times New Roman" w:cs="Times New Roman"/>
                <w:color w:val="000000"/>
                <w:lang w:val="en-GB"/>
              </w:rPr>
              <w:t>procurement process</w:t>
            </w:r>
            <w:r w:rsidRPr="00FF0611">
              <w:rPr>
                <w:rFonts w:ascii="Times New Roman" w:hAnsi="Times New Roman" w:cs="Times New Roman"/>
                <w:lang w:val="en-GB"/>
              </w:rPr>
              <w:t> is sent to be aggregated with others by the </w:t>
            </w:r>
            <w:r w:rsidRPr="00FF0611">
              <w:rPr>
                <w:rFonts w:ascii="Times New Roman" w:eastAsia="Courier New" w:hAnsi="Times New Roman" w:cs="Times New Roman"/>
                <w:color w:val="000000"/>
                <w:lang w:val="en-GB"/>
              </w:rPr>
              <w:t>CPB</w:t>
            </w:r>
            <w:r w:rsidR="00C04D1B" w:rsidRPr="00FF0611">
              <w:rPr>
                <w:rFonts w:ascii="Times New Roman" w:eastAsia="Courier New" w:hAnsi="Times New Roman" w:cs="Times New Roman"/>
                <w:color w:val="000000"/>
                <w:lang w:val="en-GB"/>
              </w:rPr>
              <w:t>.</w:t>
            </w:r>
          </w:p>
        </w:tc>
      </w:tr>
      <w:tr w:rsidR="006D77DF" w:rsidRPr="00FF0611" w14:paraId="3E895DE2" w14:textId="77777777" w:rsidTr="00C04D1B">
        <w:tc>
          <w:tcPr>
            <w:tcW w:w="1050" w:type="dxa"/>
            <w:tcMar>
              <w:top w:w="30" w:type="dxa"/>
              <w:left w:w="30" w:type="dxa"/>
              <w:bottom w:w="20" w:type="dxa"/>
              <w:right w:w="30" w:type="dxa"/>
            </w:tcMar>
          </w:tcPr>
          <w:p w14:paraId="2820BF4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FA-1</w:t>
            </w:r>
          </w:p>
        </w:tc>
        <w:tc>
          <w:tcPr>
            <w:tcW w:w="1213" w:type="dxa"/>
            <w:tcMar>
              <w:top w:w="30" w:type="dxa"/>
              <w:left w:w="30" w:type="dxa"/>
              <w:bottom w:w="20" w:type="dxa"/>
              <w:right w:w="30" w:type="dxa"/>
            </w:tcMar>
          </w:tcPr>
          <w:p w14:paraId="0B579DE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6212" w:type="dxa"/>
            <w:tcMar>
              <w:top w:w="30" w:type="dxa"/>
              <w:left w:w="30" w:type="dxa"/>
              <w:bottom w:w="20" w:type="dxa"/>
              <w:right w:w="30" w:type="dxa"/>
            </w:tcMar>
          </w:tcPr>
          <w:p w14:paraId="3B5171D9" w14:textId="518D3B41" w:rsidR="006D77DF" w:rsidRPr="00FF0611" w:rsidRDefault="006D77DF" w:rsidP="0024522B">
            <w:pPr>
              <w:jc w:val="both"/>
              <w:rPr>
                <w:rFonts w:ascii="Times New Roman" w:hAnsi="Times New Roman" w:cs="Times New Roman"/>
                <w:lang w:val="en-GB"/>
              </w:rPr>
            </w:pPr>
            <w:r w:rsidRPr="00FF0611">
              <w:rPr>
                <w:rFonts w:ascii="Times New Roman" w:hAnsi="Times New Roman" w:cs="Times New Roman"/>
                <w:lang w:val="en-GB"/>
              </w:rPr>
              <w:t>A Pre-qualification round is initiated under this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in order to select relevant (qualified) EOs to be invited to submit their offers</w:t>
            </w:r>
            <w:r w:rsidR="0024522B" w:rsidRPr="00FF0611">
              <w:rPr>
                <w:rFonts w:ascii="Times New Roman" w:hAnsi="Times New Roman" w:cs="Times New Roman"/>
                <w:lang w:val="en-GB"/>
              </w:rPr>
              <w:t xml:space="preserve"> (only in the case of a two-stage procedure such as restricted procedure)</w:t>
            </w:r>
            <w:r w:rsidR="00C04D1B" w:rsidRPr="00FF0611">
              <w:rPr>
                <w:rFonts w:ascii="Times New Roman" w:hAnsi="Times New Roman" w:cs="Times New Roman"/>
                <w:lang w:val="en-GB"/>
              </w:rPr>
              <w:t>.</w:t>
            </w:r>
          </w:p>
        </w:tc>
      </w:tr>
      <w:tr w:rsidR="006D77DF" w:rsidRPr="00FF0611" w14:paraId="20BC9E3A" w14:textId="77777777" w:rsidTr="00C04D1B">
        <w:tc>
          <w:tcPr>
            <w:tcW w:w="1050" w:type="dxa"/>
            <w:tcMar>
              <w:top w:w="30" w:type="dxa"/>
              <w:left w:w="30" w:type="dxa"/>
              <w:bottom w:w="20" w:type="dxa"/>
              <w:right w:w="30" w:type="dxa"/>
            </w:tcMar>
          </w:tcPr>
          <w:p w14:paraId="36E38EF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1213" w:type="dxa"/>
            <w:tcMar>
              <w:top w:w="30" w:type="dxa"/>
              <w:left w:w="30" w:type="dxa"/>
              <w:bottom w:w="20" w:type="dxa"/>
              <w:right w:w="30" w:type="dxa"/>
            </w:tcMar>
          </w:tcPr>
          <w:p w14:paraId="52EFF70A"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PQC-1-1</w:t>
            </w:r>
          </w:p>
        </w:tc>
        <w:tc>
          <w:tcPr>
            <w:tcW w:w="6212" w:type="dxa"/>
            <w:tcMar>
              <w:top w:w="30" w:type="dxa"/>
              <w:left w:w="30" w:type="dxa"/>
              <w:bottom w:w="20" w:type="dxa"/>
              <w:right w:w="30" w:type="dxa"/>
            </w:tcMar>
          </w:tcPr>
          <w:p w14:paraId="5AE510A6" w14:textId="0CFB9115" w:rsidR="006D77DF" w:rsidRPr="00FF0611" w:rsidRDefault="006D77DF" w:rsidP="0024522B">
            <w:pPr>
              <w:jc w:val="both"/>
              <w:rPr>
                <w:rFonts w:ascii="Times New Roman" w:hAnsi="Times New Roman" w:cs="Times New Roman"/>
                <w:lang w:val="en-GB"/>
              </w:rPr>
            </w:pPr>
            <w:r w:rsidRPr="00FF0611">
              <w:rPr>
                <w:rFonts w:ascii="Times New Roman" w:hAnsi="Times New Roman" w:cs="Times New Roman"/>
                <w:lang w:val="en-GB"/>
              </w:rPr>
              <w:t xml:space="preserve">A set of pre-qualification criteria is specified by the </w:t>
            </w:r>
            <w:r w:rsidRPr="00FF0611">
              <w:rPr>
                <w:rFonts w:ascii="Times New Roman" w:eastAsia="Courier New" w:hAnsi="Times New Roman" w:cs="Times New Roman"/>
                <w:color w:val="000000"/>
                <w:lang w:val="en-GB"/>
              </w:rPr>
              <w:t>CPB</w:t>
            </w:r>
            <w:r w:rsidR="0024522B" w:rsidRPr="00FF0611">
              <w:rPr>
                <w:rFonts w:ascii="Times New Roman" w:eastAsia="Courier New" w:hAnsi="Times New Roman" w:cs="Times New Roman"/>
                <w:color w:val="000000"/>
                <w:lang w:val="en-GB"/>
              </w:rPr>
              <w:t xml:space="preserve"> in the CN</w:t>
            </w:r>
            <w:r w:rsidRPr="00FF0611">
              <w:rPr>
                <w:rFonts w:ascii="Times New Roman" w:hAnsi="Times New Roman" w:cs="Times New Roman"/>
                <w:lang w:val="en-GB"/>
              </w:rPr>
              <w:t> under this pre-qualification round</w:t>
            </w:r>
            <w:r w:rsidR="00570968" w:rsidRPr="00FF0611">
              <w:rPr>
                <w:rFonts w:ascii="Times New Roman" w:hAnsi="Times New Roman" w:cs="Times New Roman"/>
                <w:lang w:val="en-GB"/>
              </w:rPr>
              <w:t>.</w:t>
            </w:r>
          </w:p>
        </w:tc>
      </w:tr>
      <w:tr w:rsidR="006D77DF" w:rsidRPr="00FF0611" w14:paraId="755A50BD" w14:textId="77777777" w:rsidTr="00C04D1B">
        <w:tc>
          <w:tcPr>
            <w:tcW w:w="1050" w:type="dxa"/>
            <w:tcMar>
              <w:top w:w="30" w:type="dxa"/>
              <w:left w:w="30" w:type="dxa"/>
              <w:bottom w:w="20" w:type="dxa"/>
              <w:right w:w="30" w:type="dxa"/>
            </w:tcMar>
          </w:tcPr>
          <w:p w14:paraId="7F0EDC7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EO-n</w:t>
            </w:r>
          </w:p>
        </w:tc>
        <w:tc>
          <w:tcPr>
            <w:tcW w:w="1213" w:type="dxa"/>
            <w:tcMar>
              <w:top w:w="30" w:type="dxa"/>
              <w:left w:w="30" w:type="dxa"/>
              <w:bottom w:w="20" w:type="dxa"/>
              <w:right w:w="30" w:type="dxa"/>
            </w:tcMar>
          </w:tcPr>
          <w:p w14:paraId="782C2F9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EoI-1-n</w:t>
            </w:r>
          </w:p>
        </w:tc>
        <w:tc>
          <w:tcPr>
            <w:tcW w:w="6212" w:type="dxa"/>
            <w:tcMar>
              <w:top w:w="30" w:type="dxa"/>
              <w:left w:w="30" w:type="dxa"/>
              <w:bottom w:w="20" w:type="dxa"/>
              <w:right w:w="30" w:type="dxa"/>
            </w:tcMar>
          </w:tcPr>
          <w:p w14:paraId="522BCCBD" w14:textId="6B98FC71" w:rsidR="006D77DF" w:rsidRPr="00FF0611" w:rsidRDefault="006D77DF" w:rsidP="006F38AD">
            <w:pPr>
              <w:jc w:val="both"/>
              <w:rPr>
                <w:rFonts w:ascii="Times New Roman" w:hAnsi="Times New Roman" w:cs="Times New Roman"/>
                <w:lang w:val="en-GB"/>
              </w:rPr>
            </w:pPr>
            <w:r w:rsidRPr="00FF0611">
              <w:rPr>
                <w:rFonts w:ascii="Times New Roman" w:hAnsi="Times New Roman" w:cs="Times New Roman"/>
                <w:lang w:val="en-GB"/>
              </w:rPr>
              <w:t>Expression</w:t>
            </w:r>
            <w:r w:rsidR="00C04D1B" w:rsidRPr="00FF0611">
              <w:rPr>
                <w:rFonts w:ascii="Times New Roman" w:hAnsi="Times New Roman" w:cs="Times New Roman"/>
                <w:lang w:val="en-GB"/>
              </w:rPr>
              <w:t>s</w:t>
            </w:r>
            <w:r w:rsidRPr="00FF0611">
              <w:rPr>
                <w:rFonts w:ascii="Times New Roman" w:hAnsi="Times New Roman" w:cs="Times New Roman"/>
                <w:lang w:val="en-GB"/>
              </w:rPr>
              <w:t xml:space="preserve"> of interest</w:t>
            </w:r>
            <w:r w:rsidR="00C04D1B" w:rsidRPr="00FF0611">
              <w:rPr>
                <w:rFonts w:ascii="Times New Roman" w:hAnsi="Times New Roman" w:cs="Times New Roman"/>
                <w:lang w:val="en-GB"/>
              </w:rPr>
              <w:t xml:space="preserve"> (EoI)</w:t>
            </w:r>
            <w:r w:rsidRPr="00FF0611">
              <w:rPr>
                <w:rFonts w:ascii="Times New Roman" w:hAnsi="Times New Roman" w:cs="Times New Roman"/>
                <w:lang w:val="en-GB"/>
              </w:rPr>
              <w:t xml:space="preserve"> are submitted by </w:t>
            </w:r>
            <w:r w:rsidRPr="00FF0611">
              <w:rPr>
                <w:rFonts w:ascii="Times New Roman" w:eastAsia="Courier New" w:hAnsi="Times New Roman" w:cs="Times New Roman"/>
                <w:color w:val="000000"/>
                <w:lang w:val="en-GB"/>
              </w:rPr>
              <w:t>EOs</w:t>
            </w:r>
            <w:r w:rsidRPr="00FF0611">
              <w:rPr>
                <w:rFonts w:ascii="Times New Roman" w:hAnsi="Times New Roman" w:cs="Times New Roman"/>
                <w:lang w:val="en-GB"/>
              </w:rPr>
              <w:t> within this pre-qualification round</w:t>
            </w:r>
            <w:r w:rsidR="00570968" w:rsidRPr="00FF0611">
              <w:rPr>
                <w:rFonts w:ascii="Times New Roman" w:hAnsi="Times New Roman" w:cs="Times New Roman"/>
                <w:lang w:val="en-GB"/>
              </w:rPr>
              <w:t>.</w:t>
            </w:r>
          </w:p>
        </w:tc>
      </w:tr>
      <w:tr w:rsidR="006D77DF" w:rsidRPr="00FF0611" w14:paraId="6B5189C9" w14:textId="77777777" w:rsidTr="00C04D1B">
        <w:tc>
          <w:tcPr>
            <w:tcW w:w="1050" w:type="dxa"/>
            <w:tcMar>
              <w:top w:w="30" w:type="dxa"/>
              <w:left w:w="30" w:type="dxa"/>
              <w:bottom w:w="20" w:type="dxa"/>
              <w:right w:w="30" w:type="dxa"/>
            </w:tcMar>
          </w:tcPr>
          <w:p w14:paraId="24D859F3"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PQ-1-1</w:t>
            </w:r>
          </w:p>
        </w:tc>
        <w:tc>
          <w:tcPr>
            <w:tcW w:w="1213" w:type="dxa"/>
            <w:tcMar>
              <w:top w:w="30" w:type="dxa"/>
              <w:left w:w="30" w:type="dxa"/>
              <w:bottom w:w="20" w:type="dxa"/>
              <w:right w:w="30" w:type="dxa"/>
            </w:tcMar>
          </w:tcPr>
          <w:p w14:paraId="1AFF79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SS-1-1</w:t>
            </w:r>
          </w:p>
        </w:tc>
        <w:tc>
          <w:tcPr>
            <w:tcW w:w="6212" w:type="dxa"/>
            <w:tcMar>
              <w:top w:w="30" w:type="dxa"/>
              <w:left w:w="30" w:type="dxa"/>
              <w:bottom w:w="20" w:type="dxa"/>
              <w:right w:w="30" w:type="dxa"/>
            </w:tcMar>
          </w:tcPr>
          <w:p w14:paraId="55DF1C67" w14:textId="69CAEACF"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 xml:space="preserve">The </w:t>
            </w:r>
            <w:r w:rsidR="00570968" w:rsidRPr="00FF0611">
              <w:rPr>
                <w:rFonts w:ascii="Times New Roman" w:hAnsi="Times New Roman" w:cs="Times New Roman"/>
                <w:lang w:val="en-GB"/>
              </w:rPr>
              <w:t>EOs</w:t>
            </w:r>
            <w:r w:rsidRPr="00FF0611">
              <w:rPr>
                <w:rFonts w:ascii="Times New Roman" w:hAnsi="Times New Roman" w:cs="Times New Roman"/>
                <w:lang w:val="en-GB"/>
              </w:rPr>
              <w:t xml:space="preserve"> to be invited to submit an offer are selected in this pre-qualification round</w:t>
            </w:r>
            <w:r w:rsidR="0024522B" w:rsidRPr="00FF0611">
              <w:rPr>
                <w:rFonts w:ascii="Times New Roman" w:hAnsi="Times New Roman" w:cs="Times New Roman"/>
                <w:lang w:val="en-GB"/>
              </w:rPr>
              <w:t xml:space="preserve"> (only in the case of a two-stage procedure such as restricted procedure)</w:t>
            </w:r>
            <w:r w:rsidR="00570968" w:rsidRPr="00FF0611">
              <w:rPr>
                <w:rFonts w:ascii="Times New Roman" w:hAnsi="Times New Roman" w:cs="Times New Roman"/>
                <w:lang w:val="en-GB"/>
              </w:rPr>
              <w:t>.</w:t>
            </w:r>
          </w:p>
        </w:tc>
      </w:tr>
      <w:tr w:rsidR="006D77DF" w:rsidRPr="00FF0611" w14:paraId="15691AB0" w14:textId="77777777" w:rsidTr="00C04D1B">
        <w:tc>
          <w:tcPr>
            <w:tcW w:w="1050" w:type="dxa"/>
            <w:tcMar>
              <w:top w:w="30" w:type="dxa"/>
              <w:left w:w="30" w:type="dxa"/>
              <w:bottom w:w="20" w:type="dxa"/>
              <w:right w:w="30" w:type="dxa"/>
            </w:tcMar>
          </w:tcPr>
          <w:p w14:paraId="321FD33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FA-1</w:t>
            </w:r>
          </w:p>
        </w:tc>
        <w:tc>
          <w:tcPr>
            <w:tcW w:w="1213" w:type="dxa"/>
            <w:tcMar>
              <w:top w:w="30" w:type="dxa"/>
              <w:left w:w="30" w:type="dxa"/>
              <w:bottom w:w="20" w:type="dxa"/>
              <w:right w:w="30" w:type="dxa"/>
            </w:tcMar>
          </w:tcPr>
          <w:p w14:paraId="09F6ADB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6212" w:type="dxa"/>
            <w:tcMar>
              <w:top w:w="30" w:type="dxa"/>
              <w:left w:w="30" w:type="dxa"/>
              <w:bottom w:w="20" w:type="dxa"/>
              <w:right w:w="30" w:type="dxa"/>
            </w:tcMar>
          </w:tcPr>
          <w:p w14:paraId="5773ED72" w14:textId="25ED635E"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 xml:space="preserve">A </w:t>
            </w:r>
            <w:r w:rsidR="002F5E97" w:rsidRPr="00FF0611">
              <w:rPr>
                <w:rFonts w:ascii="Times New Roman" w:hAnsi="Times New Roman" w:cs="Times New Roman"/>
                <w:lang w:val="en-GB"/>
              </w:rPr>
              <w:t>Pre-A</w:t>
            </w:r>
            <w:r w:rsidRPr="00FF0611">
              <w:rPr>
                <w:rFonts w:ascii="Times New Roman" w:hAnsi="Times New Roman" w:cs="Times New Roman"/>
                <w:lang w:val="en-GB"/>
              </w:rPr>
              <w:t xml:space="preserve">ward </w:t>
            </w:r>
            <w:r w:rsidR="002F5E97" w:rsidRPr="00FF0611">
              <w:rPr>
                <w:rFonts w:ascii="Times New Roman" w:hAnsi="Times New Roman" w:cs="Times New Roman"/>
                <w:lang w:val="en-GB"/>
              </w:rPr>
              <w:t>C</w:t>
            </w:r>
            <w:r w:rsidRPr="00FF0611">
              <w:rPr>
                <w:rFonts w:ascii="Times New Roman" w:hAnsi="Times New Roman" w:cs="Times New Roman"/>
                <w:lang w:val="en-GB"/>
              </w:rPr>
              <w:t>atalogue</w:t>
            </w:r>
            <w:r w:rsidR="002F5E97" w:rsidRPr="00FF0611">
              <w:rPr>
                <w:rFonts w:ascii="Times New Roman" w:hAnsi="Times New Roman" w:cs="Times New Roman"/>
                <w:lang w:val="en-GB"/>
              </w:rPr>
              <w:t xml:space="preserve"> (PAC)</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with</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 xml:space="preserve">the </w:t>
            </w:r>
            <w:r w:rsidRPr="00FF0611">
              <w:rPr>
                <w:rFonts w:ascii="Times New Roman" w:hAnsi="Times New Roman" w:cs="Times New Roman"/>
                <w:lang w:val="en-GB"/>
              </w:rPr>
              <w:t xml:space="preserve">specific </w:t>
            </w:r>
            <w:r w:rsidR="00570968" w:rsidRPr="00FF0611">
              <w:rPr>
                <w:rFonts w:ascii="Times New Roman" w:hAnsi="Times New Roman" w:cs="Times New Roman"/>
                <w:lang w:val="en-GB"/>
              </w:rPr>
              <w:t>services or goods</w:t>
            </w:r>
            <w:r w:rsidRPr="00FF0611">
              <w:rPr>
                <w:rFonts w:ascii="Times New Roman" w:hAnsi="Times New Roman" w:cs="Times New Roman"/>
                <w:lang w:val="en-GB"/>
              </w:rPr>
              <w:t xml:space="preserve"> to be purchased is issued by the </w:t>
            </w:r>
            <w:r w:rsidRPr="00FF0611">
              <w:rPr>
                <w:rFonts w:ascii="Times New Roman" w:eastAsia="Courier New" w:hAnsi="Times New Roman" w:cs="Times New Roman"/>
                <w:color w:val="000000" w:themeColor="text1"/>
                <w:lang w:val="en-GB"/>
              </w:rPr>
              <w:t>CPB</w:t>
            </w:r>
            <w:r w:rsidR="00570968" w:rsidRPr="00FF0611">
              <w:rPr>
                <w:rFonts w:ascii="Times New Roman" w:eastAsia="Courier New" w:hAnsi="Times New Roman" w:cs="Times New Roman"/>
                <w:color w:val="000000" w:themeColor="text1"/>
                <w:lang w:val="en-GB"/>
              </w:rPr>
              <w:t>.</w:t>
            </w:r>
          </w:p>
        </w:tc>
      </w:tr>
      <w:tr w:rsidR="006D77DF" w:rsidRPr="00FF0611" w14:paraId="7C980768" w14:textId="77777777" w:rsidTr="00C04D1B">
        <w:tc>
          <w:tcPr>
            <w:tcW w:w="1050" w:type="dxa"/>
            <w:tcMar>
              <w:top w:w="30" w:type="dxa"/>
              <w:left w:w="30" w:type="dxa"/>
              <w:bottom w:w="20" w:type="dxa"/>
              <w:right w:w="30" w:type="dxa"/>
            </w:tcMar>
          </w:tcPr>
          <w:p w14:paraId="7C31977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1213" w:type="dxa"/>
            <w:tcMar>
              <w:top w:w="30" w:type="dxa"/>
              <w:left w:w="30" w:type="dxa"/>
              <w:bottom w:w="20" w:type="dxa"/>
              <w:right w:w="30" w:type="dxa"/>
            </w:tcMar>
          </w:tcPr>
          <w:p w14:paraId="158CC60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PCR-1-1</w:t>
            </w:r>
          </w:p>
        </w:tc>
        <w:tc>
          <w:tcPr>
            <w:tcW w:w="6212" w:type="dxa"/>
            <w:tcMar>
              <w:top w:w="30" w:type="dxa"/>
              <w:left w:w="30" w:type="dxa"/>
              <w:bottom w:w="20" w:type="dxa"/>
              <w:right w:w="30" w:type="dxa"/>
            </w:tcMar>
          </w:tcPr>
          <w:p w14:paraId="54953ED3" w14:textId="0BFEB027"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A</w:t>
            </w:r>
            <w:r w:rsidR="00570968" w:rsidRPr="00FF0611">
              <w:rPr>
                <w:rFonts w:ascii="Times New Roman" w:hAnsi="Times New Roman" w:cs="Times New Roman"/>
                <w:lang w:val="en-GB"/>
              </w:rPr>
              <w:t xml:space="preserve"> Pre-award Catalogue R</w:t>
            </w:r>
            <w:r w:rsidRPr="00FF0611">
              <w:rPr>
                <w:rFonts w:ascii="Times New Roman" w:hAnsi="Times New Roman" w:cs="Times New Roman"/>
                <w:lang w:val="en-GB"/>
              </w:rPr>
              <w:t>equest</w:t>
            </w:r>
            <w:r w:rsidR="00570968" w:rsidRPr="00FF0611">
              <w:rPr>
                <w:rFonts w:ascii="Times New Roman" w:hAnsi="Times New Roman" w:cs="Times New Roman"/>
                <w:lang w:val="en-GB"/>
              </w:rPr>
              <w:t xml:space="preserve"> (PCR)</w:t>
            </w:r>
            <w:r w:rsidRPr="00FF0611">
              <w:rPr>
                <w:rFonts w:ascii="Times New Roman" w:hAnsi="Times New Roman" w:cs="Times New Roman"/>
                <w:lang w:val="en-GB"/>
              </w:rPr>
              <w:t xml:space="preserve"> </w:t>
            </w:r>
            <w:r w:rsidR="00570968" w:rsidRPr="00FF0611">
              <w:rPr>
                <w:rFonts w:ascii="Times New Roman" w:hAnsi="Times New Roman" w:cs="Times New Roman"/>
                <w:lang w:val="en-GB"/>
              </w:rPr>
              <w:t xml:space="preserve">with the specific services or goods </w:t>
            </w:r>
            <w:r w:rsidRPr="00FF0611">
              <w:rPr>
                <w:rFonts w:ascii="Times New Roman" w:hAnsi="Times New Roman" w:cs="Times New Roman"/>
                <w:lang w:val="en-GB"/>
              </w:rPr>
              <w:t>to be purchased is sent by the </w:t>
            </w:r>
            <w:r w:rsidRPr="00FF0611">
              <w:rPr>
                <w:rFonts w:ascii="Times New Roman" w:eastAsia="Courier New" w:hAnsi="Times New Roman" w:cs="Times New Roman"/>
                <w:color w:val="000000" w:themeColor="text1"/>
                <w:lang w:val="en-GB"/>
              </w:rPr>
              <w:t>CPB</w:t>
            </w:r>
            <w:r w:rsidRPr="00FF0611">
              <w:rPr>
                <w:rFonts w:ascii="Times New Roman" w:hAnsi="Times New Roman" w:cs="Times New Roman"/>
                <w:lang w:val="en-GB"/>
              </w:rPr>
              <w:t> to the </w:t>
            </w:r>
            <w:r w:rsidRPr="00FF0611">
              <w:rPr>
                <w:rFonts w:ascii="Times New Roman" w:eastAsia="Courier New" w:hAnsi="Times New Roman" w:cs="Times New Roman"/>
                <w:color w:val="000000" w:themeColor="text1"/>
                <w:lang w:val="en-GB"/>
              </w:rPr>
              <w:t xml:space="preserve">selected </w:t>
            </w:r>
            <w:r w:rsidR="00570968" w:rsidRPr="00FF0611">
              <w:rPr>
                <w:rFonts w:ascii="Times New Roman" w:eastAsia="Courier New" w:hAnsi="Times New Roman" w:cs="Times New Roman"/>
                <w:color w:val="000000" w:themeColor="text1"/>
                <w:lang w:val="en-GB"/>
              </w:rPr>
              <w:t>EOs.</w:t>
            </w:r>
          </w:p>
        </w:tc>
      </w:tr>
      <w:tr w:rsidR="006D77DF" w:rsidRPr="00FF0611" w14:paraId="619D2C4F" w14:textId="77777777" w:rsidTr="00C04D1B">
        <w:tc>
          <w:tcPr>
            <w:tcW w:w="1050" w:type="dxa"/>
            <w:tcMar>
              <w:top w:w="30" w:type="dxa"/>
              <w:left w:w="30" w:type="dxa"/>
              <w:bottom w:w="20" w:type="dxa"/>
              <w:right w:w="30" w:type="dxa"/>
            </w:tcMar>
          </w:tcPr>
          <w:p w14:paraId="6F610A0E"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SS-n</w:t>
            </w:r>
          </w:p>
        </w:tc>
        <w:tc>
          <w:tcPr>
            <w:tcW w:w="1213" w:type="dxa"/>
            <w:tcMar>
              <w:top w:w="30" w:type="dxa"/>
              <w:left w:w="30" w:type="dxa"/>
              <w:bottom w:w="20" w:type="dxa"/>
              <w:right w:w="30" w:type="dxa"/>
            </w:tcMar>
          </w:tcPr>
          <w:p w14:paraId="78CB9CD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PCR-1-n</w:t>
            </w:r>
          </w:p>
        </w:tc>
        <w:tc>
          <w:tcPr>
            <w:tcW w:w="6212" w:type="dxa"/>
            <w:tcMar>
              <w:top w:w="30" w:type="dxa"/>
              <w:left w:w="30" w:type="dxa"/>
              <w:bottom w:w="20" w:type="dxa"/>
              <w:right w:w="30" w:type="dxa"/>
            </w:tcMar>
          </w:tcPr>
          <w:p w14:paraId="364DCC23" w14:textId="5845DCB9" w:rsidR="006D77DF" w:rsidRPr="00FF0611" w:rsidRDefault="006D77DF" w:rsidP="002F5E97">
            <w:pPr>
              <w:jc w:val="both"/>
              <w:rPr>
                <w:rFonts w:ascii="Times New Roman" w:hAnsi="Times New Roman" w:cs="Times New Roman"/>
                <w:lang w:val="en-GB"/>
              </w:rPr>
            </w:pPr>
            <w:r w:rsidRPr="00FF0611">
              <w:rPr>
                <w:rFonts w:ascii="Times New Roman" w:hAnsi="Times New Roman" w:cs="Times New Roman"/>
                <w:lang w:val="en-GB"/>
              </w:rPr>
              <w:t xml:space="preserve">A </w:t>
            </w:r>
            <w:r w:rsidR="002F5E97" w:rsidRPr="00FF0611">
              <w:rPr>
                <w:rFonts w:ascii="Times New Roman" w:hAnsi="Times New Roman" w:cs="Times New Roman"/>
                <w:lang w:val="en-GB"/>
              </w:rPr>
              <w:t>PAC</w:t>
            </w:r>
            <w:r w:rsidRPr="00FF0611">
              <w:rPr>
                <w:rFonts w:ascii="Times New Roman" w:hAnsi="Times New Roman" w:cs="Times New Roman"/>
                <w:lang w:val="en-GB"/>
              </w:rPr>
              <w:t xml:space="preserve"> response is received from </w:t>
            </w:r>
            <w:r w:rsidR="00570968" w:rsidRPr="00FF0611">
              <w:rPr>
                <w:rFonts w:ascii="Times New Roman" w:eastAsia="Courier New" w:hAnsi="Times New Roman" w:cs="Times New Roman"/>
                <w:color w:val="000000"/>
                <w:lang w:val="en-GB"/>
              </w:rPr>
              <w:t>EOs</w:t>
            </w:r>
            <w:r w:rsidRPr="00FF0611">
              <w:rPr>
                <w:rFonts w:ascii="Times New Roman" w:hAnsi="Times New Roman" w:cs="Times New Roman"/>
                <w:lang w:val="en-GB"/>
              </w:rPr>
              <w:t> </w:t>
            </w:r>
            <w:r w:rsidR="00570968" w:rsidRPr="00FF0611">
              <w:rPr>
                <w:rFonts w:ascii="Times New Roman" w:hAnsi="Times New Roman" w:cs="Times New Roman"/>
                <w:lang w:val="en-GB"/>
              </w:rPr>
              <w:t>in response to</w:t>
            </w:r>
            <w:r w:rsidRPr="00FF0611">
              <w:rPr>
                <w:rFonts w:ascii="Times New Roman" w:hAnsi="Times New Roman" w:cs="Times New Roman"/>
                <w:lang w:val="en-GB"/>
              </w:rPr>
              <w:t xml:space="preserve"> the </w:t>
            </w:r>
            <w:r w:rsidRPr="00FF0611">
              <w:rPr>
                <w:rFonts w:ascii="Times New Roman" w:eastAsia="Courier New" w:hAnsi="Times New Roman" w:cs="Times New Roman"/>
                <w:color w:val="000000"/>
                <w:lang w:val="en-GB"/>
              </w:rPr>
              <w:t>CPBs'</w:t>
            </w:r>
            <w:r w:rsidRPr="00FF0611">
              <w:rPr>
                <w:rFonts w:ascii="Times New Roman" w:hAnsi="Times New Roman" w:cs="Times New Roman"/>
                <w:lang w:val="en-GB"/>
              </w:rPr>
              <w:t> </w:t>
            </w:r>
            <w:r w:rsidRPr="00FF0611">
              <w:rPr>
                <w:rFonts w:ascii="Times New Roman" w:eastAsia="Courier New" w:hAnsi="Times New Roman" w:cs="Times New Roman"/>
                <w:color w:val="000000"/>
                <w:lang w:val="en-GB"/>
              </w:rPr>
              <w:t>PCR</w:t>
            </w:r>
            <w:r w:rsidR="00570968" w:rsidRPr="00FF0611">
              <w:rPr>
                <w:rFonts w:ascii="Times New Roman" w:eastAsia="Courier New" w:hAnsi="Times New Roman" w:cs="Times New Roman"/>
                <w:color w:val="000000"/>
                <w:lang w:val="en-GB"/>
              </w:rPr>
              <w:t>.</w:t>
            </w:r>
          </w:p>
        </w:tc>
      </w:tr>
      <w:tr w:rsidR="006D77DF" w:rsidRPr="00FF0611" w14:paraId="6174CE09" w14:textId="77777777" w:rsidTr="00C04D1B">
        <w:tc>
          <w:tcPr>
            <w:tcW w:w="1050" w:type="dxa"/>
            <w:tcMar>
              <w:top w:w="30" w:type="dxa"/>
              <w:left w:w="30" w:type="dxa"/>
              <w:bottom w:w="20" w:type="dxa"/>
              <w:right w:w="30" w:type="dxa"/>
            </w:tcMar>
          </w:tcPr>
          <w:p w14:paraId="65B9CB7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PaC-1-1</w:t>
            </w:r>
          </w:p>
        </w:tc>
        <w:tc>
          <w:tcPr>
            <w:tcW w:w="1213" w:type="dxa"/>
            <w:tcMar>
              <w:top w:w="30" w:type="dxa"/>
              <w:left w:w="30" w:type="dxa"/>
              <w:bottom w:w="20" w:type="dxa"/>
              <w:right w:w="30" w:type="dxa"/>
            </w:tcMar>
          </w:tcPr>
          <w:p w14:paraId="23C0266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MC-2-1-1-1</w:t>
            </w:r>
          </w:p>
        </w:tc>
        <w:tc>
          <w:tcPr>
            <w:tcW w:w="6212" w:type="dxa"/>
            <w:tcMar>
              <w:top w:w="30" w:type="dxa"/>
              <w:left w:w="30" w:type="dxa"/>
              <w:bottom w:w="20" w:type="dxa"/>
              <w:right w:w="30" w:type="dxa"/>
            </w:tcMar>
          </w:tcPr>
          <w:p w14:paraId="1D8DBC12" w14:textId="7342E1C2" w:rsidR="006D77DF" w:rsidRPr="00FF0611" w:rsidRDefault="00570968" w:rsidP="0024522B">
            <w:pPr>
              <w:jc w:val="both"/>
              <w:rPr>
                <w:rFonts w:ascii="Times New Roman" w:hAnsi="Times New Roman" w:cs="Times New Roman"/>
                <w:lang w:val="en-GB"/>
              </w:rPr>
            </w:pPr>
            <w:r w:rsidRPr="00FF0611">
              <w:rPr>
                <w:rFonts w:ascii="Times New Roman" w:hAnsi="Times New Roman" w:cs="Times New Roman"/>
                <w:lang w:val="en-GB"/>
              </w:rPr>
              <w:t>A Mini-C</w:t>
            </w:r>
            <w:r w:rsidR="006D77DF" w:rsidRPr="00FF0611">
              <w:rPr>
                <w:rFonts w:ascii="Times New Roman" w:hAnsi="Times New Roman" w:cs="Times New Roman"/>
                <w:lang w:val="en-GB"/>
              </w:rPr>
              <w:t>ompetition</w:t>
            </w:r>
            <w:r w:rsidRPr="00FF0611">
              <w:rPr>
                <w:rFonts w:ascii="Times New Roman" w:hAnsi="Times New Roman" w:cs="Times New Roman"/>
                <w:lang w:val="en-GB"/>
              </w:rPr>
              <w:t xml:space="preserve"> (MC) procedure</w:t>
            </w:r>
            <w:r w:rsidR="006D77DF" w:rsidRPr="00FF0611">
              <w:rPr>
                <w:rFonts w:ascii="Times New Roman" w:hAnsi="Times New Roman" w:cs="Times New Roman"/>
                <w:lang w:val="en-GB"/>
              </w:rPr>
              <w:t xml:space="preserve"> between those </w:t>
            </w:r>
            <w:r w:rsidRPr="00FF0611">
              <w:rPr>
                <w:rFonts w:ascii="Times New Roman" w:eastAsia="Courier New" w:hAnsi="Times New Roman" w:cs="Times New Roman"/>
                <w:color w:val="000000"/>
                <w:lang w:val="en-GB"/>
              </w:rPr>
              <w:t>EOs</w:t>
            </w:r>
            <w:r w:rsidR="006D77DF" w:rsidRPr="00FF0611">
              <w:rPr>
                <w:rFonts w:ascii="Times New Roman" w:hAnsi="Times New Roman" w:cs="Times New Roman"/>
                <w:lang w:val="en-GB"/>
              </w:rPr>
              <w:t> </w:t>
            </w:r>
            <w:r w:rsidR="0024522B" w:rsidRPr="00FF0611">
              <w:rPr>
                <w:rFonts w:ascii="Times New Roman" w:hAnsi="Times New Roman" w:cs="Times New Roman"/>
                <w:lang w:val="en-GB"/>
              </w:rPr>
              <w:t>that have been selected to be party of the FA</w:t>
            </w:r>
            <w:r w:rsidR="006D77DF" w:rsidRPr="00FF0611">
              <w:rPr>
                <w:rFonts w:ascii="Times New Roman" w:eastAsia="Courier New" w:hAnsi="Times New Roman" w:cs="Times New Roman"/>
                <w:color w:val="000000"/>
                <w:lang w:val="en-GB"/>
              </w:rPr>
              <w:t xml:space="preserve"> </w:t>
            </w:r>
            <w:r w:rsidR="006D77DF" w:rsidRPr="00FF0611">
              <w:rPr>
                <w:rFonts w:ascii="Times New Roman" w:hAnsi="Times New Roman" w:cs="Times New Roman"/>
                <w:lang w:val="en-GB"/>
              </w:rPr>
              <w:t>is initiated by </w:t>
            </w:r>
            <w:r w:rsidRPr="00FF0611">
              <w:rPr>
                <w:rFonts w:ascii="Times New Roman" w:hAnsi="Times New Roman" w:cs="Times New Roman"/>
                <w:lang w:val="en-GB"/>
              </w:rPr>
              <w:t>the CA (</w:t>
            </w:r>
            <w:r w:rsidR="006D77DF" w:rsidRPr="00FF0611">
              <w:rPr>
                <w:rFonts w:ascii="Times New Roman" w:eastAsia="Courier New" w:hAnsi="Times New Roman" w:cs="Times New Roman"/>
                <w:color w:val="000000"/>
                <w:lang w:val="en-GB"/>
              </w:rPr>
              <w:t>Buyer 2</w:t>
            </w:r>
            <w:r w:rsidRPr="00FF0611">
              <w:rPr>
                <w:rFonts w:ascii="Times New Roman" w:eastAsia="Courier New" w:hAnsi="Times New Roman" w:cs="Times New Roman"/>
                <w:color w:val="000000"/>
                <w:lang w:val="en-GB"/>
              </w:rPr>
              <w:t>)</w:t>
            </w:r>
            <w:r w:rsidR="006D77DF" w:rsidRPr="00FF0611">
              <w:rPr>
                <w:rFonts w:ascii="Times New Roman" w:hAnsi="Times New Roman" w:cs="Times New Roman"/>
                <w:lang w:val="en-GB"/>
              </w:rPr>
              <w:t> under this </w:t>
            </w:r>
            <w:r w:rsidRPr="00FF0611">
              <w:rPr>
                <w:rFonts w:ascii="Times New Roman" w:eastAsia="Courier New" w:hAnsi="Times New Roman" w:cs="Times New Roman"/>
                <w:color w:val="000000"/>
                <w:lang w:val="en-GB"/>
              </w:rPr>
              <w:t>FA</w:t>
            </w:r>
            <w:r w:rsidR="006D77DF" w:rsidRPr="00FF0611">
              <w:rPr>
                <w:rFonts w:ascii="Times New Roman" w:hAnsi="Times New Roman" w:cs="Times New Roman"/>
                <w:lang w:val="en-GB"/>
              </w:rPr>
              <w:t> in order to cover parent </w:t>
            </w:r>
            <w:r w:rsidR="006D77DF" w:rsidRPr="00FF0611">
              <w:rPr>
                <w:rFonts w:ascii="Times New Roman" w:eastAsia="Courier New" w:hAnsi="Times New Roman" w:cs="Times New Roman"/>
                <w:color w:val="000000"/>
                <w:lang w:val="en-GB"/>
              </w:rPr>
              <w:t>EI</w:t>
            </w:r>
            <w:r w:rsidR="006D77DF" w:rsidRPr="00FF0611">
              <w:rPr>
                <w:rFonts w:ascii="Times New Roman" w:hAnsi="Times New Roman" w:cs="Times New Roman"/>
                <w:lang w:val="en-GB"/>
              </w:rPr>
              <w:t> or a part of it</w:t>
            </w:r>
            <w:r w:rsidRPr="00FF0611">
              <w:rPr>
                <w:rFonts w:ascii="Times New Roman" w:hAnsi="Times New Roman" w:cs="Times New Roman"/>
                <w:lang w:val="en-GB"/>
              </w:rPr>
              <w:t>.</w:t>
            </w:r>
          </w:p>
        </w:tc>
      </w:tr>
      <w:tr w:rsidR="006D77DF" w:rsidRPr="00FF0611" w14:paraId="75B3E3F8" w14:textId="77777777" w:rsidTr="00C04D1B">
        <w:tc>
          <w:tcPr>
            <w:tcW w:w="1050" w:type="dxa"/>
            <w:tcMar>
              <w:top w:w="30" w:type="dxa"/>
              <w:left w:w="30" w:type="dxa"/>
              <w:bottom w:w="20" w:type="dxa"/>
              <w:right w:w="30" w:type="dxa"/>
            </w:tcMar>
          </w:tcPr>
          <w:p w14:paraId="591124C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MC-2-1-1-1</w:t>
            </w:r>
          </w:p>
        </w:tc>
        <w:tc>
          <w:tcPr>
            <w:tcW w:w="1213" w:type="dxa"/>
            <w:tcMar>
              <w:top w:w="30" w:type="dxa"/>
              <w:left w:w="30" w:type="dxa"/>
              <w:bottom w:w="20" w:type="dxa"/>
              <w:right w:w="30" w:type="dxa"/>
            </w:tcMar>
          </w:tcPr>
          <w:p w14:paraId="01BBF92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PC-2-1-1-1</w:t>
            </w:r>
          </w:p>
        </w:tc>
        <w:tc>
          <w:tcPr>
            <w:tcW w:w="6212" w:type="dxa"/>
            <w:tcMar>
              <w:top w:w="30" w:type="dxa"/>
              <w:left w:w="30" w:type="dxa"/>
              <w:bottom w:w="20" w:type="dxa"/>
              <w:right w:w="30" w:type="dxa"/>
            </w:tcMar>
          </w:tcPr>
          <w:p w14:paraId="23510184" w14:textId="12783A8B" w:rsidR="006D77DF" w:rsidRPr="00FF0611" w:rsidRDefault="006D77DF" w:rsidP="00570968">
            <w:pPr>
              <w:jc w:val="both"/>
              <w:rPr>
                <w:rFonts w:ascii="Times New Roman" w:hAnsi="Times New Roman" w:cs="Times New Roman"/>
                <w:lang w:val="en-GB"/>
              </w:rPr>
            </w:pPr>
            <w:r w:rsidRPr="00FF0611">
              <w:rPr>
                <w:rFonts w:ascii="Times New Roman" w:hAnsi="Times New Roman" w:cs="Times New Roman"/>
                <w:lang w:val="en-GB"/>
              </w:rPr>
              <w:t>A Purchase Contract</w:t>
            </w:r>
            <w:r w:rsidR="002F5E97" w:rsidRPr="00FF0611">
              <w:rPr>
                <w:rFonts w:ascii="Times New Roman" w:hAnsi="Times New Roman" w:cs="Times New Roman"/>
                <w:lang w:val="en-GB"/>
              </w:rPr>
              <w:t xml:space="preserve"> (PC)</w:t>
            </w:r>
            <w:r w:rsidRPr="00FF0611">
              <w:rPr>
                <w:rFonts w:ascii="Times New Roman" w:hAnsi="Times New Roman" w:cs="Times New Roman"/>
                <w:lang w:val="en-GB"/>
              </w:rPr>
              <w:t xml:space="preserve"> is concluded between </w:t>
            </w:r>
            <w:r w:rsidR="00570968" w:rsidRPr="00FF0611">
              <w:rPr>
                <w:rFonts w:ascii="Times New Roman" w:hAnsi="Times New Roman" w:cs="Times New Roman"/>
                <w:lang w:val="en-GB"/>
              </w:rPr>
              <w:t>the CA (</w:t>
            </w:r>
            <w:r w:rsidRPr="00FF0611">
              <w:rPr>
                <w:rFonts w:ascii="Times New Roman" w:eastAsia="Courier New" w:hAnsi="Times New Roman" w:cs="Times New Roman"/>
                <w:color w:val="000000"/>
                <w:lang w:val="en-GB"/>
              </w:rPr>
              <w:t>Buyer 2</w:t>
            </w:r>
            <w:r w:rsidR="00570968" w:rsidRPr="00FF0611">
              <w:rPr>
                <w:rFonts w:ascii="Times New Roman" w:eastAsia="Courier New" w:hAnsi="Times New Roman" w:cs="Times New Roman"/>
                <w:color w:val="000000"/>
                <w:lang w:val="en-GB"/>
              </w:rPr>
              <w:t>)</w:t>
            </w:r>
            <w:r w:rsidRPr="00FF0611">
              <w:rPr>
                <w:rFonts w:ascii="Times New Roman" w:hAnsi="Times New Roman" w:cs="Times New Roman"/>
                <w:lang w:val="en-GB"/>
              </w:rPr>
              <w:t xml:space="preserve"> and the </w:t>
            </w:r>
            <w:r w:rsidR="00570968" w:rsidRPr="00FF0611">
              <w:rPr>
                <w:rFonts w:ascii="Times New Roman" w:hAnsi="Times New Roman" w:cs="Times New Roman"/>
                <w:lang w:val="en-GB"/>
              </w:rPr>
              <w:t>EO</w:t>
            </w:r>
            <w:r w:rsidRPr="00FF0611">
              <w:rPr>
                <w:rFonts w:ascii="Times New Roman" w:hAnsi="Times New Roman" w:cs="Times New Roman"/>
                <w:lang w:val="en-GB"/>
              </w:rPr>
              <w:t xml:space="preserve"> winner of </w:t>
            </w:r>
            <w:r w:rsidR="00570968" w:rsidRPr="00FF0611">
              <w:rPr>
                <w:rFonts w:ascii="Times New Roman" w:hAnsi="Times New Roman" w:cs="Times New Roman"/>
                <w:lang w:val="en-GB"/>
              </w:rPr>
              <w:t>the</w:t>
            </w:r>
            <w:r w:rsidRPr="00FF0611">
              <w:rPr>
                <w:rFonts w:ascii="Times New Roman" w:hAnsi="Times New Roman" w:cs="Times New Roman"/>
                <w:lang w:val="en-GB"/>
              </w:rPr>
              <w:t> </w:t>
            </w:r>
            <w:r w:rsidRPr="00FF0611">
              <w:rPr>
                <w:rFonts w:ascii="Times New Roman" w:eastAsia="Courier New" w:hAnsi="Times New Roman" w:cs="Times New Roman"/>
                <w:color w:val="000000"/>
                <w:lang w:val="en-GB"/>
              </w:rPr>
              <w:t>MC</w:t>
            </w:r>
            <w:r w:rsidR="00570968" w:rsidRPr="00FF0611">
              <w:rPr>
                <w:rFonts w:ascii="Times New Roman" w:eastAsia="Courier New" w:hAnsi="Times New Roman" w:cs="Times New Roman"/>
                <w:color w:val="000000"/>
                <w:lang w:val="en-GB"/>
              </w:rPr>
              <w:t>.</w:t>
            </w:r>
          </w:p>
        </w:tc>
      </w:tr>
    </w:tbl>
    <w:p w14:paraId="26E1678B" w14:textId="13726120" w:rsidR="00235CF9" w:rsidRPr="00FF0611" w:rsidRDefault="00235CF9" w:rsidP="00235CF9">
      <w:pPr>
        <w:pStyle w:val="Legenda"/>
        <w:jc w:val="center"/>
        <w:rPr>
          <w:lang w:val="en-GB"/>
        </w:rPr>
      </w:pPr>
      <w:bookmarkStart w:id="988" w:name="_7ysf0hzatruc" w:colFirst="0" w:colLast="0"/>
      <w:bookmarkStart w:id="989" w:name="_Toc58222358"/>
      <w:bookmarkEnd w:id="98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3</w:t>
      </w:r>
      <w:r w:rsidRPr="00FF0611">
        <w:rPr>
          <w:lang w:val="en-GB"/>
        </w:rPr>
        <w:fldChar w:fldCharType="end"/>
      </w:r>
      <w:r w:rsidRPr="00FF0611">
        <w:rPr>
          <w:lang w:val="en-GB"/>
        </w:rPr>
        <w:t xml:space="preserve"> – </w:t>
      </w:r>
      <w:commentRangeStart w:id="990"/>
      <w:commentRangeStart w:id="991"/>
      <w:r w:rsidRPr="00FF0611">
        <w:rPr>
          <w:lang w:val="en-GB"/>
        </w:rPr>
        <w:t>Main actors  involved in a FA</w:t>
      </w:r>
      <w:bookmarkEnd w:id="989"/>
      <w:commentRangeEnd w:id="990"/>
      <w:r w:rsidR="004A436D">
        <w:rPr>
          <w:rStyle w:val="Odwoaniedokomentarza"/>
          <w:b w:val="0"/>
          <w:i w:val="0"/>
          <w:iCs w:val="0"/>
          <w:color w:val="auto"/>
        </w:rPr>
        <w:commentReference w:id="990"/>
      </w:r>
      <w:commentRangeEnd w:id="991"/>
      <w:r w:rsidR="002946D5">
        <w:rPr>
          <w:rStyle w:val="Odwoaniedokomentarza"/>
          <w:b w:val="0"/>
          <w:i w:val="0"/>
          <w:iCs w:val="0"/>
          <w:color w:val="auto"/>
        </w:rPr>
        <w:commentReference w:id="991"/>
      </w:r>
    </w:p>
    <w:p w14:paraId="426DFA9E" w14:textId="77777777" w:rsidR="005967EE" w:rsidRPr="00FF0611" w:rsidRDefault="005967EE" w:rsidP="005967EE">
      <w:pPr>
        <w:rPr>
          <w:lang w:val="en-GB"/>
        </w:rPr>
      </w:pPr>
    </w:p>
    <w:p w14:paraId="55C67051" w14:textId="4E0088A6" w:rsidR="000E7BD2" w:rsidRPr="00FF0611" w:rsidRDefault="00E66310" w:rsidP="00235CF9">
      <w:pPr>
        <w:pStyle w:val="Nagwek2"/>
        <w:numPr>
          <w:ilvl w:val="1"/>
          <w:numId w:val="3"/>
        </w:numPr>
        <w:tabs>
          <w:tab w:val="left" w:pos="567"/>
        </w:tabs>
        <w:spacing w:before="120" w:after="240" w:line="240" w:lineRule="auto"/>
        <w:jc w:val="left"/>
        <w:rPr>
          <w:lang w:val="en-GB"/>
        </w:rPr>
      </w:pPr>
      <w:bookmarkStart w:id="992" w:name="_Toc58222333"/>
      <w:r w:rsidRPr="00FF0611">
        <w:rPr>
          <w:lang w:val="en-GB"/>
        </w:rPr>
        <w:t>BPMN</w:t>
      </w:r>
      <w:bookmarkEnd w:id="992"/>
    </w:p>
    <w:p w14:paraId="2ADA7DC5" w14:textId="44F0938F" w:rsidR="00235CF9" w:rsidRPr="00FF0611" w:rsidRDefault="00235CF9" w:rsidP="00235CF9">
      <w:pPr>
        <w:jc w:val="both"/>
        <w:rPr>
          <w:rFonts w:ascii="Times New Roman" w:hAnsi="Times New Roman" w:cs="Times New Roman"/>
          <w:lang w:val="en-GB"/>
        </w:rPr>
      </w:pPr>
      <w:r w:rsidRPr="00FF0611">
        <w:rPr>
          <w:rFonts w:ascii="Times New Roman" w:hAnsi="Times New Roman" w:cs="Times New Roman"/>
          <w:lang w:val="en-GB"/>
        </w:rPr>
        <w:t xml:space="preserve">The diagram below shows the general processes for </w:t>
      </w:r>
      <w:r w:rsidR="00316808" w:rsidRPr="00FF0611">
        <w:rPr>
          <w:rFonts w:ascii="Times New Roman" w:hAnsi="Times New Roman" w:cs="Times New Roman"/>
          <w:lang w:val="en-GB"/>
        </w:rPr>
        <w:t>the conclusion of a FA:</w:t>
      </w:r>
    </w:p>
    <w:p w14:paraId="38CFC8C4" w14:textId="167A9A35" w:rsidR="000E7BD2" w:rsidRPr="00FF0611" w:rsidRDefault="002946D5" w:rsidP="006D77DF">
      <w:pPr>
        <w:rPr>
          <w:lang w:val="en-GB"/>
        </w:rPr>
      </w:pPr>
      <w:bookmarkStart w:id="993" w:name="_k131h46ritdb" w:colFirst="0" w:colLast="0"/>
      <w:bookmarkEnd w:id="993"/>
      <w:ins w:id="994" w:author="Ekspert Reinvention" w:date="2021-03-02T08:57:00Z">
        <w:r>
          <w:t>Not</w:t>
        </w:r>
        <w:r>
          <w:rPr>
            <w:lang w:val="pl-PL"/>
          </w:rPr>
          <w:t xml:space="preserve"> commented or </w:t>
        </w:r>
        <w:r w:rsidRPr="002946D5">
          <w:t>explained</w:t>
        </w:r>
        <w:r>
          <w:rPr>
            <w:noProof/>
            <w:lang w:val="en-US"/>
          </w:rPr>
          <w:t xml:space="preserve"> </w:t>
        </w:r>
      </w:ins>
      <w:del w:id="995" w:author="Paul Boroday" w:date="2021-01-18T08:50:00Z">
        <w:r w:rsidR="006D77DF">
          <w:rPr>
            <w:noProof/>
            <w:lang w:val="en-US"/>
          </w:rPr>
          <w:drawing>
            <wp:inline distT="0" distB="0" distL="0" distR="0" wp14:anchorId="00A6C72F" wp14:editId="4022BFAF">
              <wp:extent cx="5395596" cy="9874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395596" cy="987425"/>
                      </a:xfrm>
                      <a:prstGeom prst="rect">
                        <a:avLst/>
                      </a:prstGeom>
                    </pic:spPr>
                  </pic:pic>
                </a:graphicData>
              </a:graphic>
            </wp:inline>
          </w:drawing>
        </w:r>
      </w:del>
      <w:ins w:id="996" w:author="Paul Boroday" w:date="2021-01-18T08:50:00Z">
        <w:r w:rsidR="006D77DF">
          <w:rPr>
            <w:noProof/>
            <w:lang w:val="en-US"/>
          </w:rPr>
          <w:drawing>
            <wp:inline distT="0" distB="0" distL="0" distR="0" wp14:anchorId="40C70EC1" wp14:editId="654ADAED">
              <wp:extent cx="5381625" cy="986631"/>
              <wp:effectExtent l="0" t="0" r="0" b="0"/>
              <wp:docPr id="1969525057" name="Picture 196952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625" cy="986631"/>
                      </a:xfrm>
                      <a:prstGeom prst="rect">
                        <a:avLst/>
                      </a:prstGeom>
                    </pic:spPr>
                  </pic:pic>
                </a:graphicData>
              </a:graphic>
            </wp:inline>
          </w:drawing>
        </w:r>
      </w:ins>
    </w:p>
    <w:p w14:paraId="5C59B0BC" w14:textId="6F78BE94" w:rsidR="00316808" w:rsidRPr="00FF0611" w:rsidRDefault="00316808" w:rsidP="00316808">
      <w:pPr>
        <w:pStyle w:val="Legenda"/>
        <w:jc w:val="center"/>
        <w:rPr>
          <w:lang w:val="en-GB"/>
        </w:rPr>
      </w:pPr>
      <w:bookmarkStart w:id="997" w:name="_Toc58222347"/>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241C30" w:rsidRPr="00FF0611">
        <w:rPr>
          <w:lang w:val="en-GB"/>
        </w:rPr>
        <w:t>2</w:t>
      </w:r>
      <w:r w:rsidRPr="00FF0611">
        <w:rPr>
          <w:lang w:val="en-GB"/>
        </w:rPr>
        <w:fldChar w:fldCharType="end"/>
      </w:r>
      <w:r w:rsidRPr="00FF0611">
        <w:rPr>
          <w:lang w:val="en-GB"/>
        </w:rPr>
        <w:t xml:space="preserve"> – </w:t>
      </w:r>
      <w:commentRangeStart w:id="998"/>
      <w:r w:rsidRPr="00FF0611">
        <w:rPr>
          <w:lang w:val="en-GB"/>
        </w:rPr>
        <w:t>BPMN for the general process of a FA</w:t>
      </w:r>
      <w:commentRangeStart w:id="999"/>
      <w:r w:rsidRPr="00FF0611">
        <w:rPr>
          <w:rStyle w:val="Odwoanieprzypisudolnego"/>
          <w:lang w:val="en-GB"/>
        </w:rPr>
        <w:footnoteReference w:id="3"/>
      </w:r>
      <w:bookmarkEnd w:id="997"/>
      <w:commentRangeEnd w:id="999"/>
      <w:r w:rsidR="00DD6218">
        <w:rPr>
          <w:rStyle w:val="Odwoaniedokomentarza"/>
          <w:b w:val="0"/>
          <w:i w:val="0"/>
          <w:iCs w:val="0"/>
          <w:color w:val="auto"/>
        </w:rPr>
        <w:commentReference w:id="999"/>
      </w:r>
      <w:commentRangeEnd w:id="998"/>
      <w:r w:rsidR="00E639EB">
        <w:rPr>
          <w:rStyle w:val="Odwoaniedokomentarza"/>
          <w:b w:val="0"/>
          <w:i w:val="0"/>
          <w:iCs w:val="0"/>
          <w:color w:val="auto"/>
        </w:rPr>
        <w:commentReference w:id="998"/>
      </w:r>
    </w:p>
    <w:p w14:paraId="51753051" w14:textId="77777777" w:rsidR="005967EE" w:rsidRPr="00FF0611" w:rsidRDefault="005967EE" w:rsidP="005967EE">
      <w:pPr>
        <w:rPr>
          <w:lang w:val="en-GB"/>
        </w:rPr>
      </w:pPr>
    </w:p>
    <w:p w14:paraId="74DB40F9" w14:textId="3231FA13" w:rsidR="009B224F" w:rsidRPr="00FF0611" w:rsidRDefault="006D77DF" w:rsidP="00316808">
      <w:pPr>
        <w:pStyle w:val="Nagwek2"/>
        <w:numPr>
          <w:ilvl w:val="1"/>
          <w:numId w:val="3"/>
        </w:numPr>
        <w:tabs>
          <w:tab w:val="left" w:pos="567"/>
        </w:tabs>
        <w:spacing w:before="120" w:after="240" w:line="240" w:lineRule="auto"/>
        <w:jc w:val="left"/>
        <w:rPr>
          <w:lang w:val="en-GB"/>
        </w:rPr>
      </w:pPr>
      <w:bookmarkStart w:id="1003" w:name="_jcmjnox0idty" w:colFirst="0" w:colLast="0"/>
      <w:bookmarkStart w:id="1004" w:name="_Toc58222334"/>
      <w:bookmarkEnd w:id="1003"/>
      <w:r w:rsidRPr="00FF0611">
        <w:rPr>
          <w:lang w:val="en-GB"/>
        </w:rPr>
        <w:t>OCDS design</w:t>
      </w:r>
      <w:bookmarkEnd w:id="1004"/>
    </w:p>
    <w:p w14:paraId="0775EB7E" w14:textId="485399BB" w:rsidR="006D77DF" w:rsidRPr="00FF0611" w:rsidRDefault="00316808" w:rsidP="006D77DF">
      <w:pPr>
        <w:pStyle w:val="Tekstpodstawowy"/>
        <w:rPr>
          <w:rFonts w:ascii="Times New Roman" w:hAnsi="Times New Roman"/>
        </w:rPr>
      </w:pPr>
      <w:commentRangeStart w:id="1005"/>
      <w:r w:rsidRPr="00FF0611">
        <w:rPr>
          <w:rFonts w:ascii="Times New Roman" w:hAnsi="Times New Roman"/>
        </w:rPr>
        <w:t xml:space="preserve">The diagram below shows </w:t>
      </w:r>
      <w:r w:rsidR="006D77DF" w:rsidRPr="00FF0611">
        <w:rPr>
          <w:rFonts w:ascii="Times New Roman" w:hAnsi="Times New Roman"/>
        </w:rPr>
        <w:t>the general data-se</w:t>
      </w:r>
      <w:r w:rsidR="00B631A2" w:rsidRPr="00FF0611">
        <w:rPr>
          <w:rFonts w:ascii="Times New Roman" w:hAnsi="Times New Roman"/>
        </w:rPr>
        <w:t xml:space="preserve">t of a </w:t>
      </w:r>
      <w:r w:rsidRPr="00FF0611">
        <w:rPr>
          <w:rFonts w:ascii="Times New Roman" w:hAnsi="Times New Roman"/>
        </w:rPr>
        <w:t>FA, which i</w:t>
      </w:r>
      <w:r w:rsidR="006D77DF" w:rsidRPr="00FF0611">
        <w:rPr>
          <w:rFonts w:ascii="Times New Roman" w:hAnsi="Times New Roman"/>
        </w:rPr>
        <w:t>s a quite comprehensive and complex structure of the related transactional data which involves more than 10 paralle</w:t>
      </w:r>
      <w:r w:rsidRPr="00FF0611">
        <w:rPr>
          <w:rFonts w:ascii="Times New Roman" w:hAnsi="Times New Roman"/>
        </w:rPr>
        <w:t>l data-streams in its lifecycle:</w:t>
      </w:r>
      <w:commentRangeEnd w:id="1005"/>
      <w:r w:rsidR="003B5DF7">
        <w:rPr>
          <w:rStyle w:val="Odwoaniedokomentarza"/>
          <w:rFonts w:asciiTheme="minorHAnsi" w:eastAsiaTheme="minorHAnsi" w:hAnsiTheme="minorHAnsi" w:cstheme="minorBidi"/>
          <w:color w:val="auto"/>
          <w:lang w:val="ru-RU" w:eastAsia="en-US"/>
        </w:rPr>
        <w:commentReference w:id="1005"/>
      </w:r>
    </w:p>
    <w:p w14:paraId="11145239" w14:textId="53A30D21" w:rsidR="006D77DF" w:rsidRPr="00FF0611" w:rsidRDefault="006D77DF" w:rsidP="006D77DF">
      <w:pPr>
        <w:pStyle w:val="Tekstpodstawowy"/>
        <w:jc w:val="center"/>
        <w:rPr>
          <w:rFonts w:ascii="Times New Roman" w:hAnsi="Times New Roman"/>
        </w:rPr>
      </w:pPr>
      <w:r w:rsidRPr="00FF0611">
        <w:rPr>
          <w:noProof/>
          <w:lang w:val="en-US" w:eastAsia="en-US"/>
        </w:rPr>
        <w:drawing>
          <wp:inline distT="0" distB="0" distL="0" distR="0" wp14:anchorId="313B7C36" wp14:editId="0D31DEE8">
            <wp:extent cx="4486275" cy="7768914"/>
            <wp:effectExtent l="0" t="0" r="0" b="3810"/>
            <wp:docPr id="1963521233" name="Picture 196352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1737" r="2373" b="1405"/>
                    <a:stretch/>
                  </pic:blipFill>
                  <pic:spPr bwMode="auto">
                    <a:xfrm>
                      <a:off x="0" y="0"/>
                      <a:ext cx="4512382" cy="7814124"/>
                    </a:xfrm>
                    <a:prstGeom prst="rect">
                      <a:avLst/>
                    </a:prstGeom>
                    <a:ln>
                      <a:noFill/>
                    </a:ln>
                    <a:extLst>
                      <a:ext uri="{53640926-AAD7-44D8-BBD7-CCE9431645EC}">
                        <a14:shadowObscured xmlns:a14="http://schemas.microsoft.com/office/drawing/2010/main"/>
                      </a:ext>
                    </a:extLst>
                  </pic:spPr>
                </pic:pic>
              </a:graphicData>
            </a:graphic>
          </wp:inline>
        </w:drawing>
      </w:r>
    </w:p>
    <w:p w14:paraId="5F545780" w14:textId="39B77C9D" w:rsidR="00316808" w:rsidRPr="00FF0611" w:rsidRDefault="00316808" w:rsidP="00316808">
      <w:pPr>
        <w:pStyle w:val="Legenda"/>
        <w:jc w:val="center"/>
        <w:rPr>
          <w:lang w:val="en-GB"/>
        </w:rPr>
      </w:pPr>
      <w:bookmarkStart w:id="1006" w:name="_Toc58222348"/>
      <w:commentRangeStart w:id="1007"/>
      <w:commentRangeStart w:id="1008"/>
      <w:commentRangeStart w:id="1009"/>
      <w:commentRangeStart w:id="101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00241C30" w:rsidRPr="00FF0611">
        <w:rPr>
          <w:lang w:val="en-GB"/>
        </w:rPr>
        <w:t>3</w:t>
      </w:r>
      <w:r w:rsidRPr="00FF0611">
        <w:rPr>
          <w:lang w:val="en-GB"/>
        </w:rPr>
        <w:fldChar w:fldCharType="end"/>
      </w:r>
      <w:r w:rsidRPr="00FF0611">
        <w:rPr>
          <w:lang w:val="en-GB"/>
        </w:rPr>
        <w:t xml:space="preserve"> </w:t>
      </w:r>
      <w:commentRangeStart w:id="1011"/>
      <w:commentRangeStart w:id="1012"/>
      <w:r w:rsidRPr="00FF0611">
        <w:rPr>
          <w:lang w:val="en-GB"/>
        </w:rPr>
        <w:t>– OCDS design for a FA</w:t>
      </w:r>
      <w:r w:rsidRPr="00FF0611">
        <w:rPr>
          <w:rStyle w:val="Odwoanieprzypisudolnego"/>
          <w:lang w:val="en-GB"/>
        </w:rPr>
        <w:footnoteReference w:id="4"/>
      </w:r>
      <w:bookmarkEnd w:id="1006"/>
      <w:commentRangeEnd w:id="1007"/>
      <w:r w:rsidR="002D101B">
        <w:rPr>
          <w:rStyle w:val="Odwoaniedokomentarza"/>
          <w:b w:val="0"/>
          <w:i w:val="0"/>
          <w:iCs w:val="0"/>
          <w:color w:val="auto"/>
        </w:rPr>
        <w:commentReference w:id="1007"/>
      </w:r>
      <w:commentRangeEnd w:id="1008"/>
      <w:commentRangeEnd w:id="1009"/>
      <w:commentRangeEnd w:id="1010"/>
      <w:r w:rsidR="002946D5">
        <w:rPr>
          <w:rStyle w:val="Odwoaniedokomentarza"/>
          <w:b w:val="0"/>
          <w:i w:val="0"/>
          <w:iCs w:val="0"/>
          <w:color w:val="auto"/>
        </w:rPr>
        <w:commentReference w:id="1009"/>
      </w:r>
      <w:r w:rsidR="002D101B">
        <w:rPr>
          <w:rStyle w:val="Odwoaniedokomentarza"/>
          <w:b w:val="0"/>
          <w:i w:val="0"/>
          <w:iCs w:val="0"/>
          <w:color w:val="auto"/>
        </w:rPr>
        <w:commentReference w:id="1008"/>
      </w:r>
      <w:commentRangeEnd w:id="1011"/>
      <w:commentRangeEnd w:id="1012"/>
      <w:r w:rsidR="002946D5">
        <w:rPr>
          <w:rStyle w:val="Odwoaniedokomentarza"/>
          <w:b w:val="0"/>
          <w:i w:val="0"/>
          <w:iCs w:val="0"/>
          <w:color w:val="auto"/>
        </w:rPr>
        <w:commentReference w:id="1010"/>
      </w:r>
      <w:r w:rsidR="00652C31">
        <w:rPr>
          <w:rStyle w:val="Odwoaniedokomentarza"/>
          <w:b w:val="0"/>
          <w:i w:val="0"/>
          <w:iCs w:val="0"/>
          <w:color w:val="auto"/>
        </w:rPr>
        <w:commentReference w:id="1011"/>
      </w:r>
      <w:r w:rsidR="002946D5">
        <w:rPr>
          <w:rStyle w:val="Odwoaniedokomentarza"/>
          <w:b w:val="0"/>
          <w:i w:val="0"/>
          <w:iCs w:val="0"/>
          <w:color w:val="auto"/>
        </w:rPr>
        <w:commentReference w:id="1012"/>
      </w:r>
    </w:p>
    <w:p w14:paraId="0484F315" w14:textId="0AB0040D" w:rsidR="006D77DF" w:rsidRPr="00FF0611" w:rsidRDefault="006D77DF" w:rsidP="00F3558A">
      <w:pPr>
        <w:pStyle w:val="Nagwek3"/>
        <w:numPr>
          <w:ilvl w:val="2"/>
          <w:numId w:val="3"/>
        </w:numPr>
        <w:tabs>
          <w:tab w:val="left" w:pos="567"/>
        </w:tabs>
        <w:spacing w:before="360" w:after="120" w:line="240" w:lineRule="auto"/>
        <w:jc w:val="left"/>
      </w:pPr>
      <w:bookmarkStart w:id="1016" w:name="_Toc51933552"/>
      <w:bookmarkStart w:id="1017" w:name="_Toc51933586"/>
      <w:bookmarkStart w:id="1018" w:name="_Toc51935554"/>
      <w:bookmarkStart w:id="1019" w:name="_Toc52192948"/>
      <w:bookmarkStart w:id="1020" w:name="_Toc52192993"/>
      <w:bookmarkStart w:id="1021" w:name="_Toc51933553"/>
      <w:bookmarkStart w:id="1022" w:name="_Toc51933587"/>
      <w:bookmarkStart w:id="1023" w:name="_Toc51935555"/>
      <w:bookmarkStart w:id="1024" w:name="_Toc52192949"/>
      <w:bookmarkStart w:id="1025" w:name="_Toc52192994"/>
      <w:bookmarkStart w:id="1026" w:name="_Toc52211296"/>
      <w:bookmarkStart w:id="1027" w:name="_Toc52211316"/>
      <w:bookmarkStart w:id="1028" w:name="_Map_of_relations"/>
      <w:bookmarkStart w:id="1029" w:name="_Toc58222335"/>
      <w:bookmarkEnd w:id="1016"/>
      <w:bookmarkEnd w:id="1017"/>
      <w:bookmarkEnd w:id="1018"/>
      <w:bookmarkEnd w:id="1019"/>
      <w:bookmarkEnd w:id="1020"/>
      <w:bookmarkEnd w:id="1021"/>
      <w:bookmarkEnd w:id="1022"/>
      <w:bookmarkEnd w:id="1023"/>
      <w:bookmarkEnd w:id="1024"/>
      <w:bookmarkEnd w:id="1025"/>
      <w:bookmarkEnd w:id="1026"/>
      <w:bookmarkEnd w:id="1027"/>
      <w:bookmarkEnd w:id="1028"/>
      <w:r w:rsidRPr="00FF0611">
        <w:t>Map of relations</w:t>
      </w:r>
      <w:bookmarkEnd w:id="1029"/>
    </w:p>
    <w:tbl>
      <w:tblPr>
        <w:tblW w:w="8482"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555"/>
        <w:gridCol w:w="1965"/>
        <w:gridCol w:w="1303"/>
        <w:gridCol w:w="4659"/>
      </w:tblGrid>
      <w:tr w:rsidR="006D77DF" w:rsidRPr="00FF0611" w14:paraId="213EA265" w14:textId="77777777" w:rsidTr="00075624">
        <w:tc>
          <w:tcPr>
            <w:tcW w:w="555" w:type="dxa"/>
            <w:shd w:val="clear" w:color="auto" w:fill="D9D9D9" w:themeFill="background1" w:themeFillShade="D9"/>
            <w:tcMar>
              <w:top w:w="30" w:type="dxa"/>
              <w:left w:w="30" w:type="dxa"/>
              <w:bottom w:w="20" w:type="dxa"/>
              <w:right w:w="30" w:type="dxa"/>
            </w:tcMar>
          </w:tcPr>
          <w:p w14:paraId="0DF9E38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w:t>
            </w:r>
          </w:p>
        </w:tc>
        <w:tc>
          <w:tcPr>
            <w:tcW w:w="1965" w:type="dxa"/>
            <w:shd w:val="clear" w:color="auto" w:fill="D9D9D9" w:themeFill="background1" w:themeFillShade="D9"/>
            <w:tcMar>
              <w:top w:w="30" w:type="dxa"/>
              <w:left w:w="30" w:type="dxa"/>
              <w:bottom w:w="20" w:type="dxa"/>
              <w:right w:w="30" w:type="dxa"/>
            </w:tcMar>
          </w:tcPr>
          <w:p w14:paraId="469B591C"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303" w:type="dxa"/>
            <w:shd w:val="clear" w:color="auto" w:fill="D9D9D9" w:themeFill="background1" w:themeFillShade="D9"/>
            <w:tcMar>
              <w:top w:w="30" w:type="dxa"/>
              <w:left w:w="30" w:type="dxa"/>
              <w:bottom w:w="20" w:type="dxa"/>
              <w:right w:w="30" w:type="dxa"/>
            </w:tcMar>
          </w:tcPr>
          <w:p w14:paraId="50B66C8D" w14:textId="77777777" w:rsidR="006D77DF" w:rsidRPr="00FF0611" w:rsidRDefault="006D77DF" w:rsidP="00A761CA">
            <w:pPr>
              <w:rPr>
                <w:rFonts w:ascii="Times New Roman" w:hAnsi="Times New Roman" w:cs="Times New Roman"/>
                <w:lang w:val="en-GB"/>
              </w:rPr>
            </w:pPr>
            <w:commentRangeStart w:id="1030"/>
            <w:commentRangeStart w:id="1031"/>
            <w:r w:rsidRPr="00FF0611">
              <w:rPr>
                <w:rFonts w:ascii="Times New Roman" w:hAnsi="Times New Roman" w:cs="Times New Roman"/>
                <w:b/>
                <w:lang w:val="en-GB"/>
              </w:rPr>
              <w:t>Code</w:t>
            </w:r>
            <w:commentRangeEnd w:id="1030"/>
            <w:r w:rsidR="00652C31">
              <w:rPr>
                <w:rStyle w:val="Odwoaniedokomentarza"/>
              </w:rPr>
              <w:commentReference w:id="1030"/>
            </w:r>
            <w:commentRangeEnd w:id="1031"/>
            <w:r w:rsidR="002946D5">
              <w:rPr>
                <w:rStyle w:val="Odwoaniedokomentarza"/>
              </w:rPr>
              <w:commentReference w:id="1031"/>
            </w:r>
          </w:p>
        </w:tc>
        <w:tc>
          <w:tcPr>
            <w:tcW w:w="4659" w:type="dxa"/>
            <w:shd w:val="clear" w:color="auto" w:fill="D9D9D9" w:themeFill="background1" w:themeFillShade="D9"/>
            <w:tcMar>
              <w:top w:w="30" w:type="dxa"/>
              <w:left w:w="30" w:type="dxa"/>
              <w:bottom w:w="20" w:type="dxa"/>
              <w:right w:w="30" w:type="dxa"/>
            </w:tcMar>
          </w:tcPr>
          <w:p w14:paraId="016F2DD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b/>
                <w:lang w:val="en-GB"/>
              </w:rPr>
              <w:t>Precondition</w:t>
            </w:r>
          </w:p>
        </w:tc>
      </w:tr>
      <w:tr w:rsidR="006D77DF" w:rsidRPr="00FF0611" w14:paraId="446FCBC5" w14:textId="77777777" w:rsidTr="00075624">
        <w:tc>
          <w:tcPr>
            <w:tcW w:w="555" w:type="dxa"/>
            <w:tcMar>
              <w:top w:w="30" w:type="dxa"/>
              <w:left w:w="30" w:type="dxa"/>
              <w:bottom w:w="20" w:type="dxa"/>
              <w:right w:w="30" w:type="dxa"/>
            </w:tcMar>
          </w:tcPr>
          <w:p w14:paraId="7AE8B7E2"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w:t>
            </w:r>
          </w:p>
        </w:tc>
        <w:tc>
          <w:tcPr>
            <w:tcW w:w="1965" w:type="dxa"/>
            <w:tcMar>
              <w:top w:w="30" w:type="dxa"/>
              <w:left w:w="30" w:type="dxa"/>
              <w:bottom w:w="20" w:type="dxa"/>
              <w:right w:w="30" w:type="dxa"/>
            </w:tcMar>
          </w:tcPr>
          <w:p w14:paraId="4CE35179" w14:textId="05871B41" w:rsidR="006D77DF" w:rsidRPr="00FF0611" w:rsidRDefault="006D77DF" w:rsidP="00E66310">
            <w:pPr>
              <w:rPr>
                <w:rFonts w:ascii="Times New Roman" w:hAnsi="Times New Roman" w:cs="Times New Roman"/>
                <w:lang w:val="en-GB"/>
              </w:rPr>
            </w:pPr>
            <w:r w:rsidRPr="00FF0611">
              <w:rPr>
                <w:rFonts w:ascii="Times New Roman" w:eastAsia="Courier New" w:hAnsi="Times New Roman" w:cs="Times New Roman"/>
                <w:color w:val="000000"/>
                <w:lang w:val="en-GB"/>
              </w:rPr>
              <w:t>FS</w:t>
            </w:r>
            <w:r w:rsidRPr="00FF0611">
              <w:rPr>
                <w:rFonts w:ascii="Times New Roman" w:hAnsi="Times New Roman" w:cs="Times New Roman"/>
                <w:lang w:val="en-GB"/>
              </w:rPr>
              <w:t xml:space="preserve"> as a funds related source to </w:t>
            </w:r>
            <w:r w:rsidRPr="00FF0611">
              <w:rPr>
                <w:rFonts w:ascii="Times New Roman" w:eastAsia="Courier New" w:hAnsi="Times New Roman" w:cs="Times New Roman"/>
                <w:color w:val="000000"/>
                <w:lang w:val="en-GB"/>
              </w:rPr>
              <w:t>EI</w:t>
            </w:r>
          </w:p>
        </w:tc>
        <w:tc>
          <w:tcPr>
            <w:tcW w:w="1303" w:type="dxa"/>
            <w:tcMar>
              <w:top w:w="30" w:type="dxa"/>
              <w:left w:w="30" w:type="dxa"/>
              <w:bottom w:w="20" w:type="dxa"/>
              <w:right w:w="30" w:type="dxa"/>
            </w:tcMar>
          </w:tcPr>
          <w:p w14:paraId="47B974A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x_fundingSource</w:t>
            </w:r>
          </w:p>
        </w:tc>
        <w:tc>
          <w:tcPr>
            <w:tcW w:w="4659" w:type="dxa"/>
            <w:tcMar>
              <w:top w:w="30" w:type="dxa"/>
              <w:left w:w="30" w:type="dxa"/>
              <w:bottom w:w="20" w:type="dxa"/>
              <w:right w:w="30" w:type="dxa"/>
            </w:tcMar>
          </w:tcPr>
          <w:p w14:paraId="30BC5759" w14:textId="01F136D2"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associated by a </w:t>
            </w:r>
            <w:r w:rsidR="00075624" w:rsidRPr="00FF0611">
              <w:rPr>
                <w:rFonts w:ascii="Times New Roman" w:hAnsi="Times New Roman" w:cs="Times New Roman"/>
                <w:lang w:val="en-GB"/>
              </w:rPr>
              <w:t>CA</w:t>
            </w:r>
            <w:r w:rsidRPr="00FF0611">
              <w:rPr>
                <w:rFonts w:ascii="Times New Roman" w:hAnsi="Times New Roman" w:cs="Times New Roman"/>
                <w:lang w:val="en-GB"/>
              </w:rPr>
              <w:t xml:space="preserve"> with a specific need</w:t>
            </w:r>
          </w:p>
        </w:tc>
      </w:tr>
      <w:tr w:rsidR="006D77DF" w:rsidRPr="00FF0611" w14:paraId="592973FD" w14:textId="77777777" w:rsidTr="00075624">
        <w:tc>
          <w:tcPr>
            <w:tcW w:w="555" w:type="dxa"/>
            <w:tcMar>
              <w:top w:w="30" w:type="dxa"/>
              <w:left w:w="30" w:type="dxa"/>
              <w:bottom w:w="20" w:type="dxa"/>
              <w:right w:w="30" w:type="dxa"/>
            </w:tcMar>
          </w:tcPr>
          <w:p w14:paraId="0FE927A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2</w:t>
            </w:r>
          </w:p>
        </w:tc>
        <w:tc>
          <w:tcPr>
            <w:tcW w:w="1965" w:type="dxa"/>
            <w:tcMar>
              <w:top w:w="30" w:type="dxa"/>
              <w:left w:w="30" w:type="dxa"/>
              <w:bottom w:w="20" w:type="dxa"/>
              <w:right w:w="30" w:type="dxa"/>
            </w:tcMar>
          </w:tcPr>
          <w:p w14:paraId="7EA1DD8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EI</w:t>
            </w:r>
            <w:r w:rsidRPr="00FF0611">
              <w:rPr>
                <w:rFonts w:ascii="Times New Roman" w:hAnsi="Times New Roman" w:cs="Times New Roman"/>
                <w:lang w:val="en-GB"/>
              </w:rPr>
              <w:t xml:space="preserve"> as to related class of need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22BD151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x_expenditureItem</w:t>
            </w:r>
          </w:p>
        </w:tc>
        <w:tc>
          <w:tcPr>
            <w:tcW w:w="4659" w:type="dxa"/>
            <w:tcMar>
              <w:top w:w="30" w:type="dxa"/>
              <w:left w:w="30" w:type="dxa"/>
              <w:bottom w:w="20" w:type="dxa"/>
              <w:right w:w="30" w:type="dxa"/>
            </w:tcMar>
          </w:tcPr>
          <w:p w14:paraId="4ADE9C92" w14:textId="7CE12531"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A procurement</w:t>
            </w:r>
            <w:r w:rsidR="006D77DF" w:rsidRPr="00FF0611">
              <w:rPr>
                <w:rFonts w:ascii="Times New Roman" w:hAnsi="Times New Roman" w:cs="Times New Roman"/>
                <w:lang w:val="en-GB"/>
              </w:rPr>
              <w:t xml:space="preserve"> process is initiated by a </w:t>
            </w:r>
            <w:r w:rsidRPr="00FF0611">
              <w:rPr>
                <w:rFonts w:ascii="Times New Roman" w:hAnsi="Times New Roman" w:cs="Times New Roman"/>
                <w:lang w:val="en-GB"/>
              </w:rPr>
              <w:t>CA</w:t>
            </w:r>
            <w:r w:rsidR="006D77DF" w:rsidRPr="00FF0611">
              <w:rPr>
                <w:rFonts w:ascii="Times New Roman" w:hAnsi="Times New Roman" w:cs="Times New Roman"/>
                <w:lang w:val="en-GB"/>
              </w:rPr>
              <w:t xml:space="preserve"> based on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specific classified need</w:t>
            </w:r>
          </w:p>
        </w:tc>
      </w:tr>
      <w:tr w:rsidR="006D77DF" w:rsidRPr="00FF0611" w14:paraId="5C160BCD" w14:textId="77777777" w:rsidTr="00075624">
        <w:tc>
          <w:tcPr>
            <w:tcW w:w="555" w:type="dxa"/>
            <w:tcMar>
              <w:top w:w="30" w:type="dxa"/>
              <w:left w:w="30" w:type="dxa"/>
              <w:bottom w:w="20" w:type="dxa"/>
              <w:right w:w="30" w:type="dxa"/>
            </w:tcMar>
          </w:tcPr>
          <w:p w14:paraId="2653A0C8"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3</w:t>
            </w:r>
          </w:p>
        </w:tc>
        <w:tc>
          <w:tcPr>
            <w:tcW w:w="1965" w:type="dxa"/>
            <w:tcMar>
              <w:top w:w="30" w:type="dxa"/>
              <w:left w:w="30" w:type="dxa"/>
              <w:bottom w:w="20" w:type="dxa"/>
              <w:right w:w="30" w:type="dxa"/>
            </w:tcMar>
          </w:tcPr>
          <w:p w14:paraId="714BD366" w14:textId="563C013F"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FS</w:t>
            </w:r>
            <w:r w:rsidR="00075624" w:rsidRPr="00FF0611">
              <w:rPr>
                <w:rFonts w:ascii="Times New Roman" w:hAnsi="Times New Roman" w:cs="Times New Roman"/>
                <w:lang w:val="en-GB"/>
              </w:rPr>
              <w:t xml:space="preserve"> as</w:t>
            </w:r>
            <w:r w:rsidRPr="00FF0611">
              <w:rPr>
                <w:rFonts w:ascii="Times New Roman" w:hAnsi="Times New Roman" w:cs="Times New Roman"/>
                <w:lang w:val="en-GB"/>
              </w:rPr>
              <w:t xml:space="preserve"> allocated funds source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04F9D97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x_fundingSource</w:t>
            </w:r>
          </w:p>
        </w:tc>
        <w:tc>
          <w:tcPr>
            <w:tcW w:w="4659" w:type="dxa"/>
            <w:tcMar>
              <w:top w:w="30" w:type="dxa"/>
              <w:left w:w="30" w:type="dxa"/>
              <w:bottom w:w="20" w:type="dxa"/>
              <w:right w:w="30" w:type="dxa"/>
            </w:tcMar>
          </w:tcPr>
          <w:p w14:paraId="00190D0B" w14:textId="007648B3"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allocated by a </w:t>
            </w:r>
            <w:r w:rsidR="00075624" w:rsidRPr="00FF0611">
              <w:rPr>
                <w:rFonts w:ascii="Times New Roman" w:hAnsi="Times New Roman" w:cs="Times New Roman"/>
                <w:lang w:val="en-GB"/>
              </w:rPr>
              <w:t>CA</w:t>
            </w:r>
            <w:r w:rsidRPr="00FF0611">
              <w:rPr>
                <w:rFonts w:ascii="Times New Roman" w:hAnsi="Times New Roman" w:cs="Times New Roman"/>
                <w:lang w:val="en-GB"/>
              </w:rPr>
              <w:t xml:space="preserve"> to cover </w:t>
            </w:r>
            <w:r w:rsidR="00075624" w:rsidRPr="00FF0611">
              <w:rPr>
                <w:rFonts w:ascii="Times New Roman" w:hAnsi="Times New Roman" w:cs="Times New Roman"/>
                <w:lang w:val="en-GB"/>
              </w:rPr>
              <w:t>a future</w:t>
            </w:r>
            <w:r w:rsidRPr="00FF0611">
              <w:rPr>
                <w:rFonts w:ascii="Times New Roman" w:hAnsi="Times New Roman" w:cs="Times New Roman"/>
                <w:lang w:val="en-GB"/>
              </w:rPr>
              <w:t xml:space="preserve"> contract (or </w:t>
            </w:r>
            <w:r w:rsidR="00075624" w:rsidRPr="00FF0611">
              <w:rPr>
                <w:rFonts w:ascii="Times New Roman" w:hAnsi="Times New Roman" w:cs="Times New Roman"/>
                <w:lang w:val="en-GB"/>
              </w:rPr>
              <w:t>a</w:t>
            </w:r>
            <w:r w:rsidRPr="00FF0611">
              <w:rPr>
                <w:rFonts w:ascii="Times New Roman" w:hAnsi="Times New Roman" w:cs="Times New Roman"/>
                <w:lang w:val="en-GB"/>
              </w:rPr>
              <w:t xml:space="preserve"> part</w:t>
            </w:r>
            <w:r w:rsidR="00075624" w:rsidRPr="00FF0611">
              <w:rPr>
                <w:rFonts w:ascii="Times New Roman" w:hAnsi="Times New Roman" w:cs="Times New Roman"/>
                <w:lang w:val="en-GB"/>
              </w:rPr>
              <w:t xml:space="preserve"> of it</w:t>
            </w:r>
            <w:r w:rsidRPr="00FF0611">
              <w:rPr>
                <w:rFonts w:ascii="Times New Roman" w:hAnsi="Times New Roman" w:cs="Times New Roman"/>
                <w:lang w:val="en-GB"/>
              </w:rPr>
              <w:t>)</w:t>
            </w:r>
          </w:p>
        </w:tc>
      </w:tr>
      <w:tr w:rsidR="006D77DF" w:rsidRPr="00FF0611" w14:paraId="474DAD41" w14:textId="77777777" w:rsidTr="00075624">
        <w:tc>
          <w:tcPr>
            <w:tcW w:w="555" w:type="dxa"/>
            <w:tcMar>
              <w:top w:w="30" w:type="dxa"/>
              <w:left w:w="30" w:type="dxa"/>
              <w:bottom w:w="20" w:type="dxa"/>
              <w:right w:w="30" w:type="dxa"/>
            </w:tcMar>
          </w:tcPr>
          <w:p w14:paraId="54CFA92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4</w:t>
            </w:r>
          </w:p>
        </w:tc>
        <w:tc>
          <w:tcPr>
            <w:tcW w:w="1965" w:type="dxa"/>
            <w:tcMar>
              <w:top w:w="30" w:type="dxa"/>
              <w:left w:w="30" w:type="dxa"/>
              <w:bottom w:w="20" w:type="dxa"/>
              <w:right w:w="30" w:type="dxa"/>
            </w:tcMar>
          </w:tcPr>
          <w:p w14:paraId="3D98A03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subsidized stream to </w:t>
            </w:r>
            <w:r w:rsidRPr="00FF0611">
              <w:rPr>
                <w:rFonts w:ascii="Times New Roman" w:eastAsia="Courier New" w:hAnsi="Times New Roman" w:cs="Times New Roman"/>
                <w:color w:val="000000"/>
                <w:lang w:val="en-GB"/>
              </w:rPr>
              <w:t>FS</w:t>
            </w:r>
          </w:p>
        </w:tc>
        <w:tc>
          <w:tcPr>
            <w:tcW w:w="1303" w:type="dxa"/>
            <w:tcMar>
              <w:top w:w="30" w:type="dxa"/>
              <w:left w:w="30" w:type="dxa"/>
              <w:bottom w:w="20" w:type="dxa"/>
              <w:right w:w="30" w:type="dxa"/>
            </w:tcMar>
          </w:tcPr>
          <w:p w14:paraId="2348666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x_execution</w:t>
            </w:r>
          </w:p>
        </w:tc>
        <w:tc>
          <w:tcPr>
            <w:tcW w:w="4659" w:type="dxa"/>
            <w:tcMar>
              <w:top w:w="30" w:type="dxa"/>
              <w:left w:w="30" w:type="dxa"/>
              <w:bottom w:w="20" w:type="dxa"/>
              <w:right w:w="30" w:type="dxa"/>
            </w:tcMar>
          </w:tcPr>
          <w:p w14:paraId="2B8C7ABF" w14:textId="71F4C7B3"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Funds approved to cover </w:t>
            </w:r>
            <w:r w:rsidR="00075624" w:rsidRPr="00FF0611">
              <w:rPr>
                <w:rFonts w:ascii="Times New Roman" w:hAnsi="Times New Roman" w:cs="Times New Roman"/>
                <w:lang w:val="en-GB"/>
              </w:rPr>
              <w:t>a future</w:t>
            </w:r>
            <w:r w:rsidRPr="00FF0611">
              <w:rPr>
                <w:rFonts w:ascii="Times New Roman" w:hAnsi="Times New Roman" w:cs="Times New Roman"/>
                <w:lang w:val="en-GB"/>
              </w:rPr>
              <w:t xml:space="preserve"> contract (or </w:t>
            </w:r>
            <w:r w:rsidR="00075624" w:rsidRPr="00FF0611">
              <w:rPr>
                <w:rFonts w:ascii="Times New Roman" w:hAnsi="Times New Roman" w:cs="Times New Roman"/>
                <w:lang w:val="en-GB"/>
              </w:rPr>
              <w:t>a part of it</w:t>
            </w:r>
            <w:r w:rsidRPr="00FF0611">
              <w:rPr>
                <w:rFonts w:ascii="Times New Roman" w:hAnsi="Times New Roman" w:cs="Times New Roman"/>
                <w:lang w:val="en-GB"/>
              </w:rPr>
              <w:t>)</w:t>
            </w:r>
          </w:p>
        </w:tc>
      </w:tr>
      <w:tr w:rsidR="006D77DF" w:rsidRPr="00FF0611" w14:paraId="3D432720" w14:textId="77777777" w:rsidTr="00075624">
        <w:tc>
          <w:tcPr>
            <w:tcW w:w="555" w:type="dxa"/>
            <w:tcMar>
              <w:top w:w="30" w:type="dxa"/>
              <w:left w:w="30" w:type="dxa"/>
              <w:bottom w:w="20" w:type="dxa"/>
              <w:right w:w="30" w:type="dxa"/>
            </w:tcMar>
          </w:tcPr>
          <w:p w14:paraId="09FC757A"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5</w:t>
            </w:r>
          </w:p>
        </w:tc>
        <w:tc>
          <w:tcPr>
            <w:tcW w:w="1965" w:type="dxa"/>
            <w:tcMar>
              <w:top w:w="30" w:type="dxa"/>
              <w:left w:w="30" w:type="dxa"/>
              <w:bottom w:w="20" w:type="dxa"/>
              <w:right w:w="30" w:type="dxa"/>
            </w:tcMar>
          </w:tcPr>
          <w:p w14:paraId="35337B2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 planning phase to </w:t>
            </w:r>
            <w:r w:rsidRPr="00FF0611">
              <w:rPr>
                <w:rFonts w:ascii="Times New Roman" w:eastAsia="Courier New" w:hAnsi="Times New Roman" w:cs="Times New Roman"/>
                <w:color w:val="000000"/>
                <w:lang w:val="en-GB"/>
              </w:rPr>
              <w:t>CP</w:t>
            </w:r>
          </w:p>
        </w:tc>
        <w:tc>
          <w:tcPr>
            <w:tcW w:w="1303" w:type="dxa"/>
            <w:tcMar>
              <w:top w:w="30" w:type="dxa"/>
              <w:left w:w="30" w:type="dxa"/>
              <w:bottom w:w="20" w:type="dxa"/>
              <w:right w:w="30" w:type="dxa"/>
            </w:tcMar>
          </w:tcPr>
          <w:p w14:paraId="130832A1"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3C8B0B74" w14:textId="2EAA3F1E"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Procurement plan regarding</w:t>
            </w:r>
            <w:r w:rsidR="006D77DF" w:rsidRPr="00FF0611">
              <w:rPr>
                <w:rFonts w:ascii="Times New Roman" w:hAnsi="Times New Roman" w:cs="Times New Roman"/>
                <w:lang w:val="en-GB"/>
              </w:rPr>
              <w:t xml:space="preserve">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 xml:space="preserve">specific </w:t>
            </w:r>
            <w:r w:rsidRPr="00FF0611">
              <w:rPr>
                <w:rFonts w:ascii="Times New Roman" w:hAnsi="Times New Roman" w:cs="Times New Roman"/>
                <w:lang w:val="en-GB"/>
              </w:rPr>
              <w:t>procurement</w:t>
            </w:r>
            <w:r w:rsidR="006D77DF" w:rsidRPr="00FF0611">
              <w:rPr>
                <w:rFonts w:ascii="Times New Roman" w:hAnsi="Times New Roman" w:cs="Times New Roman"/>
                <w:lang w:val="en-GB"/>
              </w:rPr>
              <w:t xml:space="preserve"> process</w:t>
            </w:r>
          </w:p>
        </w:tc>
      </w:tr>
      <w:tr w:rsidR="006D77DF" w:rsidRPr="00FF0611" w14:paraId="53A8A12B" w14:textId="77777777" w:rsidTr="00075624">
        <w:tc>
          <w:tcPr>
            <w:tcW w:w="555" w:type="dxa"/>
            <w:tcMar>
              <w:top w:w="30" w:type="dxa"/>
              <w:left w:w="30" w:type="dxa"/>
              <w:bottom w:w="20" w:type="dxa"/>
              <w:right w:w="30" w:type="dxa"/>
            </w:tcMar>
          </w:tcPr>
          <w:p w14:paraId="5440C320"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6</w:t>
            </w:r>
          </w:p>
        </w:tc>
        <w:tc>
          <w:tcPr>
            <w:tcW w:w="1965" w:type="dxa"/>
            <w:tcMar>
              <w:top w:w="30" w:type="dxa"/>
              <w:left w:w="30" w:type="dxa"/>
              <w:bottom w:w="20" w:type="dxa"/>
              <w:right w:w="30" w:type="dxa"/>
            </w:tcMar>
          </w:tcPr>
          <w:p w14:paraId="538A8DEC"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parent to a </w:t>
            </w:r>
            <w:r w:rsidRPr="00FF0611">
              <w:rPr>
                <w:rFonts w:ascii="Times New Roman" w:eastAsia="Courier New" w:hAnsi="Times New Roman" w:cs="Times New Roman"/>
                <w:color w:val="000000"/>
                <w:lang w:val="en-GB"/>
              </w:rPr>
              <w:t>PN</w:t>
            </w:r>
          </w:p>
        </w:tc>
        <w:tc>
          <w:tcPr>
            <w:tcW w:w="1303" w:type="dxa"/>
            <w:tcMar>
              <w:top w:w="30" w:type="dxa"/>
              <w:left w:w="30" w:type="dxa"/>
              <w:bottom w:w="20" w:type="dxa"/>
              <w:right w:w="30" w:type="dxa"/>
            </w:tcMar>
          </w:tcPr>
          <w:p w14:paraId="057374C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395381D5" w14:textId="56E8A806"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Planning phase is started for this </w:t>
            </w:r>
            <w:r w:rsidR="00075624"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r>
      <w:tr w:rsidR="006D77DF" w:rsidRPr="00FF0611" w14:paraId="2C139A29" w14:textId="77777777" w:rsidTr="00075624">
        <w:tc>
          <w:tcPr>
            <w:tcW w:w="555" w:type="dxa"/>
            <w:tcMar>
              <w:top w:w="30" w:type="dxa"/>
              <w:left w:w="30" w:type="dxa"/>
              <w:bottom w:w="20" w:type="dxa"/>
              <w:right w:w="30" w:type="dxa"/>
            </w:tcMar>
          </w:tcPr>
          <w:p w14:paraId="073BD1D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7</w:t>
            </w:r>
          </w:p>
        </w:tc>
        <w:tc>
          <w:tcPr>
            <w:tcW w:w="1965" w:type="dxa"/>
            <w:tcMar>
              <w:top w:w="30" w:type="dxa"/>
              <w:left w:w="30" w:type="dxa"/>
              <w:bottom w:w="20" w:type="dxa"/>
              <w:right w:w="30" w:type="dxa"/>
            </w:tcMar>
          </w:tcPr>
          <w:p w14:paraId="1CED786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related framework to </w:t>
            </w:r>
            <w:r w:rsidRPr="00FF0611">
              <w:rPr>
                <w:rFonts w:ascii="Times New Roman" w:eastAsia="Courier New" w:hAnsi="Times New Roman" w:cs="Times New Roman"/>
                <w:color w:val="000000"/>
                <w:lang w:val="en-GB"/>
              </w:rPr>
              <w:t>PN</w:t>
            </w:r>
          </w:p>
        </w:tc>
        <w:tc>
          <w:tcPr>
            <w:tcW w:w="1303" w:type="dxa"/>
            <w:tcMar>
              <w:top w:w="30" w:type="dxa"/>
              <w:left w:w="30" w:type="dxa"/>
              <w:bottom w:w="20" w:type="dxa"/>
              <w:right w:w="30" w:type="dxa"/>
            </w:tcMar>
          </w:tcPr>
          <w:p w14:paraId="5D2FC3DB"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framework</w:t>
            </w:r>
          </w:p>
        </w:tc>
        <w:tc>
          <w:tcPr>
            <w:tcW w:w="4659" w:type="dxa"/>
            <w:tcMar>
              <w:top w:w="30" w:type="dxa"/>
              <w:left w:w="30" w:type="dxa"/>
              <w:bottom w:w="20" w:type="dxa"/>
              <w:right w:w="30" w:type="dxa"/>
            </w:tcMar>
          </w:tcPr>
          <w:p w14:paraId="0C797F41" w14:textId="53F23DF2"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w:t>
            </w:r>
            <w:r w:rsidR="006D77DF" w:rsidRPr="00FF0611">
              <w:rPr>
                <w:rFonts w:ascii="Times New Roman" w:hAnsi="Times New Roman" w:cs="Times New Roman"/>
                <w:lang w:val="en-GB"/>
              </w:rPr>
              <w:t xml:space="preserve"> indicated by a </w:t>
            </w:r>
            <w:r w:rsidRPr="00FF0611">
              <w:rPr>
                <w:rFonts w:ascii="Times New Roman" w:hAnsi="Times New Roman" w:cs="Times New Roman"/>
                <w:lang w:val="en-GB"/>
              </w:rPr>
              <w:t>CA</w:t>
            </w:r>
            <w:r w:rsidR="006D77DF" w:rsidRPr="00FF0611">
              <w:rPr>
                <w:rFonts w:ascii="Times New Roman" w:hAnsi="Times New Roman" w:cs="Times New Roman"/>
                <w:lang w:val="en-GB"/>
              </w:rPr>
              <w:t xml:space="preserve"> for further aggregation</w:t>
            </w:r>
          </w:p>
        </w:tc>
      </w:tr>
      <w:tr w:rsidR="006D77DF" w:rsidRPr="00FF0611" w14:paraId="733A1DB7" w14:textId="77777777" w:rsidTr="00075624">
        <w:tc>
          <w:tcPr>
            <w:tcW w:w="555" w:type="dxa"/>
            <w:tcMar>
              <w:top w:w="30" w:type="dxa"/>
              <w:left w:w="30" w:type="dxa"/>
              <w:bottom w:w="20" w:type="dxa"/>
              <w:right w:w="30" w:type="dxa"/>
            </w:tcMar>
          </w:tcPr>
          <w:p w14:paraId="070DDD8E"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8</w:t>
            </w:r>
          </w:p>
        </w:tc>
        <w:tc>
          <w:tcPr>
            <w:tcW w:w="1965" w:type="dxa"/>
            <w:tcMar>
              <w:top w:w="30" w:type="dxa"/>
              <w:left w:w="30" w:type="dxa"/>
              <w:bottom w:w="20" w:type="dxa"/>
              <w:right w:w="30" w:type="dxa"/>
            </w:tcMar>
          </w:tcPr>
          <w:p w14:paraId="39F94F14"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 demand requested to be included to </w:t>
            </w:r>
            <w:r w:rsidRPr="00FF0611">
              <w:rPr>
                <w:rFonts w:ascii="Times New Roman" w:eastAsia="Courier New" w:hAnsi="Times New Roman" w:cs="Times New Roman"/>
                <w:color w:val="000000"/>
                <w:lang w:val="en-GB"/>
              </w:rPr>
              <w:t>FA</w:t>
            </w:r>
          </w:p>
        </w:tc>
        <w:tc>
          <w:tcPr>
            <w:tcW w:w="1303" w:type="dxa"/>
            <w:tcMar>
              <w:top w:w="30" w:type="dxa"/>
              <w:left w:w="30" w:type="dxa"/>
              <w:bottom w:w="20" w:type="dxa"/>
              <w:right w:w="30" w:type="dxa"/>
            </w:tcMar>
          </w:tcPr>
          <w:p w14:paraId="2C5B787A"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x_demand</w:t>
            </w:r>
          </w:p>
        </w:tc>
        <w:tc>
          <w:tcPr>
            <w:tcW w:w="4659" w:type="dxa"/>
            <w:tcMar>
              <w:top w:w="30" w:type="dxa"/>
              <w:left w:w="30" w:type="dxa"/>
              <w:bottom w:w="20" w:type="dxa"/>
              <w:right w:w="30" w:type="dxa"/>
            </w:tcMar>
          </w:tcPr>
          <w:p w14:paraId="4C299B5D" w14:textId="56B63238"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Planned demand is requested by a </w:t>
            </w:r>
            <w:r w:rsidR="00075624" w:rsidRPr="00FF0611">
              <w:rPr>
                <w:rFonts w:ascii="Times New Roman" w:hAnsi="Times New Roman" w:cs="Times New Roman"/>
                <w:lang w:val="en-GB"/>
              </w:rPr>
              <w:t>CA</w:t>
            </w:r>
            <w:r w:rsidRPr="00FF0611">
              <w:rPr>
                <w:rFonts w:ascii="Times New Roman" w:hAnsi="Times New Roman" w:cs="Times New Roman"/>
                <w:lang w:val="en-GB"/>
              </w:rPr>
              <w:t xml:space="preserve"> to be included into </w:t>
            </w:r>
            <w:r w:rsidR="00075624" w:rsidRPr="00FF0611">
              <w:rPr>
                <w:rFonts w:ascii="Times New Roman" w:hAnsi="Times New Roman" w:cs="Times New Roman"/>
                <w:lang w:val="en-GB"/>
              </w:rPr>
              <w:t>the</w:t>
            </w:r>
            <w:r w:rsidRPr="00FF0611">
              <w:rPr>
                <w:rFonts w:ascii="Times New Roman" w:hAnsi="Times New Roman" w:cs="Times New Roman"/>
                <w:lang w:val="en-GB"/>
              </w:rPr>
              <w:t xml:space="preserve"> scope of </w:t>
            </w:r>
            <w:r w:rsidR="00075624" w:rsidRPr="00FF0611">
              <w:rPr>
                <w:rFonts w:ascii="Times New Roman" w:hAnsi="Times New Roman" w:cs="Times New Roman"/>
                <w:lang w:val="en-GB"/>
              </w:rPr>
              <w:t>a FA managed</w:t>
            </w:r>
            <w:r w:rsidRPr="00FF0611">
              <w:rPr>
                <w:rFonts w:ascii="Times New Roman" w:hAnsi="Times New Roman" w:cs="Times New Roman"/>
                <w:lang w:val="en-GB"/>
              </w:rPr>
              <w:t xml:space="preserve"> by </w:t>
            </w:r>
            <w:r w:rsidR="00075624" w:rsidRPr="00FF0611">
              <w:rPr>
                <w:rFonts w:ascii="Times New Roman" w:hAnsi="Times New Roman" w:cs="Times New Roman"/>
                <w:lang w:val="en-GB"/>
              </w:rPr>
              <w:t xml:space="preserve">a </w:t>
            </w:r>
            <w:r w:rsidRPr="00FF0611">
              <w:rPr>
                <w:rFonts w:ascii="Times New Roman" w:hAnsi="Times New Roman" w:cs="Times New Roman"/>
                <w:lang w:val="en-GB"/>
              </w:rPr>
              <w:t>CPB</w:t>
            </w:r>
          </w:p>
        </w:tc>
      </w:tr>
      <w:tr w:rsidR="006D77DF" w:rsidRPr="00FF0611" w14:paraId="52C266EA" w14:textId="77777777" w:rsidTr="00075624">
        <w:tc>
          <w:tcPr>
            <w:tcW w:w="555" w:type="dxa"/>
            <w:tcMar>
              <w:top w:w="30" w:type="dxa"/>
              <w:left w:w="30" w:type="dxa"/>
              <w:bottom w:w="20" w:type="dxa"/>
              <w:right w:w="30" w:type="dxa"/>
            </w:tcMar>
          </w:tcPr>
          <w:p w14:paraId="1792FB01"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9</w:t>
            </w:r>
          </w:p>
        </w:tc>
        <w:tc>
          <w:tcPr>
            <w:tcW w:w="1965" w:type="dxa"/>
            <w:tcMar>
              <w:top w:w="30" w:type="dxa"/>
              <w:left w:w="30" w:type="dxa"/>
              <w:bottom w:w="20" w:type="dxa"/>
              <w:right w:w="30" w:type="dxa"/>
            </w:tcMar>
          </w:tcPr>
          <w:p w14:paraId="7CB4233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AP</w:t>
            </w:r>
            <w:r w:rsidRPr="00FF0611">
              <w:rPr>
                <w:rFonts w:ascii="Times New Roman" w:hAnsi="Times New Roman" w:cs="Times New Roman"/>
                <w:lang w:val="en-GB"/>
              </w:rPr>
              <w:t xml:space="preserve"> as a planning phase to </w:t>
            </w:r>
            <w:r w:rsidRPr="00FF0611">
              <w:rPr>
                <w:rFonts w:ascii="Times New Roman" w:eastAsia="Courier New" w:hAnsi="Times New Roman" w:cs="Times New Roman"/>
                <w:color w:val="000000"/>
                <w:lang w:val="en-GB"/>
              </w:rPr>
              <w:t>FA</w:t>
            </w:r>
          </w:p>
        </w:tc>
        <w:tc>
          <w:tcPr>
            <w:tcW w:w="1303" w:type="dxa"/>
            <w:tcMar>
              <w:top w:w="30" w:type="dxa"/>
              <w:left w:w="30" w:type="dxa"/>
              <w:bottom w:w="20" w:type="dxa"/>
              <w:right w:w="30" w:type="dxa"/>
            </w:tcMar>
          </w:tcPr>
          <w:p w14:paraId="25B7C44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15F0D259" w14:textId="359E127A"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Aggregated demand for </w:t>
            </w:r>
            <w:r w:rsidR="00075624" w:rsidRPr="00FF0611">
              <w:rPr>
                <w:rFonts w:ascii="Times New Roman" w:hAnsi="Times New Roman" w:cs="Times New Roman"/>
                <w:lang w:val="en-GB"/>
              </w:rPr>
              <w:t xml:space="preserve">a </w:t>
            </w:r>
            <w:r w:rsidRPr="00FF0611">
              <w:rPr>
                <w:rFonts w:ascii="Times New Roman" w:hAnsi="Times New Roman" w:cs="Times New Roman"/>
                <w:lang w:val="en-GB"/>
              </w:rPr>
              <w:t xml:space="preserve">specific </w:t>
            </w:r>
            <w:r w:rsidR="00075624" w:rsidRPr="00FF0611">
              <w:rPr>
                <w:rFonts w:ascii="Times New Roman" w:hAnsi="Times New Roman" w:cs="Times New Roman"/>
                <w:lang w:val="en-GB"/>
              </w:rPr>
              <w:t>FA</w:t>
            </w:r>
          </w:p>
        </w:tc>
      </w:tr>
      <w:tr w:rsidR="006D77DF" w:rsidRPr="00FF0611" w14:paraId="545E34C8" w14:textId="77777777" w:rsidTr="00075624">
        <w:tc>
          <w:tcPr>
            <w:tcW w:w="555" w:type="dxa"/>
            <w:tcMar>
              <w:top w:w="30" w:type="dxa"/>
              <w:left w:w="30" w:type="dxa"/>
              <w:bottom w:w="20" w:type="dxa"/>
              <w:right w:w="30" w:type="dxa"/>
            </w:tcMar>
          </w:tcPr>
          <w:p w14:paraId="06F2FCE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10</w:t>
            </w:r>
          </w:p>
        </w:tc>
        <w:tc>
          <w:tcPr>
            <w:tcW w:w="1965" w:type="dxa"/>
            <w:tcMar>
              <w:top w:w="30" w:type="dxa"/>
              <w:left w:w="30" w:type="dxa"/>
              <w:bottom w:w="20" w:type="dxa"/>
              <w:right w:w="30" w:type="dxa"/>
            </w:tcMar>
          </w:tcPr>
          <w:p w14:paraId="32DCA785"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parent to a </w:t>
            </w:r>
            <w:r w:rsidRPr="00FF0611">
              <w:rPr>
                <w:rFonts w:ascii="Times New Roman" w:eastAsia="Courier New" w:hAnsi="Times New Roman" w:cs="Times New Roman"/>
                <w:color w:val="000000"/>
                <w:lang w:val="en-GB"/>
              </w:rPr>
              <w:t>AP</w:t>
            </w:r>
          </w:p>
        </w:tc>
        <w:tc>
          <w:tcPr>
            <w:tcW w:w="1303" w:type="dxa"/>
            <w:tcMar>
              <w:top w:w="30" w:type="dxa"/>
              <w:left w:w="30" w:type="dxa"/>
              <w:bottom w:w="20" w:type="dxa"/>
              <w:right w:w="30" w:type="dxa"/>
            </w:tcMar>
          </w:tcPr>
          <w:p w14:paraId="56137A5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44498ACA" w14:textId="4C508F89"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Aggregated planning is started for this </w:t>
            </w:r>
            <w:r w:rsidR="00075624" w:rsidRPr="00FF0611">
              <w:rPr>
                <w:rFonts w:ascii="Times New Roman" w:hAnsi="Times New Roman" w:cs="Times New Roman"/>
                <w:lang w:val="en-GB"/>
              </w:rPr>
              <w:t>FA</w:t>
            </w:r>
          </w:p>
        </w:tc>
      </w:tr>
      <w:tr w:rsidR="006D77DF" w:rsidRPr="00FF0611" w14:paraId="0BF8900D" w14:textId="77777777" w:rsidTr="00075624">
        <w:tc>
          <w:tcPr>
            <w:tcW w:w="555" w:type="dxa"/>
            <w:tcMar>
              <w:top w:w="30" w:type="dxa"/>
              <w:left w:w="30" w:type="dxa"/>
              <w:bottom w:w="20" w:type="dxa"/>
              <w:right w:w="30" w:type="dxa"/>
            </w:tcMar>
          </w:tcPr>
          <w:p w14:paraId="3D1BCED9"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11</w:t>
            </w:r>
          </w:p>
        </w:tc>
        <w:tc>
          <w:tcPr>
            <w:tcW w:w="1965" w:type="dxa"/>
            <w:tcMar>
              <w:top w:w="30" w:type="dxa"/>
              <w:left w:w="30" w:type="dxa"/>
              <w:bottom w:w="20" w:type="dxa"/>
              <w:right w:w="30" w:type="dxa"/>
            </w:tcMar>
          </w:tcPr>
          <w:p w14:paraId="6EDB2DC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PN</w:t>
            </w:r>
            <w:r w:rsidRPr="00FF0611">
              <w:rPr>
                <w:rFonts w:ascii="Times New Roman" w:hAnsi="Times New Roman" w:cs="Times New Roman"/>
                <w:lang w:val="en-GB"/>
              </w:rPr>
              <w:t xml:space="preserve"> as an aggregated scope to </w:t>
            </w:r>
            <w:r w:rsidRPr="00FF0611">
              <w:rPr>
                <w:rFonts w:ascii="Times New Roman" w:eastAsia="Courier New" w:hAnsi="Times New Roman" w:cs="Times New Roman"/>
                <w:color w:val="000000"/>
                <w:lang w:val="en-GB"/>
              </w:rPr>
              <w:t>AP</w:t>
            </w:r>
          </w:p>
        </w:tc>
        <w:tc>
          <w:tcPr>
            <w:tcW w:w="1303" w:type="dxa"/>
            <w:tcMar>
              <w:top w:w="30" w:type="dxa"/>
              <w:left w:w="30" w:type="dxa"/>
              <w:bottom w:w="20" w:type="dxa"/>
              <w:right w:w="30" w:type="dxa"/>
            </w:tcMar>
          </w:tcPr>
          <w:p w14:paraId="6978080D"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x_scope</w:t>
            </w:r>
          </w:p>
        </w:tc>
        <w:tc>
          <w:tcPr>
            <w:tcW w:w="4659" w:type="dxa"/>
            <w:tcMar>
              <w:top w:w="30" w:type="dxa"/>
              <w:left w:w="30" w:type="dxa"/>
              <w:bottom w:w="20" w:type="dxa"/>
              <w:right w:w="30" w:type="dxa"/>
            </w:tcMar>
          </w:tcPr>
          <w:p w14:paraId="3CD9D621" w14:textId="2C37974F"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A r</w:t>
            </w:r>
            <w:r w:rsidR="006D77DF" w:rsidRPr="00FF0611">
              <w:rPr>
                <w:rFonts w:ascii="Times New Roman" w:hAnsi="Times New Roman" w:cs="Times New Roman"/>
                <w:lang w:val="en-GB"/>
              </w:rPr>
              <w:t>equest</w:t>
            </w:r>
            <w:r w:rsidRPr="00FF0611">
              <w:rPr>
                <w:rFonts w:ascii="Times New Roman" w:hAnsi="Times New Roman" w:cs="Times New Roman"/>
                <w:lang w:val="en-GB"/>
              </w:rPr>
              <w:t xml:space="preserve"> for participation </w:t>
            </w:r>
            <w:r w:rsidR="006D77DF" w:rsidRPr="00FF0611">
              <w:rPr>
                <w:rFonts w:ascii="Times New Roman" w:hAnsi="Times New Roman" w:cs="Times New Roman"/>
                <w:lang w:val="en-GB"/>
              </w:rPr>
              <w:t xml:space="preserve">is approved by </w:t>
            </w:r>
            <w:r w:rsidRPr="00FF0611">
              <w:rPr>
                <w:rFonts w:ascii="Times New Roman" w:hAnsi="Times New Roman" w:cs="Times New Roman"/>
                <w:lang w:val="en-GB"/>
              </w:rPr>
              <w:t xml:space="preserve">the </w:t>
            </w:r>
            <w:r w:rsidR="006D77DF" w:rsidRPr="00FF0611">
              <w:rPr>
                <w:rFonts w:ascii="Times New Roman" w:hAnsi="Times New Roman" w:cs="Times New Roman"/>
                <w:lang w:val="en-GB"/>
              </w:rPr>
              <w:t xml:space="preserve">CPB, </w:t>
            </w:r>
            <w:r w:rsidRPr="00FF0611">
              <w:rPr>
                <w:rFonts w:ascii="Times New Roman" w:hAnsi="Times New Roman" w:cs="Times New Roman"/>
                <w:lang w:val="en-GB"/>
              </w:rPr>
              <w:t>and therefore the CA</w:t>
            </w:r>
            <w:r w:rsidR="006D77DF" w:rsidRPr="00FF0611">
              <w:rPr>
                <w:rFonts w:ascii="Times New Roman" w:hAnsi="Times New Roman" w:cs="Times New Roman"/>
                <w:lang w:val="en-GB"/>
              </w:rPr>
              <w:t xml:space="preserve">' demand is aggregated </w:t>
            </w:r>
            <w:r w:rsidRPr="00FF0611">
              <w:rPr>
                <w:rFonts w:ascii="Times New Roman" w:hAnsi="Times New Roman" w:cs="Times New Roman"/>
                <w:lang w:val="en-GB"/>
              </w:rPr>
              <w:t>to the FA</w:t>
            </w:r>
          </w:p>
        </w:tc>
      </w:tr>
      <w:tr w:rsidR="006D77DF" w:rsidRPr="00FF0611" w14:paraId="72EDCF5F" w14:textId="77777777" w:rsidTr="00075624">
        <w:tc>
          <w:tcPr>
            <w:tcW w:w="555" w:type="dxa"/>
            <w:tcMar>
              <w:top w:w="30" w:type="dxa"/>
              <w:left w:w="30" w:type="dxa"/>
              <w:bottom w:w="20" w:type="dxa"/>
              <w:right w:w="30" w:type="dxa"/>
            </w:tcMar>
          </w:tcPr>
          <w:p w14:paraId="59BAF0F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12</w:t>
            </w:r>
          </w:p>
        </w:tc>
        <w:tc>
          <w:tcPr>
            <w:tcW w:w="1965" w:type="dxa"/>
            <w:tcMar>
              <w:top w:w="30" w:type="dxa"/>
              <w:left w:w="30" w:type="dxa"/>
              <w:bottom w:w="20" w:type="dxa"/>
              <w:right w:w="30" w:type="dxa"/>
            </w:tcMar>
          </w:tcPr>
          <w:p w14:paraId="73BA9D40"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AP</w:t>
            </w:r>
            <w:r w:rsidRPr="00FF0611">
              <w:rPr>
                <w:rFonts w:ascii="Times New Roman" w:hAnsi="Times New Roman" w:cs="Times New Roman"/>
                <w:lang w:val="en-GB"/>
              </w:rPr>
              <w:t xml:space="preserve"> as an indicative forecast to </w:t>
            </w:r>
            <w:r w:rsidRPr="00FF0611">
              <w:rPr>
                <w:rFonts w:ascii="Times New Roman" w:eastAsia="Courier New" w:hAnsi="Times New Roman" w:cs="Times New Roman"/>
                <w:color w:val="000000"/>
                <w:lang w:val="en-GB"/>
              </w:rPr>
              <w:t>FE</w:t>
            </w:r>
          </w:p>
        </w:tc>
        <w:tc>
          <w:tcPr>
            <w:tcW w:w="1303" w:type="dxa"/>
            <w:tcMar>
              <w:top w:w="30" w:type="dxa"/>
              <w:left w:w="30" w:type="dxa"/>
              <w:bottom w:w="20" w:type="dxa"/>
              <w:right w:w="30" w:type="dxa"/>
            </w:tcMar>
          </w:tcPr>
          <w:p w14:paraId="592F8D9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w:t>
            </w:r>
          </w:p>
        </w:tc>
        <w:tc>
          <w:tcPr>
            <w:tcW w:w="4659" w:type="dxa"/>
            <w:tcMar>
              <w:top w:w="30" w:type="dxa"/>
              <w:left w:w="30" w:type="dxa"/>
              <w:bottom w:w="20" w:type="dxa"/>
              <w:right w:w="30" w:type="dxa"/>
            </w:tcMar>
          </w:tcPr>
          <w:p w14:paraId="1056F47B" w14:textId="184B2081"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 if</w:t>
            </w:r>
            <w:r w:rsidR="006D77DF" w:rsidRPr="00FF0611">
              <w:rPr>
                <w:rFonts w:ascii="Times New Roman" w:hAnsi="Times New Roman" w:cs="Times New Roman"/>
                <w:lang w:val="en-GB"/>
              </w:rPr>
              <w:t xml:space="preserve"> initiated by </w:t>
            </w:r>
            <w:r w:rsidRPr="00FF0611">
              <w:rPr>
                <w:rFonts w:ascii="Times New Roman" w:hAnsi="Times New Roman" w:cs="Times New Roman"/>
                <w:lang w:val="en-GB"/>
              </w:rPr>
              <w:t xml:space="preserve">the </w:t>
            </w:r>
            <w:r w:rsidR="006D77DF" w:rsidRPr="00FF0611">
              <w:rPr>
                <w:rFonts w:ascii="Times New Roman" w:hAnsi="Times New Roman" w:cs="Times New Roman"/>
                <w:lang w:val="en-GB"/>
              </w:rPr>
              <w:t xml:space="preserve">CPB based on </w:t>
            </w:r>
            <w:r w:rsidRPr="00FF0611">
              <w:rPr>
                <w:rFonts w:ascii="Times New Roman" w:hAnsi="Times New Roman" w:cs="Times New Roman"/>
                <w:lang w:val="en-GB"/>
              </w:rPr>
              <w:t xml:space="preserve">an </w:t>
            </w:r>
            <w:r w:rsidR="006D77DF" w:rsidRPr="00FF0611">
              <w:rPr>
                <w:rFonts w:ascii="Times New Roman" w:hAnsi="Times New Roman" w:cs="Times New Roman"/>
                <w:lang w:val="en-GB"/>
              </w:rPr>
              <w:t xml:space="preserve">aggregated plan </w:t>
            </w:r>
            <w:r w:rsidRPr="00FF0611">
              <w:rPr>
                <w:rFonts w:ascii="Times New Roman" w:hAnsi="Times New Roman" w:cs="Times New Roman"/>
                <w:lang w:val="en-GB"/>
              </w:rPr>
              <w:t>for this FA</w:t>
            </w:r>
          </w:p>
        </w:tc>
      </w:tr>
      <w:tr w:rsidR="006D77DF" w:rsidRPr="00FF0611" w14:paraId="464EFAA8" w14:textId="77777777" w:rsidTr="00075624">
        <w:tc>
          <w:tcPr>
            <w:tcW w:w="555" w:type="dxa"/>
            <w:tcMar>
              <w:top w:w="30" w:type="dxa"/>
              <w:left w:w="30" w:type="dxa"/>
              <w:bottom w:w="20" w:type="dxa"/>
              <w:right w:w="30" w:type="dxa"/>
            </w:tcMar>
          </w:tcPr>
          <w:p w14:paraId="283974A9"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13</w:t>
            </w:r>
          </w:p>
        </w:tc>
        <w:tc>
          <w:tcPr>
            <w:tcW w:w="1965" w:type="dxa"/>
            <w:tcMar>
              <w:top w:w="30" w:type="dxa"/>
              <w:left w:w="30" w:type="dxa"/>
              <w:bottom w:w="20" w:type="dxa"/>
              <w:right w:w="30" w:type="dxa"/>
            </w:tcMar>
          </w:tcPr>
          <w:p w14:paraId="3F3D48B1"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PQ</w:t>
            </w:r>
            <w:r w:rsidRPr="00FF0611">
              <w:rPr>
                <w:rFonts w:ascii="Times New Roman" w:hAnsi="Times New Roman" w:cs="Times New Roman"/>
                <w:lang w:val="en-GB"/>
              </w:rPr>
              <w:t xml:space="preserve"> as a pre-qualification phase to </w:t>
            </w:r>
            <w:r w:rsidRPr="00FF0611">
              <w:rPr>
                <w:rFonts w:ascii="Times New Roman" w:eastAsia="Courier New" w:hAnsi="Times New Roman" w:cs="Times New Roman"/>
                <w:color w:val="000000"/>
                <w:lang w:val="en-GB"/>
              </w:rPr>
              <w:t>FE</w:t>
            </w:r>
          </w:p>
        </w:tc>
        <w:tc>
          <w:tcPr>
            <w:tcW w:w="1303" w:type="dxa"/>
            <w:tcMar>
              <w:top w:w="30" w:type="dxa"/>
              <w:left w:w="30" w:type="dxa"/>
              <w:bottom w:w="20" w:type="dxa"/>
              <w:right w:w="30" w:type="dxa"/>
            </w:tcMar>
          </w:tcPr>
          <w:p w14:paraId="2D1A8B3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qualification</w:t>
            </w:r>
          </w:p>
        </w:tc>
        <w:tc>
          <w:tcPr>
            <w:tcW w:w="4659" w:type="dxa"/>
            <w:tcMar>
              <w:top w:w="30" w:type="dxa"/>
              <w:left w:w="30" w:type="dxa"/>
              <w:bottom w:w="20" w:type="dxa"/>
              <w:right w:w="30" w:type="dxa"/>
            </w:tcMar>
          </w:tcPr>
          <w:p w14:paraId="6E5B7972" w14:textId="2337E45F"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Pre-qualification phase is started for this </w:t>
            </w:r>
            <w:r w:rsidR="00075624" w:rsidRPr="00FF0611">
              <w:rPr>
                <w:rFonts w:ascii="Times New Roman" w:hAnsi="Times New Roman" w:cs="Times New Roman"/>
                <w:lang w:val="en-GB"/>
              </w:rPr>
              <w:t>FA</w:t>
            </w:r>
          </w:p>
        </w:tc>
      </w:tr>
      <w:tr w:rsidR="006D77DF" w:rsidRPr="00FF0611" w14:paraId="25E4D4F2" w14:textId="77777777" w:rsidTr="00075624">
        <w:tc>
          <w:tcPr>
            <w:tcW w:w="555" w:type="dxa"/>
            <w:tcMar>
              <w:top w:w="30" w:type="dxa"/>
              <w:left w:w="30" w:type="dxa"/>
              <w:bottom w:w="20" w:type="dxa"/>
              <w:right w:w="30" w:type="dxa"/>
            </w:tcMar>
          </w:tcPr>
          <w:p w14:paraId="5EF2DCC4"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14</w:t>
            </w:r>
          </w:p>
        </w:tc>
        <w:tc>
          <w:tcPr>
            <w:tcW w:w="1965" w:type="dxa"/>
            <w:tcMar>
              <w:top w:w="30" w:type="dxa"/>
              <w:left w:w="30" w:type="dxa"/>
              <w:bottom w:w="20" w:type="dxa"/>
              <w:right w:w="30" w:type="dxa"/>
            </w:tcMar>
          </w:tcPr>
          <w:p w14:paraId="260C2DF6"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a managing framework to </w:t>
            </w:r>
            <w:r w:rsidRPr="00FF0611">
              <w:rPr>
                <w:rFonts w:ascii="Times New Roman" w:eastAsia="Courier New" w:hAnsi="Times New Roman" w:cs="Times New Roman"/>
                <w:color w:val="000000"/>
                <w:lang w:val="en-GB"/>
              </w:rPr>
              <w:t>PaC</w:t>
            </w:r>
          </w:p>
        </w:tc>
        <w:tc>
          <w:tcPr>
            <w:tcW w:w="1303" w:type="dxa"/>
            <w:tcMar>
              <w:top w:w="30" w:type="dxa"/>
              <w:left w:w="30" w:type="dxa"/>
              <w:bottom w:w="20" w:type="dxa"/>
              <w:right w:w="30" w:type="dxa"/>
            </w:tcMar>
          </w:tcPr>
          <w:p w14:paraId="3C4BF947"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framework</w:t>
            </w:r>
          </w:p>
        </w:tc>
        <w:tc>
          <w:tcPr>
            <w:tcW w:w="4659" w:type="dxa"/>
            <w:tcMar>
              <w:top w:w="30" w:type="dxa"/>
              <w:left w:w="30" w:type="dxa"/>
              <w:bottom w:w="20" w:type="dxa"/>
              <w:right w:w="30" w:type="dxa"/>
            </w:tcMar>
          </w:tcPr>
          <w:p w14:paraId="49A6FA80" w14:textId="175C4D67"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PCR</w:t>
            </w:r>
            <w:r w:rsidR="006D77DF" w:rsidRPr="00FF0611">
              <w:rPr>
                <w:rFonts w:ascii="Times New Roman" w:hAnsi="Times New Roman" w:cs="Times New Roman"/>
                <w:lang w:val="en-GB"/>
              </w:rPr>
              <w:t xml:space="preserve"> is issued </w:t>
            </w:r>
            <w:r w:rsidRPr="00FF0611">
              <w:rPr>
                <w:rFonts w:ascii="Times New Roman" w:hAnsi="Times New Roman" w:cs="Times New Roman"/>
                <w:lang w:val="en-GB"/>
              </w:rPr>
              <w:t>by the CPB and send to selected EOs</w:t>
            </w:r>
          </w:p>
        </w:tc>
      </w:tr>
      <w:tr w:rsidR="006D77DF" w:rsidRPr="00FF0611" w14:paraId="23F12A5C" w14:textId="77777777" w:rsidTr="00075624">
        <w:tc>
          <w:tcPr>
            <w:tcW w:w="555" w:type="dxa"/>
            <w:tcMar>
              <w:top w:w="30" w:type="dxa"/>
              <w:left w:w="30" w:type="dxa"/>
              <w:bottom w:w="20" w:type="dxa"/>
              <w:right w:w="30" w:type="dxa"/>
            </w:tcMar>
          </w:tcPr>
          <w:p w14:paraId="56CA1696"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15</w:t>
            </w:r>
          </w:p>
        </w:tc>
        <w:tc>
          <w:tcPr>
            <w:tcW w:w="1965" w:type="dxa"/>
            <w:tcMar>
              <w:top w:w="30" w:type="dxa"/>
              <w:left w:w="30" w:type="dxa"/>
              <w:bottom w:w="20" w:type="dxa"/>
              <w:right w:w="30" w:type="dxa"/>
            </w:tcMar>
          </w:tcPr>
          <w:p w14:paraId="21D16E0F"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CP</w:t>
            </w:r>
            <w:r w:rsidRPr="00FF0611">
              <w:rPr>
                <w:rFonts w:ascii="Times New Roman" w:hAnsi="Times New Roman" w:cs="Times New Roman"/>
                <w:lang w:val="en-GB"/>
              </w:rPr>
              <w:t xml:space="preserve"> as a parent to </w:t>
            </w:r>
            <w:r w:rsidRPr="00FF0611">
              <w:rPr>
                <w:rFonts w:ascii="Times New Roman" w:eastAsia="Courier New" w:hAnsi="Times New Roman" w:cs="Times New Roman"/>
                <w:color w:val="000000"/>
                <w:lang w:val="en-GB"/>
              </w:rPr>
              <w:t>MC</w:t>
            </w:r>
          </w:p>
        </w:tc>
        <w:tc>
          <w:tcPr>
            <w:tcW w:w="1303" w:type="dxa"/>
            <w:tcMar>
              <w:top w:w="30" w:type="dxa"/>
              <w:left w:w="30" w:type="dxa"/>
              <w:bottom w:w="20" w:type="dxa"/>
              <w:right w:w="30" w:type="dxa"/>
            </w:tcMar>
          </w:tcPr>
          <w:p w14:paraId="7A77E8B2"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parent</w:t>
            </w:r>
          </w:p>
        </w:tc>
        <w:tc>
          <w:tcPr>
            <w:tcW w:w="4659" w:type="dxa"/>
            <w:tcMar>
              <w:top w:w="30" w:type="dxa"/>
              <w:left w:w="30" w:type="dxa"/>
              <w:bottom w:w="20" w:type="dxa"/>
              <w:right w:w="30" w:type="dxa"/>
            </w:tcMar>
          </w:tcPr>
          <w:p w14:paraId="6526FE28" w14:textId="311F4D98" w:rsidR="006D77DF" w:rsidRPr="00FF0611" w:rsidRDefault="00075624" w:rsidP="00075624">
            <w:pPr>
              <w:jc w:val="both"/>
              <w:rPr>
                <w:rFonts w:ascii="Times New Roman" w:hAnsi="Times New Roman" w:cs="Times New Roman"/>
                <w:lang w:val="en-GB"/>
              </w:rPr>
            </w:pPr>
            <w:r w:rsidRPr="00FF0611">
              <w:rPr>
                <w:rFonts w:ascii="Times New Roman" w:hAnsi="Times New Roman" w:cs="Times New Roman"/>
                <w:lang w:val="en-GB"/>
              </w:rPr>
              <w:t>FA</w:t>
            </w:r>
            <w:r w:rsidR="006D77DF" w:rsidRPr="00FF0611">
              <w:rPr>
                <w:rFonts w:ascii="Times New Roman" w:hAnsi="Times New Roman" w:cs="Times New Roman"/>
                <w:lang w:val="en-GB"/>
              </w:rPr>
              <w:t xml:space="preserve"> execution is initiated under </w:t>
            </w:r>
            <w:r w:rsidRPr="00FF0611">
              <w:rPr>
                <w:rFonts w:ascii="Times New Roman" w:hAnsi="Times New Roman" w:cs="Times New Roman"/>
                <w:lang w:val="en-GB"/>
              </w:rPr>
              <w:t xml:space="preserve">a </w:t>
            </w:r>
            <w:r w:rsidR="006D77DF" w:rsidRPr="00FF0611">
              <w:rPr>
                <w:rFonts w:ascii="Times New Roman" w:hAnsi="Times New Roman" w:cs="Times New Roman"/>
                <w:lang w:val="en-GB"/>
              </w:rPr>
              <w:t xml:space="preserve">specific </w:t>
            </w:r>
            <w:r w:rsidRPr="00FF0611">
              <w:rPr>
                <w:rFonts w:ascii="Times New Roman" w:hAnsi="Times New Roman" w:cs="Times New Roman"/>
                <w:lang w:val="en-GB"/>
              </w:rPr>
              <w:t>procurement</w:t>
            </w:r>
            <w:r w:rsidR="006D77DF" w:rsidRPr="00FF0611">
              <w:rPr>
                <w:rFonts w:ascii="Times New Roman" w:hAnsi="Times New Roman" w:cs="Times New Roman"/>
                <w:lang w:val="en-GB"/>
              </w:rPr>
              <w:t xml:space="preserve"> process aggregated by this </w:t>
            </w:r>
            <w:r w:rsidRPr="00FF0611">
              <w:rPr>
                <w:rFonts w:ascii="Times New Roman" w:hAnsi="Times New Roman" w:cs="Times New Roman"/>
                <w:lang w:val="en-GB"/>
              </w:rPr>
              <w:t>FA</w:t>
            </w:r>
          </w:p>
        </w:tc>
      </w:tr>
      <w:tr w:rsidR="006D77DF" w:rsidRPr="00FF0611" w14:paraId="27A51D6A" w14:textId="77777777" w:rsidTr="00075624">
        <w:tc>
          <w:tcPr>
            <w:tcW w:w="555" w:type="dxa"/>
            <w:tcMar>
              <w:top w:w="30" w:type="dxa"/>
              <w:left w:w="30" w:type="dxa"/>
              <w:bottom w:w="20" w:type="dxa"/>
              <w:right w:w="30" w:type="dxa"/>
            </w:tcMar>
          </w:tcPr>
          <w:p w14:paraId="75F2DF7D" w14:textId="77777777" w:rsidR="006D77DF" w:rsidRPr="00FF0611" w:rsidRDefault="006D77DF" w:rsidP="00A761CA">
            <w:pPr>
              <w:rPr>
                <w:rFonts w:ascii="Times New Roman" w:hAnsi="Times New Roman" w:cs="Times New Roman"/>
                <w:lang w:val="en-GB"/>
              </w:rPr>
            </w:pPr>
            <w:r w:rsidRPr="00FF0611">
              <w:rPr>
                <w:rFonts w:ascii="Times New Roman" w:hAnsi="Times New Roman" w:cs="Times New Roman"/>
                <w:lang w:val="en-GB"/>
              </w:rPr>
              <w:t>16</w:t>
            </w:r>
          </w:p>
        </w:tc>
        <w:tc>
          <w:tcPr>
            <w:tcW w:w="1965" w:type="dxa"/>
            <w:tcMar>
              <w:top w:w="30" w:type="dxa"/>
              <w:left w:w="30" w:type="dxa"/>
              <w:bottom w:w="20" w:type="dxa"/>
              <w:right w:w="30" w:type="dxa"/>
            </w:tcMar>
          </w:tcPr>
          <w:p w14:paraId="0174B6F9"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PC</w:t>
            </w:r>
            <w:r w:rsidRPr="00FF0611">
              <w:rPr>
                <w:rFonts w:ascii="Times New Roman" w:hAnsi="Times New Roman" w:cs="Times New Roman"/>
                <w:lang w:val="en-GB"/>
              </w:rPr>
              <w:t xml:space="preserve"> as implementation to </w:t>
            </w:r>
            <w:r w:rsidRPr="00FF0611">
              <w:rPr>
                <w:rFonts w:ascii="Times New Roman" w:eastAsia="Courier New" w:hAnsi="Times New Roman" w:cs="Times New Roman"/>
                <w:color w:val="000000"/>
                <w:lang w:val="en-GB"/>
              </w:rPr>
              <w:t>MC</w:t>
            </w:r>
          </w:p>
        </w:tc>
        <w:tc>
          <w:tcPr>
            <w:tcW w:w="1303" w:type="dxa"/>
            <w:tcMar>
              <w:top w:w="30" w:type="dxa"/>
              <w:left w:w="30" w:type="dxa"/>
              <w:bottom w:w="20" w:type="dxa"/>
              <w:right w:w="30" w:type="dxa"/>
            </w:tcMar>
          </w:tcPr>
          <w:p w14:paraId="759C2BF8" w14:textId="77777777" w:rsidR="006D77DF" w:rsidRPr="00FF0611" w:rsidRDefault="006D77DF" w:rsidP="00A761CA">
            <w:pPr>
              <w:rPr>
                <w:rFonts w:ascii="Times New Roman" w:hAnsi="Times New Roman" w:cs="Times New Roman"/>
                <w:lang w:val="en-GB"/>
              </w:rPr>
            </w:pPr>
            <w:r w:rsidRPr="00FF0611">
              <w:rPr>
                <w:rFonts w:ascii="Times New Roman" w:eastAsia="Courier New" w:hAnsi="Times New Roman" w:cs="Times New Roman"/>
                <w:color w:val="000000"/>
                <w:lang w:val="en-GB"/>
              </w:rPr>
              <w:t>x_execution</w:t>
            </w:r>
          </w:p>
        </w:tc>
        <w:tc>
          <w:tcPr>
            <w:tcW w:w="4659" w:type="dxa"/>
            <w:tcMar>
              <w:top w:w="30" w:type="dxa"/>
              <w:left w:w="30" w:type="dxa"/>
              <w:bottom w:w="20" w:type="dxa"/>
              <w:right w:w="30" w:type="dxa"/>
            </w:tcMar>
          </w:tcPr>
          <w:p w14:paraId="034FCE2C" w14:textId="6D9CB5B4" w:rsidR="006D77DF" w:rsidRPr="00FF0611" w:rsidRDefault="006D77DF" w:rsidP="00075624">
            <w:pPr>
              <w:jc w:val="both"/>
              <w:rPr>
                <w:rFonts w:ascii="Times New Roman" w:hAnsi="Times New Roman" w:cs="Times New Roman"/>
                <w:lang w:val="en-GB"/>
              </w:rPr>
            </w:pPr>
            <w:r w:rsidRPr="00FF0611">
              <w:rPr>
                <w:rFonts w:ascii="Times New Roman" w:hAnsi="Times New Roman" w:cs="Times New Roman"/>
                <w:lang w:val="en-GB"/>
              </w:rPr>
              <w:t xml:space="preserve">Purchase contract is concluded </w:t>
            </w:r>
            <w:r w:rsidR="00075624" w:rsidRPr="00FF0611">
              <w:rPr>
                <w:rFonts w:ascii="Times New Roman" w:hAnsi="Times New Roman" w:cs="Times New Roman"/>
                <w:lang w:val="en-GB"/>
              </w:rPr>
              <w:t>under a FA with a</w:t>
            </w:r>
            <w:r w:rsidRPr="00FF0611">
              <w:rPr>
                <w:rFonts w:ascii="Times New Roman" w:hAnsi="Times New Roman" w:cs="Times New Roman"/>
                <w:lang w:val="en-GB"/>
              </w:rPr>
              <w:t xml:space="preserve"> specific </w:t>
            </w:r>
            <w:r w:rsidR="00075624"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r>
    </w:tbl>
    <w:p w14:paraId="1854C77E" w14:textId="70E871D2" w:rsidR="006D77DF" w:rsidRPr="00FF0611" w:rsidRDefault="000E55AD" w:rsidP="000E55AD">
      <w:pPr>
        <w:pStyle w:val="Legenda"/>
        <w:jc w:val="center"/>
        <w:rPr>
          <w:lang w:val="en-GB"/>
        </w:rPr>
      </w:pPr>
      <w:bookmarkStart w:id="1032" w:name="_Toc5822235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B743C" w:rsidRPr="00FF0611">
        <w:rPr>
          <w:lang w:val="en-GB"/>
        </w:rPr>
        <w:t>4</w:t>
      </w:r>
      <w:r w:rsidRPr="00FF0611">
        <w:rPr>
          <w:lang w:val="en-GB"/>
        </w:rPr>
        <w:fldChar w:fldCharType="end"/>
      </w:r>
      <w:r w:rsidRPr="00FF0611">
        <w:rPr>
          <w:lang w:val="en-GB"/>
        </w:rPr>
        <w:t xml:space="preserve"> – Map of relations</w:t>
      </w:r>
      <w:bookmarkEnd w:id="1032"/>
    </w:p>
    <w:p w14:paraId="318A04BF" w14:textId="721CA9D1" w:rsidR="00D41D33" w:rsidRPr="00FF0611" w:rsidRDefault="46B148BF" w:rsidP="46B148BF">
      <w:pPr>
        <w:pStyle w:val="Nagwek3"/>
        <w:numPr>
          <w:ilvl w:val="2"/>
          <w:numId w:val="3"/>
        </w:numPr>
        <w:spacing w:before="360" w:after="120" w:line="240" w:lineRule="auto"/>
        <w:jc w:val="left"/>
      </w:pPr>
      <w:bookmarkStart w:id="1033" w:name="_Toc51935562"/>
      <w:bookmarkStart w:id="1034" w:name="_Toc52192956"/>
      <w:bookmarkStart w:id="1035" w:name="_Toc52193001"/>
      <w:bookmarkStart w:id="1036" w:name="_Toc52211304"/>
      <w:bookmarkStart w:id="1037" w:name="_Toc52211324"/>
      <w:bookmarkStart w:id="1038" w:name="_Toc52382854"/>
      <w:bookmarkStart w:id="1039" w:name="_Toc52545778"/>
      <w:bookmarkStart w:id="1040" w:name="_Toc53652270"/>
      <w:bookmarkStart w:id="1041" w:name="_Toc54607823"/>
      <w:bookmarkStart w:id="1042" w:name="_Toc58222336"/>
      <w:bookmarkStart w:id="1043" w:name="_Toc51074281"/>
      <w:bookmarkEnd w:id="1033"/>
      <w:bookmarkEnd w:id="1034"/>
      <w:bookmarkEnd w:id="1035"/>
      <w:bookmarkEnd w:id="1036"/>
      <w:bookmarkEnd w:id="1037"/>
      <w:bookmarkEnd w:id="1038"/>
      <w:bookmarkEnd w:id="1039"/>
      <w:bookmarkEnd w:id="1040"/>
      <w:bookmarkEnd w:id="1041"/>
      <w:r w:rsidRPr="00FF0611">
        <w:t>OCDS parallel records used to reflect OCDS design for FAs</w:t>
      </w:r>
      <w:bookmarkEnd w:id="1042"/>
    </w:p>
    <w:p w14:paraId="1EF063F8" w14:textId="240796C7" w:rsidR="00D41D33" w:rsidRPr="00FF0611" w:rsidRDefault="00D41D33" w:rsidP="00F3558A">
      <w:pPr>
        <w:pStyle w:val="Nagwek5"/>
        <w:numPr>
          <w:ilvl w:val="3"/>
          <w:numId w:val="3"/>
        </w:numPr>
        <w:ind w:firstLine="0"/>
        <w:rPr>
          <w:rFonts w:ascii="Times New Roman" w:hAnsi="Times New Roman" w:cs="Times New Roman"/>
        </w:rPr>
      </w:pPr>
      <w:r w:rsidRPr="00FF0611">
        <w:rPr>
          <w:rFonts w:ascii="Times New Roman" w:hAnsi="Times New Roman" w:cs="Times New Roman"/>
        </w:rPr>
        <w:t xml:space="preserve"> </w:t>
      </w:r>
      <w:bookmarkEnd w:id="1043"/>
      <w:r w:rsidRPr="00FF0611">
        <w:rPr>
          <w:rFonts w:ascii="Times New Roman" w:hAnsi="Times New Roman" w:cs="Times New Roman"/>
        </w:rPr>
        <w:t>EI</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114"/>
        <w:gridCol w:w="3827"/>
        <w:gridCol w:w="1536"/>
      </w:tblGrid>
      <w:tr w:rsidR="00A51EC8" w:rsidRPr="00FF0611" w14:paraId="5FEA8AAF" w14:textId="77777777" w:rsidTr="00801C27">
        <w:tc>
          <w:tcPr>
            <w:tcW w:w="3114" w:type="dxa"/>
            <w:shd w:val="clear" w:color="auto" w:fill="D9D9D9" w:themeFill="background1" w:themeFillShade="D9"/>
            <w:tcMar>
              <w:top w:w="30" w:type="dxa"/>
              <w:left w:w="30" w:type="dxa"/>
              <w:bottom w:w="20" w:type="dxa"/>
              <w:right w:w="30" w:type="dxa"/>
            </w:tcMar>
          </w:tcPr>
          <w:p w14:paraId="260490F8"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3827" w:type="dxa"/>
            <w:shd w:val="clear" w:color="auto" w:fill="D9D9D9" w:themeFill="background1" w:themeFillShade="D9"/>
            <w:tcMar>
              <w:top w:w="30" w:type="dxa"/>
              <w:left w:w="30" w:type="dxa"/>
              <w:bottom w:w="20" w:type="dxa"/>
              <w:right w:w="30" w:type="dxa"/>
            </w:tcMar>
          </w:tcPr>
          <w:p w14:paraId="183A39C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0CC796A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319874AE" w14:textId="77777777" w:rsidTr="00801C27">
        <w:tc>
          <w:tcPr>
            <w:tcW w:w="3114" w:type="dxa"/>
            <w:tcMar>
              <w:top w:w="30" w:type="dxa"/>
              <w:left w:w="30" w:type="dxa"/>
              <w:bottom w:w="20" w:type="dxa"/>
              <w:right w:w="30" w:type="dxa"/>
            </w:tcMar>
          </w:tcPr>
          <w:p w14:paraId="43D74081" w14:textId="2FB0F972"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51EC8" w:rsidRPr="00FF0611">
              <w:rPr>
                <w:rFonts w:ascii="Times New Roman" w:eastAsia="Courier New" w:hAnsi="Times New Roman" w:cs="Times New Roman"/>
                <w:color w:val="000000"/>
                <w:lang w:val="en-GB"/>
              </w:rPr>
              <w:t>cid</w:t>
            </w:r>
          </w:p>
        </w:tc>
        <w:tc>
          <w:tcPr>
            <w:tcW w:w="3827" w:type="dxa"/>
            <w:tcMar>
              <w:top w:w="30" w:type="dxa"/>
              <w:left w:w="30" w:type="dxa"/>
              <w:bottom w:w="20" w:type="dxa"/>
              <w:right w:w="30" w:type="dxa"/>
            </w:tcMar>
          </w:tcPr>
          <w:p w14:paraId="33D2620A" w14:textId="3FF3772C"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801C27" w:rsidRPr="00FF0611">
              <w:rPr>
                <w:rFonts w:ascii="Times New Roman" w:hAnsi="Times New Roman" w:cs="Times New Roman"/>
                <w:lang w:val="en-GB"/>
              </w:rPr>
              <w:t>EI</w:t>
            </w:r>
          </w:p>
        </w:tc>
        <w:commentRangeStart w:id="1044"/>
        <w:tc>
          <w:tcPr>
            <w:tcW w:w="1536" w:type="dxa"/>
            <w:tcMar>
              <w:top w:w="30" w:type="dxa"/>
              <w:left w:w="30" w:type="dxa"/>
              <w:bottom w:w="20" w:type="dxa"/>
              <w:right w:w="30" w:type="dxa"/>
            </w:tcMar>
          </w:tcPr>
          <w:p w14:paraId="2907F6EC"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"https://standard.open-contracting.org/latest/en/schema/identifiers/"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44"/>
            <w:r w:rsidR="00B70478">
              <w:rPr>
                <w:rStyle w:val="Odwoaniedokomentarza"/>
              </w:rPr>
              <w:commentReference w:id="1044"/>
            </w:r>
          </w:p>
        </w:tc>
      </w:tr>
      <w:tr w:rsidR="00A51EC8" w:rsidRPr="00FF0611" w14:paraId="68233DB8" w14:textId="77777777" w:rsidTr="00801C27">
        <w:tc>
          <w:tcPr>
            <w:tcW w:w="3114" w:type="dxa"/>
            <w:tcMar>
              <w:top w:w="30" w:type="dxa"/>
              <w:left w:w="30" w:type="dxa"/>
              <w:bottom w:w="20" w:type="dxa"/>
              <w:right w:w="30" w:type="dxa"/>
            </w:tcMar>
          </w:tcPr>
          <w:p w14:paraId="40C112D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3827" w:type="dxa"/>
            <w:tcMar>
              <w:top w:w="30" w:type="dxa"/>
              <w:left w:w="30" w:type="dxa"/>
              <w:bottom w:w="20" w:type="dxa"/>
              <w:right w:w="30" w:type="dxa"/>
            </w:tcMar>
          </w:tcPr>
          <w:p w14:paraId="49FCEE4A" w14:textId="1278E727"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Category of the subject of this </w:t>
            </w:r>
            <w:r w:rsidR="00801C27" w:rsidRPr="00FF0611">
              <w:rPr>
                <w:rFonts w:ascii="Times New Roman" w:hAnsi="Times New Roman" w:cs="Times New Roman"/>
                <w:lang w:val="en-GB"/>
              </w:rPr>
              <w:t>EI</w:t>
            </w:r>
          </w:p>
        </w:tc>
        <w:commentRangeStart w:id="1045"/>
        <w:tc>
          <w:tcPr>
            <w:tcW w:w="1536" w:type="dxa"/>
            <w:tcMar>
              <w:top w:w="30" w:type="dxa"/>
              <w:left w:w="30" w:type="dxa"/>
              <w:bottom w:w="20" w:type="dxa"/>
              <w:right w:w="30" w:type="dxa"/>
            </w:tcMar>
          </w:tcPr>
          <w:p w14:paraId="074E7676"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"https://standard.open-contracting.org/latest/en/schema/codelists/" \l "procurement-category"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45"/>
            <w:r w:rsidR="00903D18">
              <w:rPr>
                <w:rStyle w:val="Odwoaniedokomentarza"/>
              </w:rPr>
              <w:commentReference w:id="1045"/>
            </w:r>
          </w:p>
        </w:tc>
      </w:tr>
      <w:tr w:rsidR="00A51EC8" w:rsidRPr="00FF0611" w14:paraId="6301CCA0" w14:textId="77777777" w:rsidTr="00801C27">
        <w:tc>
          <w:tcPr>
            <w:tcW w:w="3114" w:type="dxa"/>
            <w:tcMar>
              <w:top w:w="30" w:type="dxa"/>
              <w:left w:w="30" w:type="dxa"/>
              <w:bottom w:w="20" w:type="dxa"/>
              <w:right w:w="30" w:type="dxa"/>
            </w:tcMar>
          </w:tcPr>
          <w:p w14:paraId="2B03A62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3827" w:type="dxa"/>
            <w:tcMar>
              <w:top w:w="30" w:type="dxa"/>
              <w:left w:w="30" w:type="dxa"/>
              <w:bottom w:w="20" w:type="dxa"/>
              <w:right w:w="30" w:type="dxa"/>
            </w:tcMar>
          </w:tcPr>
          <w:p w14:paraId="460A8FCB" w14:textId="51FBBB93"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CPV classification of the subject of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1E3B463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Not covered</w:t>
            </w:r>
          </w:p>
        </w:tc>
      </w:tr>
      <w:tr w:rsidR="00A51EC8" w:rsidRPr="00FF0611" w14:paraId="5C6510D8" w14:textId="77777777" w:rsidTr="00801C27">
        <w:tc>
          <w:tcPr>
            <w:tcW w:w="3114" w:type="dxa"/>
            <w:tcMar>
              <w:top w:w="30" w:type="dxa"/>
              <w:left w:w="30" w:type="dxa"/>
              <w:bottom w:w="20" w:type="dxa"/>
              <w:right w:w="30" w:type="dxa"/>
            </w:tcMar>
          </w:tcPr>
          <w:p w14:paraId="571400BF" w14:textId="4AF7D56F"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w:t>
            </w:r>
            <w:r w:rsidR="00A51EC8" w:rsidRPr="00FF0611">
              <w:rPr>
                <w:rFonts w:ascii="Times New Roman" w:eastAsia="Courier New" w:hAnsi="Times New Roman" w:cs="Times New Roman"/>
                <w:color w:val="000000"/>
                <w:lang w:val="en-GB"/>
              </w:rPr>
              <w:t>uyer</w:t>
            </w:r>
          </w:p>
        </w:tc>
        <w:tc>
          <w:tcPr>
            <w:tcW w:w="3827" w:type="dxa"/>
            <w:tcMar>
              <w:top w:w="30" w:type="dxa"/>
              <w:left w:w="30" w:type="dxa"/>
              <w:bottom w:w="20" w:type="dxa"/>
              <w:right w:w="30" w:type="dxa"/>
            </w:tcMar>
          </w:tcPr>
          <w:p w14:paraId="356D8B6F"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Organization in whose interests the need is declared</w:t>
            </w:r>
          </w:p>
        </w:tc>
        <w:commentRangeStart w:id="1046"/>
        <w:commentRangeStart w:id="1047"/>
        <w:tc>
          <w:tcPr>
            <w:tcW w:w="1536" w:type="dxa"/>
            <w:tcMar>
              <w:top w:w="30" w:type="dxa"/>
              <w:left w:w="30" w:type="dxa"/>
              <w:bottom w:w="20" w:type="dxa"/>
              <w:right w:w="30" w:type="dxa"/>
            </w:tcMar>
          </w:tcPr>
          <w:p w14:paraId="468AF851"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"release"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46"/>
            <w:r w:rsidR="00903D18">
              <w:rPr>
                <w:rStyle w:val="Odwoaniedokomentarza"/>
              </w:rPr>
              <w:commentReference w:id="1046"/>
            </w:r>
            <w:commentRangeEnd w:id="1047"/>
            <w:r w:rsidR="002946D5">
              <w:rPr>
                <w:rStyle w:val="Odwoaniedokomentarza"/>
              </w:rPr>
              <w:commentReference w:id="1047"/>
            </w:r>
          </w:p>
        </w:tc>
      </w:tr>
      <w:tr w:rsidR="00A51EC8" w:rsidRPr="00FF0611" w14:paraId="5DD76471" w14:textId="77777777" w:rsidTr="00801C27">
        <w:tc>
          <w:tcPr>
            <w:tcW w:w="3114" w:type="dxa"/>
            <w:tcMar>
              <w:top w:w="30" w:type="dxa"/>
              <w:left w:w="30" w:type="dxa"/>
              <w:bottom w:w="20" w:type="dxa"/>
              <w:right w:w="30" w:type="dxa"/>
            </w:tcMar>
          </w:tcPr>
          <w:p w14:paraId="2C440B0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planning.budget.period</w:t>
            </w:r>
          </w:p>
        </w:tc>
        <w:tc>
          <w:tcPr>
            <w:tcW w:w="3827" w:type="dxa"/>
            <w:tcMar>
              <w:top w:w="30" w:type="dxa"/>
              <w:left w:w="30" w:type="dxa"/>
              <w:bottom w:w="20" w:type="dxa"/>
              <w:right w:w="30" w:type="dxa"/>
            </w:tcMar>
          </w:tcPr>
          <w:p w14:paraId="49670BB7" w14:textId="5F66FD02"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aggregated period of availability of funding sources under this </w:t>
            </w:r>
            <w:r w:rsidR="00801C27" w:rsidRPr="00FF0611">
              <w:rPr>
                <w:rFonts w:ascii="Times New Roman" w:hAnsi="Times New Roman" w:cs="Times New Roman"/>
                <w:lang w:val="en-GB"/>
              </w:rPr>
              <w:t>EI</w:t>
            </w:r>
          </w:p>
        </w:tc>
        <w:tc>
          <w:tcPr>
            <w:tcW w:w="1536" w:type="dxa"/>
            <w:tcMar>
              <w:top w:w="30" w:type="dxa"/>
              <w:left w:w="30" w:type="dxa"/>
              <w:bottom w:w="20" w:type="dxa"/>
              <w:right w:w="30" w:type="dxa"/>
            </w:tcMar>
          </w:tcPr>
          <w:p w14:paraId="113949F8" w14:textId="77777777" w:rsidR="00A51EC8" w:rsidRPr="00FF0611" w:rsidRDefault="003D74AC" w:rsidP="00A761CA">
            <w:pPr>
              <w:rPr>
                <w:rFonts w:ascii="Times New Roman" w:hAnsi="Times New Roman" w:cs="Times New Roman"/>
                <w:lang w:val="en-GB"/>
              </w:rPr>
            </w:pPr>
            <w:hyperlink r:id="rId19">
              <w:r w:rsidR="00A51EC8" w:rsidRPr="00FF0611">
                <w:rPr>
                  <w:rFonts w:ascii="Times New Roman" w:hAnsi="Times New Roman" w:cs="Times New Roman"/>
                  <w:color w:val="0000FF"/>
                  <w:u w:val="single"/>
                  <w:lang w:val="en-GB"/>
                </w:rPr>
                <w:t>core_extension</w:t>
              </w:r>
            </w:hyperlink>
          </w:p>
        </w:tc>
      </w:tr>
      <w:tr w:rsidR="00A51EC8" w:rsidRPr="00FF0611" w14:paraId="56C98E1E" w14:textId="77777777" w:rsidTr="00801C27">
        <w:tc>
          <w:tcPr>
            <w:tcW w:w="3114" w:type="dxa"/>
            <w:tcMar>
              <w:top w:w="30" w:type="dxa"/>
              <w:left w:w="30" w:type="dxa"/>
              <w:bottom w:w="20" w:type="dxa"/>
              <w:right w:w="30" w:type="dxa"/>
            </w:tcMar>
          </w:tcPr>
          <w:p w14:paraId="2B35297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3827" w:type="dxa"/>
            <w:tcMar>
              <w:top w:w="30" w:type="dxa"/>
              <w:left w:w="30" w:type="dxa"/>
              <w:bottom w:w="20" w:type="dxa"/>
              <w:right w:w="30" w:type="dxa"/>
            </w:tcMar>
          </w:tcPr>
          <w:p w14:paraId="318512C6" w14:textId="15EE0274"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absolute total value of all the funding sources under this </w:t>
            </w:r>
            <w:r w:rsidR="00801C27" w:rsidRPr="00FF0611">
              <w:rPr>
                <w:rFonts w:ascii="Times New Roman" w:hAnsi="Times New Roman" w:cs="Times New Roman"/>
                <w:lang w:val="en-GB"/>
              </w:rPr>
              <w:t>EI</w:t>
            </w:r>
          </w:p>
        </w:tc>
        <w:commentRangeStart w:id="1048"/>
        <w:tc>
          <w:tcPr>
            <w:tcW w:w="1536" w:type="dxa"/>
            <w:tcMar>
              <w:top w:w="30" w:type="dxa"/>
              <w:left w:w="30" w:type="dxa"/>
              <w:bottom w:w="20" w:type="dxa"/>
              <w:right w:w="30" w:type="dxa"/>
            </w:tcMar>
          </w:tcPr>
          <w:p w14:paraId="592E0D85" w14:textId="77777777" w:rsidR="00A51EC8" w:rsidRPr="00FF0611" w:rsidRDefault="00CC155A" w:rsidP="00A761CA">
            <w:pPr>
              <w:rPr>
                <w:rFonts w:ascii="Times New Roman" w:hAnsi="Times New Roman" w:cs="Times New Roman"/>
                <w:lang w:val="en-GB"/>
              </w:rPr>
            </w:pPr>
            <w:r>
              <w:fldChar w:fldCharType="begin"/>
            </w:r>
            <w:r>
              <w:instrText xml:space="preserve"> HYPERLINK "https://github.com/open-contracting-extensions/ocds_budget_breakdown_extension/blob/master/release-schema.json" \h </w:instrText>
            </w:r>
            <w:r>
              <w:fldChar w:fldCharType="separate"/>
            </w:r>
            <w:r w:rsidR="00A51EC8"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48"/>
            <w:r w:rsidR="00903D18">
              <w:rPr>
                <w:rStyle w:val="Odwoaniedokomentarza"/>
              </w:rPr>
              <w:commentReference w:id="1048"/>
            </w:r>
          </w:p>
        </w:tc>
      </w:tr>
      <w:tr w:rsidR="00A51EC8" w:rsidRPr="00FF0611" w14:paraId="017F6332" w14:textId="77777777" w:rsidTr="00801C27">
        <w:tc>
          <w:tcPr>
            <w:tcW w:w="3114" w:type="dxa"/>
            <w:tcMar>
              <w:top w:w="30" w:type="dxa"/>
              <w:left w:w="30" w:type="dxa"/>
              <w:bottom w:w="20" w:type="dxa"/>
              <w:right w:w="30" w:type="dxa"/>
            </w:tcMar>
          </w:tcPr>
          <w:p w14:paraId="0D5DF6D5"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827" w:type="dxa"/>
            <w:tcMar>
              <w:top w:w="30" w:type="dxa"/>
              <w:left w:w="30" w:type="dxa"/>
              <w:bottom w:w="20" w:type="dxa"/>
              <w:right w:w="30" w:type="dxa"/>
            </w:tcMar>
          </w:tcPr>
          <w:p w14:paraId="68D30C5D" w14:textId="5CCB4C90"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link to the funding sources allocated for this </w:t>
            </w:r>
            <w:r w:rsidR="00801C27" w:rsidRPr="00FF0611">
              <w:rPr>
                <w:rFonts w:ascii="Times New Roman" w:hAnsi="Times New Roman" w:cs="Times New Roman"/>
                <w:lang w:val="en-GB"/>
              </w:rPr>
              <w:t>EI</w:t>
            </w:r>
          </w:p>
        </w:tc>
        <w:commentRangeStart w:id="1049"/>
        <w:tc>
          <w:tcPr>
            <w:tcW w:w="1536" w:type="dxa"/>
            <w:tcMar>
              <w:top w:w="30" w:type="dxa"/>
              <w:left w:w="30" w:type="dxa"/>
              <w:bottom w:w="20" w:type="dxa"/>
              <w:right w:w="30" w:type="dxa"/>
            </w:tcMar>
          </w:tcPr>
          <w:p w14:paraId="038E3477"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49"/>
            <w:r w:rsidR="00903D18">
              <w:rPr>
                <w:rStyle w:val="Odwoaniedokomentarza"/>
              </w:rPr>
              <w:commentReference w:id="1049"/>
            </w:r>
          </w:p>
        </w:tc>
      </w:tr>
    </w:tbl>
    <w:p w14:paraId="621EB0AE" w14:textId="77777777" w:rsidR="00F87625" w:rsidRPr="00FF0611" w:rsidRDefault="00F87625" w:rsidP="46B148BF">
      <w:pPr>
        <w:pStyle w:val="Akapitzlist"/>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4493A8ED" w14:textId="77777777" w:rsidR="00F87625" w:rsidRPr="00FF0611" w:rsidRDefault="00F87625" w:rsidP="46B148BF">
      <w:pPr>
        <w:pStyle w:val="Akapitzlist"/>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5AC70E08" w14:textId="77777777" w:rsidR="00F87625" w:rsidRPr="00FF0611" w:rsidRDefault="00F87625" w:rsidP="46B148BF">
      <w:pPr>
        <w:pStyle w:val="Akapitzlist"/>
        <w:keepNext/>
        <w:keepLines/>
        <w:numPr>
          <w:ilvl w:val="2"/>
          <w:numId w:val="4"/>
        </w:numPr>
        <w:spacing w:before="200" w:after="120" w:line="276" w:lineRule="auto"/>
        <w:outlineLvl w:val="4"/>
        <w:rPr>
          <w:rFonts w:ascii="Times New Roman" w:eastAsiaTheme="majorEastAsia" w:hAnsi="Times New Roman"/>
          <w:vanish/>
          <w:color w:val="1F4D78" w:themeColor="accent1" w:themeShade="7F"/>
        </w:rPr>
      </w:pPr>
    </w:p>
    <w:p w14:paraId="55006FF3" w14:textId="5FE5CF05" w:rsidR="00E736D8" w:rsidRPr="00FF0611" w:rsidRDefault="00E736D8" w:rsidP="00E736D8">
      <w:pPr>
        <w:pStyle w:val="Legenda"/>
        <w:ind w:left="360"/>
        <w:jc w:val="center"/>
        <w:rPr>
          <w:lang w:val="en-GB"/>
        </w:rPr>
      </w:pPr>
      <w:bookmarkStart w:id="1050" w:name="_Toc58222360"/>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Attributes of EI</w:t>
      </w:r>
      <w:bookmarkEnd w:id="1050"/>
    </w:p>
    <w:p w14:paraId="053EFFE1" w14:textId="3C54898B" w:rsidR="00A51EC8" w:rsidRPr="00FF0611" w:rsidRDefault="00F87625" w:rsidP="00F3558A">
      <w:pPr>
        <w:pStyle w:val="Nagwek5"/>
        <w:numPr>
          <w:ilvl w:val="4"/>
          <w:numId w:val="3"/>
        </w:numPr>
        <w:rPr>
          <w:rFonts w:ascii="Times New Roman" w:hAnsi="Times New Roman" w:cs="Times New Roman"/>
        </w:rPr>
      </w:pPr>
      <w:r w:rsidRPr="00FF0611">
        <w:rPr>
          <w:rFonts w:ascii="Times New Roman" w:hAnsi="Times New Roman" w:cs="Times New Roman"/>
        </w:rPr>
        <w:t>FS</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256"/>
        <w:gridCol w:w="3685"/>
        <w:gridCol w:w="1536"/>
      </w:tblGrid>
      <w:tr w:rsidR="00A51EC8" w:rsidRPr="00FF0611" w14:paraId="511FD764" w14:textId="77777777" w:rsidTr="00046230">
        <w:tc>
          <w:tcPr>
            <w:tcW w:w="3256" w:type="dxa"/>
            <w:shd w:val="clear" w:color="auto" w:fill="D9D9D9" w:themeFill="background1" w:themeFillShade="D9"/>
            <w:tcMar>
              <w:top w:w="30" w:type="dxa"/>
              <w:left w:w="30" w:type="dxa"/>
              <w:bottom w:w="20" w:type="dxa"/>
              <w:right w:w="30" w:type="dxa"/>
            </w:tcMar>
          </w:tcPr>
          <w:p w14:paraId="1165E7B7"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3685" w:type="dxa"/>
            <w:shd w:val="clear" w:color="auto" w:fill="D9D9D9" w:themeFill="background1" w:themeFillShade="D9"/>
            <w:tcMar>
              <w:top w:w="30" w:type="dxa"/>
              <w:left w:w="30" w:type="dxa"/>
              <w:bottom w:w="20" w:type="dxa"/>
              <w:right w:w="30" w:type="dxa"/>
            </w:tcMar>
          </w:tcPr>
          <w:p w14:paraId="0D77035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29C6F7DE"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185E9A6B" w14:textId="77777777" w:rsidTr="00046230">
        <w:tc>
          <w:tcPr>
            <w:tcW w:w="3256" w:type="dxa"/>
            <w:tcMar>
              <w:top w:w="30" w:type="dxa"/>
              <w:left w:w="30" w:type="dxa"/>
              <w:bottom w:w="20" w:type="dxa"/>
              <w:right w:w="30" w:type="dxa"/>
            </w:tcMar>
          </w:tcPr>
          <w:p w14:paraId="4D96E5B4" w14:textId="08CA6B91" w:rsidR="00A51EC8" w:rsidRPr="00FF0611" w:rsidRDefault="00903D1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51EC8" w:rsidRPr="00FF0611">
              <w:rPr>
                <w:rFonts w:ascii="Times New Roman" w:eastAsia="Courier New" w:hAnsi="Times New Roman" w:cs="Times New Roman"/>
                <w:color w:val="000000"/>
                <w:lang w:val="en-GB"/>
              </w:rPr>
              <w:t>cid</w:t>
            </w:r>
          </w:p>
        </w:tc>
        <w:tc>
          <w:tcPr>
            <w:tcW w:w="3685" w:type="dxa"/>
            <w:tcMar>
              <w:top w:w="30" w:type="dxa"/>
              <w:left w:w="30" w:type="dxa"/>
              <w:bottom w:w="20" w:type="dxa"/>
              <w:right w:w="30" w:type="dxa"/>
            </w:tcMar>
          </w:tcPr>
          <w:p w14:paraId="30F70415" w14:textId="2F0C46B2"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0F645D5E" w14:textId="77777777" w:rsidR="00A51EC8" w:rsidRPr="00FF0611" w:rsidRDefault="003D74AC" w:rsidP="00A761CA">
            <w:pPr>
              <w:rPr>
                <w:rFonts w:ascii="Times New Roman" w:hAnsi="Times New Roman" w:cs="Times New Roman"/>
                <w:lang w:val="en-GB"/>
              </w:rPr>
            </w:pPr>
            <w:hyperlink r:id="rId20">
              <w:r w:rsidR="00A51EC8" w:rsidRPr="00FF0611">
                <w:rPr>
                  <w:rFonts w:ascii="Times New Roman" w:hAnsi="Times New Roman" w:cs="Times New Roman"/>
                  <w:color w:val="0000FF"/>
                  <w:u w:val="single"/>
                  <w:lang w:val="en-GB"/>
                </w:rPr>
                <w:t>OCDS 1.1</w:t>
              </w:r>
            </w:hyperlink>
          </w:p>
        </w:tc>
      </w:tr>
      <w:tr w:rsidR="00A51EC8" w:rsidRPr="00FF0611" w14:paraId="67DFF015" w14:textId="77777777" w:rsidTr="00046230">
        <w:tc>
          <w:tcPr>
            <w:tcW w:w="3256" w:type="dxa"/>
            <w:tcMar>
              <w:top w:w="30" w:type="dxa"/>
              <w:left w:w="30" w:type="dxa"/>
              <w:bottom w:w="20" w:type="dxa"/>
              <w:right w:w="30" w:type="dxa"/>
            </w:tcMar>
          </w:tcPr>
          <w:p w14:paraId="0056C85A"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planning.budget.period</w:t>
            </w:r>
          </w:p>
        </w:tc>
        <w:tc>
          <w:tcPr>
            <w:tcW w:w="3685" w:type="dxa"/>
            <w:tcMar>
              <w:top w:w="30" w:type="dxa"/>
              <w:left w:w="30" w:type="dxa"/>
              <w:bottom w:w="20" w:type="dxa"/>
              <w:right w:w="30" w:type="dxa"/>
            </w:tcMar>
          </w:tcPr>
          <w:p w14:paraId="1C50D121" w14:textId="0F88B7DC"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period of availability of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6373ADD0" w14:textId="77777777" w:rsidR="00A51EC8" w:rsidRPr="00FF0611" w:rsidRDefault="003D74AC" w:rsidP="00A761CA">
            <w:pPr>
              <w:rPr>
                <w:rFonts w:ascii="Times New Roman" w:hAnsi="Times New Roman" w:cs="Times New Roman"/>
                <w:lang w:val="en-GB"/>
              </w:rPr>
            </w:pPr>
            <w:hyperlink r:id="rId21">
              <w:r w:rsidR="00A51EC8" w:rsidRPr="00FF0611">
                <w:rPr>
                  <w:rFonts w:ascii="Times New Roman" w:hAnsi="Times New Roman" w:cs="Times New Roman"/>
                  <w:color w:val="0000FF"/>
                  <w:u w:val="single"/>
                  <w:lang w:val="en-GB"/>
                </w:rPr>
                <w:t>core_extension</w:t>
              </w:r>
            </w:hyperlink>
          </w:p>
        </w:tc>
      </w:tr>
      <w:tr w:rsidR="00A51EC8" w:rsidRPr="00FF0611" w14:paraId="453ADCDF" w14:textId="77777777" w:rsidTr="00046230">
        <w:tc>
          <w:tcPr>
            <w:tcW w:w="3256" w:type="dxa"/>
            <w:tcMar>
              <w:top w:w="30" w:type="dxa"/>
              <w:left w:w="30" w:type="dxa"/>
              <w:bottom w:w="20" w:type="dxa"/>
              <w:right w:w="30" w:type="dxa"/>
            </w:tcMar>
          </w:tcPr>
          <w:p w14:paraId="150A489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3685" w:type="dxa"/>
            <w:tcMar>
              <w:top w:w="30" w:type="dxa"/>
              <w:left w:w="30" w:type="dxa"/>
              <w:bottom w:w="20" w:type="dxa"/>
              <w:right w:w="30" w:type="dxa"/>
            </w:tcMar>
          </w:tcPr>
          <w:p w14:paraId="468ED4F1" w14:textId="6CD5853B" w:rsidR="00A51EC8" w:rsidRPr="00FF0611" w:rsidRDefault="00A51EC8" w:rsidP="00801C27">
            <w:pPr>
              <w:rPr>
                <w:rFonts w:ascii="Times New Roman" w:hAnsi="Times New Roman" w:cs="Times New Roman"/>
                <w:lang w:val="en-GB"/>
              </w:rPr>
            </w:pPr>
            <w:r w:rsidRPr="00FF0611">
              <w:rPr>
                <w:rFonts w:ascii="Times New Roman" w:hAnsi="Times New Roman" w:cs="Times New Roman"/>
                <w:lang w:val="en-GB"/>
              </w:rPr>
              <w:t xml:space="preserve">The absolute value of this </w:t>
            </w:r>
            <w:r w:rsidR="00801C27" w:rsidRPr="00FF0611">
              <w:rPr>
                <w:rFonts w:ascii="Times New Roman" w:hAnsi="Times New Roman" w:cs="Times New Roman"/>
                <w:lang w:val="en-GB"/>
              </w:rPr>
              <w:t>FS</w:t>
            </w:r>
          </w:p>
        </w:tc>
        <w:tc>
          <w:tcPr>
            <w:tcW w:w="1536" w:type="dxa"/>
            <w:tcMar>
              <w:top w:w="30" w:type="dxa"/>
              <w:left w:w="30" w:type="dxa"/>
              <w:bottom w:w="20" w:type="dxa"/>
              <w:right w:w="30" w:type="dxa"/>
            </w:tcMar>
          </w:tcPr>
          <w:p w14:paraId="708BFB76" w14:textId="77777777" w:rsidR="00A51EC8" w:rsidRPr="00FF0611" w:rsidRDefault="003D74AC" w:rsidP="00A761CA">
            <w:pPr>
              <w:rPr>
                <w:rFonts w:ascii="Times New Roman" w:hAnsi="Times New Roman" w:cs="Times New Roman"/>
                <w:lang w:val="en-GB"/>
              </w:rPr>
            </w:pPr>
            <w:hyperlink r:id="rId22">
              <w:r w:rsidR="00A51EC8" w:rsidRPr="00FF0611">
                <w:rPr>
                  <w:rFonts w:ascii="Times New Roman" w:hAnsi="Times New Roman" w:cs="Times New Roman"/>
                  <w:color w:val="0000FF"/>
                  <w:u w:val="single"/>
                  <w:lang w:val="en-GB"/>
                </w:rPr>
                <w:t>core_extension</w:t>
              </w:r>
            </w:hyperlink>
          </w:p>
        </w:tc>
      </w:tr>
      <w:tr w:rsidR="00A51EC8" w:rsidRPr="00FF0611" w14:paraId="6941736E" w14:textId="77777777" w:rsidTr="00046230">
        <w:tc>
          <w:tcPr>
            <w:tcW w:w="3256" w:type="dxa"/>
            <w:tcMar>
              <w:top w:w="30" w:type="dxa"/>
              <w:left w:w="30" w:type="dxa"/>
              <w:bottom w:w="20" w:type="dxa"/>
              <w:right w:w="30" w:type="dxa"/>
            </w:tcMar>
          </w:tcPr>
          <w:p w14:paraId="7E382C5A"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planning.budget.amountRequested</w:t>
            </w:r>
          </w:p>
        </w:tc>
        <w:tc>
          <w:tcPr>
            <w:tcW w:w="3685" w:type="dxa"/>
            <w:tcMar>
              <w:top w:w="30" w:type="dxa"/>
              <w:left w:w="30" w:type="dxa"/>
              <w:bottom w:w="20" w:type="dxa"/>
              <w:right w:w="30" w:type="dxa"/>
            </w:tcMar>
          </w:tcPr>
          <w:p w14:paraId="4C0A74A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Future steps of representing the workflow of budget approvals</w:t>
            </w:r>
          </w:p>
        </w:tc>
        <w:tc>
          <w:tcPr>
            <w:tcW w:w="1536" w:type="dxa"/>
            <w:tcMar>
              <w:top w:w="30" w:type="dxa"/>
              <w:left w:w="30" w:type="dxa"/>
              <w:bottom w:w="20" w:type="dxa"/>
              <w:right w:w="30" w:type="dxa"/>
            </w:tcMar>
          </w:tcPr>
          <w:p w14:paraId="482908BF" w14:textId="77777777" w:rsidR="00A51EC8" w:rsidRPr="00FF0611" w:rsidRDefault="003D74AC" w:rsidP="00A761CA">
            <w:pPr>
              <w:rPr>
                <w:rFonts w:ascii="Times New Roman" w:hAnsi="Times New Roman" w:cs="Times New Roman"/>
                <w:lang w:val="en-GB"/>
              </w:rPr>
            </w:pPr>
            <w:hyperlink r:id="rId23">
              <w:r w:rsidR="00A51EC8" w:rsidRPr="00FF0611">
                <w:rPr>
                  <w:rFonts w:ascii="Times New Roman" w:hAnsi="Times New Roman" w:cs="Times New Roman"/>
                  <w:color w:val="0000FF"/>
                  <w:u w:val="single"/>
                  <w:lang w:val="en-GB"/>
                </w:rPr>
                <w:t>Issue #616</w:t>
              </w:r>
            </w:hyperlink>
          </w:p>
        </w:tc>
      </w:tr>
      <w:tr w:rsidR="00A51EC8" w:rsidRPr="00FF0611" w14:paraId="5BBF73B7" w14:textId="77777777" w:rsidTr="00046230">
        <w:tc>
          <w:tcPr>
            <w:tcW w:w="3256" w:type="dxa"/>
            <w:tcMar>
              <w:top w:w="30" w:type="dxa"/>
              <w:left w:w="30" w:type="dxa"/>
              <w:bottom w:w="20" w:type="dxa"/>
              <w:right w:w="30" w:type="dxa"/>
            </w:tcMar>
          </w:tcPr>
          <w:p w14:paraId="0EF64052"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planning.budget.status</w:t>
            </w:r>
          </w:p>
        </w:tc>
        <w:tc>
          <w:tcPr>
            <w:tcW w:w="3685" w:type="dxa"/>
            <w:tcMar>
              <w:top w:w="30" w:type="dxa"/>
              <w:left w:w="30" w:type="dxa"/>
              <w:bottom w:w="20" w:type="dxa"/>
              <w:right w:w="30" w:type="dxa"/>
            </w:tcMar>
          </w:tcPr>
          <w:p w14:paraId="180E38D9"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Future steps of representing the workflow of budget approvals</w:t>
            </w:r>
          </w:p>
        </w:tc>
        <w:tc>
          <w:tcPr>
            <w:tcW w:w="1536" w:type="dxa"/>
            <w:tcMar>
              <w:top w:w="30" w:type="dxa"/>
              <w:left w:w="30" w:type="dxa"/>
              <w:bottom w:w="20" w:type="dxa"/>
              <w:right w:w="30" w:type="dxa"/>
            </w:tcMar>
          </w:tcPr>
          <w:p w14:paraId="74A79301" w14:textId="77777777" w:rsidR="00A51EC8" w:rsidRPr="00FF0611" w:rsidRDefault="003D74AC" w:rsidP="00A761CA">
            <w:pPr>
              <w:rPr>
                <w:rFonts w:ascii="Times New Roman" w:hAnsi="Times New Roman" w:cs="Times New Roman"/>
                <w:lang w:val="en-GB"/>
              </w:rPr>
            </w:pPr>
            <w:hyperlink r:id="rId24">
              <w:r w:rsidR="00A51EC8" w:rsidRPr="00FF0611">
                <w:rPr>
                  <w:rFonts w:ascii="Times New Roman" w:hAnsi="Times New Roman" w:cs="Times New Roman"/>
                  <w:color w:val="0000FF"/>
                  <w:u w:val="single"/>
                  <w:lang w:val="en-GB"/>
                </w:rPr>
                <w:t>Issue #616</w:t>
              </w:r>
            </w:hyperlink>
          </w:p>
        </w:tc>
      </w:tr>
      <w:tr w:rsidR="00A51EC8" w:rsidRPr="00FF0611" w14:paraId="44229B2E" w14:textId="77777777" w:rsidTr="00046230">
        <w:tc>
          <w:tcPr>
            <w:tcW w:w="3256" w:type="dxa"/>
            <w:tcMar>
              <w:top w:w="30" w:type="dxa"/>
              <w:left w:w="30" w:type="dxa"/>
              <w:bottom w:w="20" w:type="dxa"/>
              <w:right w:w="30" w:type="dxa"/>
            </w:tcMar>
          </w:tcPr>
          <w:p w14:paraId="5AC7121D"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planning.budget.sourceParty</w:t>
            </w:r>
          </w:p>
        </w:tc>
        <w:tc>
          <w:tcPr>
            <w:tcW w:w="3685" w:type="dxa"/>
            <w:tcMar>
              <w:top w:w="30" w:type="dxa"/>
              <w:left w:w="30" w:type="dxa"/>
              <w:bottom w:w="20" w:type="dxa"/>
              <w:right w:w="30" w:type="dxa"/>
            </w:tcMar>
          </w:tcPr>
          <w:p w14:paraId="220ECC30" w14:textId="2D42AFF6" w:rsidR="00A51EC8" w:rsidRPr="00FF0611" w:rsidRDefault="00A51EC8" w:rsidP="00046230">
            <w:pPr>
              <w:rPr>
                <w:rFonts w:ascii="Times New Roman" w:hAnsi="Times New Roman" w:cs="Times New Roman"/>
                <w:lang w:val="en-GB"/>
              </w:rPr>
            </w:pPr>
            <w:r w:rsidRPr="00FF0611">
              <w:rPr>
                <w:rFonts w:ascii="Times New Roman" w:hAnsi="Times New Roman" w:cs="Times New Roman"/>
                <w:lang w:val="en-GB"/>
              </w:rPr>
              <w:t xml:space="preserve">The organization related to this </w:t>
            </w:r>
            <w:r w:rsidR="00046230" w:rsidRPr="00FF0611">
              <w:rPr>
                <w:rFonts w:ascii="Times New Roman" w:hAnsi="Times New Roman" w:cs="Times New Roman"/>
                <w:lang w:val="en-GB"/>
              </w:rPr>
              <w:t>FS</w:t>
            </w:r>
          </w:p>
        </w:tc>
        <w:tc>
          <w:tcPr>
            <w:tcW w:w="1536" w:type="dxa"/>
            <w:tcMar>
              <w:top w:w="30" w:type="dxa"/>
              <w:left w:w="30" w:type="dxa"/>
              <w:bottom w:w="20" w:type="dxa"/>
              <w:right w:w="30" w:type="dxa"/>
            </w:tcMar>
          </w:tcPr>
          <w:p w14:paraId="2CBC0543" w14:textId="77777777" w:rsidR="00A51EC8" w:rsidRPr="00FF0611" w:rsidRDefault="003D74AC" w:rsidP="00A761CA">
            <w:pPr>
              <w:rPr>
                <w:rFonts w:ascii="Times New Roman" w:hAnsi="Times New Roman" w:cs="Times New Roman"/>
                <w:lang w:val="en-GB"/>
              </w:rPr>
            </w:pPr>
            <w:hyperlink r:id="rId25">
              <w:r w:rsidR="00A51EC8" w:rsidRPr="00FF0611">
                <w:rPr>
                  <w:rFonts w:ascii="Times New Roman" w:hAnsi="Times New Roman" w:cs="Times New Roman"/>
                  <w:color w:val="0000FF"/>
                  <w:u w:val="single"/>
                  <w:lang w:val="en-GB"/>
                </w:rPr>
                <w:t>core_extension</w:t>
              </w:r>
            </w:hyperlink>
          </w:p>
        </w:tc>
      </w:tr>
      <w:tr w:rsidR="00A51EC8" w:rsidRPr="00FF0611" w14:paraId="48518DF4" w14:textId="77777777" w:rsidTr="00046230">
        <w:tc>
          <w:tcPr>
            <w:tcW w:w="3256" w:type="dxa"/>
            <w:tcMar>
              <w:top w:w="30" w:type="dxa"/>
              <w:left w:w="30" w:type="dxa"/>
              <w:bottom w:w="20" w:type="dxa"/>
              <w:right w:w="30" w:type="dxa"/>
            </w:tcMar>
          </w:tcPr>
          <w:p w14:paraId="7EA80441"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685" w:type="dxa"/>
            <w:tcMar>
              <w:top w:w="30" w:type="dxa"/>
              <w:left w:w="30" w:type="dxa"/>
              <w:bottom w:w="20" w:type="dxa"/>
              <w:right w:w="30" w:type="dxa"/>
            </w:tcMar>
          </w:tcPr>
          <w:p w14:paraId="0EB83BEF" w14:textId="76DCB68E"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link to an </w:t>
            </w:r>
            <w:r w:rsidR="00B23F7F" w:rsidRPr="00FF0611">
              <w:rPr>
                <w:rFonts w:ascii="Times New Roman" w:hAnsi="Times New Roman" w:cs="Times New Roman"/>
                <w:lang w:val="en-GB"/>
              </w:rPr>
              <w:t>EI</w:t>
            </w:r>
            <w:r w:rsidRPr="00FF0611">
              <w:rPr>
                <w:rFonts w:ascii="Times New Roman" w:hAnsi="Times New Roman" w:cs="Times New Roman"/>
                <w:lang w:val="en-GB"/>
              </w:rPr>
              <w:t xml:space="preserve"> this FS is related to</w:t>
            </w:r>
          </w:p>
        </w:tc>
        <w:tc>
          <w:tcPr>
            <w:tcW w:w="1536" w:type="dxa"/>
            <w:tcMar>
              <w:top w:w="30" w:type="dxa"/>
              <w:left w:w="30" w:type="dxa"/>
              <w:bottom w:w="20" w:type="dxa"/>
              <w:right w:w="30" w:type="dxa"/>
            </w:tcMar>
          </w:tcPr>
          <w:p w14:paraId="4CDFFF4A" w14:textId="77777777" w:rsidR="00A51EC8" w:rsidRPr="00FF0611" w:rsidRDefault="003D74AC" w:rsidP="00A761CA">
            <w:pPr>
              <w:rPr>
                <w:rFonts w:ascii="Times New Roman" w:hAnsi="Times New Roman" w:cs="Times New Roman"/>
                <w:lang w:val="en-GB"/>
              </w:rPr>
            </w:pPr>
            <w:hyperlink r:id="rId26" w:anchor="relatedprocess">
              <w:r w:rsidR="00A51EC8" w:rsidRPr="00FF0611">
                <w:rPr>
                  <w:rFonts w:ascii="Times New Roman" w:hAnsi="Times New Roman" w:cs="Times New Roman"/>
                  <w:color w:val="0000FF"/>
                  <w:u w:val="single"/>
                  <w:lang w:val="en-GB"/>
                </w:rPr>
                <w:t>OCDS 1.1</w:t>
              </w:r>
            </w:hyperlink>
          </w:p>
        </w:tc>
      </w:tr>
    </w:tbl>
    <w:p w14:paraId="3D95026D" w14:textId="1E10D9DA" w:rsidR="00E736D8" w:rsidRPr="00FF0611" w:rsidRDefault="00E736D8" w:rsidP="00E736D8">
      <w:pPr>
        <w:pStyle w:val="Legenda"/>
        <w:ind w:left="432"/>
        <w:jc w:val="center"/>
        <w:rPr>
          <w:lang w:val="en-GB"/>
        </w:rPr>
      </w:pPr>
      <w:bookmarkStart w:id="1051" w:name="_Toc52192959"/>
      <w:bookmarkStart w:id="1052" w:name="_Toc52193004"/>
      <w:bookmarkStart w:id="1053" w:name="_Toc58222361"/>
      <w:bookmarkEnd w:id="1051"/>
      <w:bookmarkEnd w:id="105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6</w:t>
      </w:r>
      <w:r w:rsidRPr="00FF0611">
        <w:rPr>
          <w:lang w:val="en-GB"/>
        </w:rPr>
        <w:fldChar w:fldCharType="end"/>
      </w:r>
      <w:r w:rsidRPr="00FF0611">
        <w:rPr>
          <w:lang w:val="en-GB"/>
        </w:rPr>
        <w:t xml:space="preserve"> – Attributes of </w:t>
      </w:r>
      <w:r w:rsidR="00B23F7F" w:rsidRPr="00FF0611">
        <w:rPr>
          <w:lang w:val="en-GB"/>
        </w:rPr>
        <w:t>FS</w:t>
      </w:r>
      <w:bookmarkEnd w:id="1053"/>
    </w:p>
    <w:p w14:paraId="150F331E" w14:textId="2B939FE1" w:rsidR="00A51EC8" w:rsidRPr="00FF0611" w:rsidRDefault="00A51EC8" w:rsidP="00F3558A">
      <w:pPr>
        <w:pStyle w:val="Nagwek5"/>
        <w:numPr>
          <w:ilvl w:val="3"/>
          <w:numId w:val="3"/>
        </w:numPr>
        <w:ind w:firstLine="0"/>
        <w:rPr>
          <w:rFonts w:ascii="Times New Roman" w:hAnsi="Times New Roman" w:cs="Times New Roman"/>
        </w:rPr>
      </w:pPr>
      <w:r w:rsidRPr="00FF0611">
        <w:rPr>
          <w:rFonts w:ascii="Times New Roman" w:hAnsi="Times New Roman" w:cs="Times New Roman"/>
        </w:rPr>
        <w:t>CP</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252"/>
        <w:gridCol w:w="1536"/>
      </w:tblGrid>
      <w:tr w:rsidR="00A51EC8" w:rsidRPr="00FF0611" w14:paraId="2EDEF685" w14:textId="77777777" w:rsidTr="00046230">
        <w:tc>
          <w:tcPr>
            <w:tcW w:w="2689" w:type="dxa"/>
            <w:shd w:val="clear" w:color="auto" w:fill="D9D9D9" w:themeFill="background1" w:themeFillShade="D9"/>
            <w:tcMar>
              <w:top w:w="30" w:type="dxa"/>
              <w:left w:w="30" w:type="dxa"/>
              <w:bottom w:w="20" w:type="dxa"/>
              <w:right w:w="30" w:type="dxa"/>
            </w:tcMar>
          </w:tcPr>
          <w:p w14:paraId="38EA433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4252" w:type="dxa"/>
            <w:shd w:val="clear" w:color="auto" w:fill="D9D9D9" w:themeFill="background1" w:themeFillShade="D9"/>
            <w:tcMar>
              <w:top w:w="30" w:type="dxa"/>
              <w:left w:w="30" w:type="dxa"/>
              <w:bottom w:w="20" w:type="dxa"/>
              <w:right w:w="30" w:type="dxa"/>
            </w:tcMar>
          </w:tcPr>
          <w:p w14:paraId="0E2070BE"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0D91D682"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51EC8" w:rsidRPr="00FF0611" w14:paraId="4A5E2EFD" w14:textId="77777777" w:rsidTr="00046230">
        <w:tc>
          <w:tcPr>
            <w:tcW w:w="2689" w:type="dxa"/>
            <w:tcMar>
              <w:top w:w="30" w:type="dxa"/>
              <w:left w:w="30" w:type="dxa"/>
              <w:bottom w:w="20" w:type="dxa"/>
              <w:right w:w="30" w:type="dxa"/>
            </w:tcMar>
          </w:tcPr>
          <w:p w14:paraId="3AA4161F"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252" w:type="dxa"/>
            <w:tcMar>
              <w:top w:w="30" w:type="dxa"/>
              <w:left w:w="30" w:type="dxa"/>
              <w:bottom w:w="20" w:type="dxa"/>
              <w:right w:w="30" w:type="dxa"/>
            </w:tcMar>
          </w:tcPr>
          <w:p w14:paraId="43F179E1" w14:textId="2B7AA2D6"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this </w:t>
            </w:r>
            <w:r w:rsidR="00B23F7F" w:rsidRPr="00FF0611">
              <w:rPr>
                <w:rFonts w:ascii="Times New Roman" w:hAnsi="Times New Roman" w:cs="Times New Roman"/>
                <w:lang w:val="en-GB"/>
              </w:rPr>
              <w:t>procurement process</w:t>
            </w:r>
          </w:p>
        </w:tc>
        <w:commentRangeStart w:id="1054"/>
        <w:tc>
          <w:tcPr>
            <w:tcW w:w="1536" w:type="dxa"/>
            <w:tcMar>
              <w:top w:w="30" w:type="dxa"/>
              <w:left w:w="30" w:type="dxa"/>
              <w:bottom w:w="20" w:type="dxa"/>
              <w:right w:w="30" w:type="dxa"/>
            </w:tcMar>
          </w:tcPr>
          <w:p w14:paraId="21DD85AE"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"https://standard.open-contracting.org/latest/en/schema/identifiers/"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54"/>
            <w:r w:rsidR="00B70478">
              <w:rPr>
                <w:rStyle w:val="Odwoaniedokomentarza"/>
              </w:rPr>
              <w:commentReference w:id="1054"/>
            </w:r>
          </w:p>
        </w:tc>
      </w:tr>
      <w:tr w:rsidR="00A51EC8" w:rsidRPr="00FF0611" w14:paraId="0E131925" w14:textId="77777777" w:rsidTr="00046230">
        <w:tc>
          <w:tcPr>
            <w:tcW w:w="2689" w:type="dxa"/>
            <w:tcMar>
              <w:top w:w="30" w:type="dxa"/>
              <w:left w:w="30" w:type="dxa"/>
              <w:bottom w:w="20" w:type="dxa"/>
              <w:right w:w="30" w:type="dxa"/>
            </w:tcMar>
          </w:tcPr>
          <w:p w14:paraId="1A3D8464"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planning.budget.amount</w:t>
            </w:r>
          </w:p>
        </w:tc>
        <w:tc>
          <w:tcPr>
            <w:tcW w:w="4252" w:type="dxa"/>
            <w:tcMar>
              <w:top w:w="30" w:type="dxa"/>
              <w:left w:w="30" w:type="dxa"/>
              <w:bottom w:w="20" w:type="dxa"/>
              <w:right w:w="30" w:type="dxa"/>
            </w:tcMar>
          </w:tcPr>
          <w:p w14:paraId="450CBA0F" w14:textId="2D233A5E"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The overall value of the funds allocated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commentRangeStart w:id="1055"/>
        <w:tc>
          <w:tcPr>
            <w:tcW w:w="1536" w:type="dxa"/>
            <w:tcMar>
              <w:top w:w="30" w:type="dxa"/>
              <w:left w:w="30" w:type="dxa"/>
              <w:bottom w:w="20" w:type="dxa"/>
              <w:right w:w="30" w:type="dxa"/>
            </w:tcMar>
          </w:tcPr>
          <w:p w14:paraId="144AA11A" w14:textId="77777777" w:rsidR="00A51EC8" w:rsidRPr="00FF0611" w:rsidRDefault="00CC155A" w:rsidP="00A761CA">
            <w:pPr>
              <w:rPr>
                <w:rFonts w:ascii="Times New Roman" w:hAnsi="Times New Roman" w:cs="Times New Roman"/>
                <w:lang w:val="en-GB"/>
              </w:rPr>
            </w:pPr>
            <w:r>
              <w:fldChar w:fldCharType="begin"/>
            </w:r>
            <w:r>
              <w:instrText xml:space="preserve"> HYPERLINK "https://github.com/open-contracting-extensions/ocds_budget_breakdown_extension/blob/master/release-schema.json" \h </w:instrText>
            </w:r>
            <w:r>
              <w:fldChar w:fldCharType="separate"/>
            </w:r>
            <w:r w:rsidR="00A51EC8"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55"/>
            <w:r w:rsidR="00611918">
              <w:rPr>
                <w:rStyle w:val="Odwoaniedokomentarza"/>
              </w:rPr>
              <w:commentReference w:id="1055"/>
            </w:r>
          </w:p>
        </w:tc>
      </w:tr>
      <w:tr w:rsidR="00A51EC8" w:rsidRPr="00FF0611" w14:paraId="3C3F5550" w14:textId="77777777" w:rsidTr="00046230">
        <w:tc>
          <w:tcPr>
            <w:tcW w:w="2689" w:type="dxa"/>
            <w:tcMar>
              <w:top w:w="30" w:type="dxa"/>
              <w:left w:w="30" w:type="dxa"/>
              <w:bottom w:w="20" w:type="dxa"/>
              <w:right w:w="30" w:type="dxa"/>
            </w:tcMar>
          </w:tcPr>
          <w:p w14:paraId="0DB86AD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planning.budget.budgetBreakdown</w:t>
            </w:r>
          </w:p>
        </w:tc>
        <w:tc>
          <w:tcPr>
            <w:tcW w:w="4252" w:type="dxa"/>
            <w:tcMar>
              <w:top w:w="30" w:type="dxa"/>
              <w:left w:w="30" w:type="dxa"/>
              <w:bottom w:w="20" w:type="dxa"/>
              <w:right w:w="30" w:type="dxa"/>
            </w:tcMar>
          </w:tcPr>
          <w:p w14:paraId="76E7C877" w14:textId="293B57C0"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Detailed budget breakdown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 covering multiple budget funding and multiple periods</w:t>
            </w:r>
          </w:p>
        </w:tc>
        <w:tc>
          <w:tcPr>
            <w:tcW w:w="1536" w:type="dxa"/>
            <w:tcMar>
              <w:top w:w="30" w:type="dxa"/>
              <w:left w:w="30" w:type="dxa"/>
              <w:bottom w:w="20" w:type="dxa"/>
              <w:right w:w="30" w:type="dxa"/>
            </w:tcMar>
          </w:tcPr>
          <w:p w14:paraId="350281EE" w14:textId="77777777" w:rsidR="00A51EC8" w:rsidRPr="00FF0611" w:rsidRDefault="003D74AC" w:rsidP="00A761CA">
            <w:pPr>
              <w:rPr>
                <w:rFonts w:ascii="Times New Roman" w:hAnsi="Times New Roman" w:cs="Times New Roman"/>
                <w:lang w:val="en-GB"/>
              </w:rPr>
            </w:pPr>
            <w:hyperlink r:id="rId27">
              <w:r w:rsidR="00A51EC8" w:rsidRPr="00FF0611">
                <w:rPr>
                  <w:rFonts w:ascii="Times New Roman" w:hAnsi="Times New Roman" w:cs="Times New Roman"/>
                  <w:color w:val="0000FF"/>
                  <w:u w:val="single"/>
                  <w:lang w:val="en-GB"/>
                </w:rPr>
                <w:t>core_extension</w:t>
              </w:r>
            </w:hyperlink>
          </w:p>
        </w:tc>
      </w:tr>
      <w:tr w:rsidR="00A51EC8" w:rsidRPr="00FF0611" w14:paraId="33D21E86" w14:textId="77777777" w:rsidTr="00046230">
        <w:tc>
          <w:tcPr>
            <w:tcW w:w="2689" w:type="dxa"/>
            <w:tcMar>
              <w:top w:w="30" w:type="dxa"/>
              <w:left w:w="30" w:type="dxa"/>
              <w:bottom w:w="20" w:type="dxa"/>
              <w:right w:w="30" w:type="dxa"/>
            </w:tcMar>
          </w:tcPr>
          <w:p w14:paraId="64B8AD56"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tender.title</w:t>
            </w:r>
          </w:p>
        </w:tc>
        <w:tc>
          <w:tcPr>
            <w:tcW w:w="4252" w:type="dxa"/>
            <w:tcMar>
              <w:top w:w="30" w:type="dxa"/>
              <w:left w:w="30" w:type="dxa"/>
              <w:bottom w:w="20" w:type="dxa"/>
              <w:right w:w="30" w:type="dxa"/>
            </w:tcMar>
          </w:tcPr>
          <w:p w14:paraId="1BDE9CD4" w14:textId="24CAF953"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A</w:t>
            </w:r>
            <w:r w:rsidR="00B23F7F" w:rsidRPr="00FF0611">
              <w:rPr>
                <w:rFonts w:ascii="Times New Roman" w:hAnsi="Times New Roman" w:cs="Times New Roman"/>
                <w:lang w:val="en-GB"/>
              </w:rPr>
              <w:t>n</w:t>
            </w:r>
            <w:r w:rsidRPr="00FF0611">
              <w:rPr>
                <w:rFonts w:ascii="Times New Roman" w:hAnsi="Times New Roman" w:cs="Times New Roman"/>
                <w:lang w:val="en-GB"/>
              </w:rPr>
              <w:t xml:space="preserve"> overall title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commentRangeStart w:id="1056"/>
        <w:tc>
          <w:tcPr>
            <w:tcW w:w="1536" w:type="dxa"/>
            <w:tcMar>
              <w:top w:w="30" w:type="dxa"/>
              <w:left w:w="30" w:type="dxa"/>
              <w:bottom w:w="20" w:type="dxa"/>
              <w:right w:w="30" w:type="dxa"/>
            </w:tcMar>
          </w:tcPr>
          <w:p w14:paraId="463329A9"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"release"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56"/>
            <w:r w:rsidR="00727CD5">
              <w:rPr>
                <w:rStyle w:val="Odwoaniedokomentarza"/>
              </w:rPr>
              <w:commentReference w:id="1056"/>
            </w:r>
          </w:p>
        </w:tc>
      </w:tr>
      <w:tr w:rsidR="00A51EC8" w:rsidRPr="00FF0611" w14:paraId="38B54E33" w14:textId="77777777" w:rsidTr="00046230">
        <w:tc>
          <w:tcPr>
            <w:tcW w:w="2689" w:type="dxa"/>
            <w:tcMar>
              <w:top w:w="30" w:type="dxa"/>
              <w:left w:w="30" w:type="dxa"/>
              <w:bottom w:w="20" w:type="dxa"/>
              <w:right w:w="30" w:type="dxa"/>
            </w:tcMar>
          </w:tcPr>
          <w:p w14:paraId="1EE9C443"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tender.description</w:t>
            </w:r>
          </w:p>
        </w:tc>
        <w:tc>
          <w:tcPr>
            <w:tcW w:w="4252" w:type="dxa"/>
            <w:tcMar>
              <w:top w:w="30" w:type="dxa"/>
              <w:left w:w="30" w:type="dxa"/>
              <w:bottom w:w="20" w:type="dxa"/>
              <w:right w:w="30" w:type="dxa"/>
            </w:tcMar>
          </w:tcPr>
          <w:p w14:paraId="091B000E" w14:textId="3323E4BB"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An overall description for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commentRangeStart w:id="1057"/>
        <w:tc>
          <w:tcPr>
            <w:tcW w:w="1536" w:type="dxa"/>
            <w:tcMar>
              <w:top w:w="30" w:type="dxa"/>
              <w:left w:w="30" w:type="dxa"/>
              <w:bottom w:w="20" w:type="dxa"/>
              <w:right w:w="30" w:type="dxa"/>
            </w:tcMar>
          </w:tcPr>
          <w:p w14:paraId="6BDDD806"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"release"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57"/>
            <w:r w:rsidR="00727CD5">
              <w:rPr>
                <w:rStyle w:val="Odwoaniedokomentarza"/>
              </w:rPr>
              <w:commentReference w:id="1057"/>
            </w:r>
          </w:p>
        </w:tc>
      </w:tr>
      <w:tr w:rsidR="00A51EC8" w:rsidRPr="00FF0611" w14:paraId="7E366334" w14:textId="77777777" w:rsidTr="00046230">
        <w:tc>
          <w:tcPr>
            <w:tcW w:w="2689" w:type="dxa"/>
            <w:tcMar>
              <w:top w:w="30" w:type="dxa"/>
              <w:left w:w="30" w:type="dxa"/>
              <w:bottom w:w="20" w:type="dxa"/>
              <w:right w:w="30" w:type="dxa"/>
            </w:tcMar>
          </w:tcPr>
          <w:p w14:paraId="1E85C349"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tender.value</w:t>
            </w:r>
          </w:p>
        </w:tc>
        <w:tc>
          <w:tcPr>
            <w:tcW w:w="4252" w:type="dxa"/>
            <w:tcMar>
              <w:top w:w="30" w:type="dxa"/>
              <w:left w:w="30" w:type="dxa"/>
              <w:bottom w:w="20" w:type="dxa"/>
              <w:right w:w="30" w:type="dxa"/>
            </w:tcMar>
          </w:tcPr>
          <w:p w14:paraId="0CA1894F" w14:textId="499D2743" w:rsidR="00A51EC8" w:rsidRPr="00FF0611" w:rsidRDefault="00A51EC8" w:rsidP="00B23F7F">
            <w:pPr>
              <w:rPr>
                <w:rFonts w:ascii="Times New Roman" w:hAnsi="Times New Roman" w:cs="Times New Roman"/>
                <w:lang w:val="en-GB"/>
              </w:rPr>
            </w:pPr>
            <w:commentRangeStart w:id="1058"/>
            <w:r w:rsidRPr="00FF0611">
              <w:rPr>
                <w:rFonts w:ascii="Times New Roman" w:hAnsi="Times New Roman" w:cs="Times New Roman"/>
                <w:lang w:val="en-GB"/>
              </w:rPr>
              <w:t xml:space="preserve">The total upper estimated value of the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commentRangeEnd w:id="1058"/>
            <w:r w:rsidR="003B5DF7">
              <w:rPr>
                <w:rStyle w:val="Odwoaniedokomentarza"/>
              </w:rPr>
              <w:commentReference w:id="1058"/>
            </w:r>
          </w:p>
        </w:tc>
        <w:commentRangeStart w:id="1059"/>
        <w:tc>
          <w:tcPr>
            <w:tcW w:w="1536" w:type="dxa"/>
            <w:tcMar>
              <w:top w:w="30" w:type="dxa"/>
              <w:left w:w="30" w:type="dxa"/>
              <w:bottom w:w="20" w:type="dxa"/>
              <w:right w:w="30" w:type="dxa"/>
            </w:tcMar>
          </w:tcPr>
          <w:p w14:paraId="2C1D619C"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"release"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59"/>
            <w:r w:rsidR="00727CD5">
              <w:rPr>
                <w:rStyle w:val="Odwoaniedokomentarza"/>
              </w:rPr>
              <w:commentReference w:id="1059"/>
            </w:r>
          </w:p>
        </w:tc>
      </w:tr>
      <w:tr w:rsidR="00A51EC8" w:rsidRPr="00FF0611" w14:paraId="78C40289" w14:textId="77777777" w:rsidTr="00046230">
        <w:tc>
          <w:tcPr>
            <w:tcW w:w="2689" w:type="dxa"/>
            <w:tcMar>
              <w:top w:w="30" w:type="dxa"/>
              <w:left w:w="30" w:type="dxa"/>
              <w:bottom w:w="20" w:type="dxa"/>
              <w:right w:w="30" w:type="dxa"/>
            </w:tcMar>
          </w:tcPr>
          <w:p w14:paraId="0788B150"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4252" w:type="dxa"/>
            <w:tcMar>
              <w:top w:w="30" w:type="dxa"/>
              <w:left w:w="30" w:type="dxa"/>
              <w:bottom w:w="20" w:type="dxa"/>
              <w:right w:w="30" w:type="dxa"/>
            </w:tcMar>
          </w:tcPr>
          <w:p w14:paraId="22070170" w14:textId="42238F21" w:rsidR="00A51EC8" w:rsidRPr="00FF0611" w:rsidRDefault="00A51EC8" w:rsidP="00B23F7F">
            <w:pPr>
              <w:rPr>
                <w:rFonts w:ascii="Times New Roman" w:hAnsi="Times New Roman" w:cs="Times New Roman"/>
                <w:lang w:val="en-GB"/>
              </w:rPr>
            </w:pPr>
            <w:commentRangeStart w:id="1060"/>
            <w:r w:rsidRPr="00FF0611">
              <w:rPr>
                <w:rFonts w:ascii="Times New Roman" w:hAnsi="Times New Roman" w:cs="Times New Roman"/>
                <w:lang w:val="en-GB"/>
              </w:rPr>
              <w:t xml:space="preserve">Category of the subject of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commentRangeEnd w:id="1060"/>
            <w:r w:rsidR="002064ED">
              <w:rPr>
                <w:rStyle w:val="Odwoaniedokomentarza"/>
              </w:rPr>
              <w:commentReference w:id="1060"/>
            </w:r>
          </w:p>
        </w:tc>
        <w:commentRangeStart w:id="1061"/>
        <w:tc>
          <w:tcPr>
            <w:tcW w:w="1536" w:type="dxa"/>
            <w:tcMar>
              <w:top w:w="30" w:type="dxa"/>
              <w:left w:w="30" w:type="dxa"/>
              <w:bottom w:w="20" w:type="dxa"/>
              <w:right w:w="30" w:type="dxa"/>
            </w:tcMar>
          </w:tcPr>
          <w:p w14:paraId="01CEE215"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"https://standard.open-contracting.org/latest/en/schema/codelists/" \l "procurement-category"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61"/>
            <w:r w:rsidR="00727CD5">
              <w:rPr>
                <w:rStyle w:val="Odwoaniedokomentarza"/>
              </w:rPr>
              <w:commentReference w:id="1061"/>
            </w:r>
          </w:p>
        </w:tc>
      </w:tr>
      <w:tr w:rsidR="00A51EC8" w:rsidRPr="00FF0611" w14:paraId="0A22593B" w14:textId="77777777" w:rsidTr="00046230">
        <w:tc>
          <w:tcPr>
            <w:tcW w:w="2689" w:type="dxa"/>
            <w:tcMar>
              <w:top w:w="30" w:type="dxa"/>
              <w:left w:w="30" w:type="dxa"/>
              <w:bottom w:w="20" w:type="dxa"/>
              <w:right w:w="30" w:type="dxa"/>
            </w:tcMar>
          </w:tcPr>
          <w:p w14:paraId="12A249D8"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4252" w:type="dxa"/>
            <w:tcMar>
              <w:top w:w="30" w:type="dxa"/>
              <w:left w:w="30" w:type="dxa"/>
              <w:bottom w:w="20" w:type="dxa"/>
              <w:right w:w="30" w:type="dxa"/>
            </w:tcMar>
          </w:tcPr>
          <w:p w14:paraId="76F7A8A0" w14:textId="7440BCD0" w:rsidR="00A51EC8" w:rsidRPr="00FF0611" w:rsidRDefault="00A51EC8" w:rsidP="00B23F7F">
            <w:pPr>
              <w:rPr>
                <w:rFonts w:ascii="Times New Roman" w:hAnsi="Times New Roman" w:cs="Times New Roman"/>
                <w:lang w:val="en-GB"/>
              </w:rPr>
            </w:pPr>
            <w:r w:rsidRPr="00FF0611">
              <w:rPr>
                <w:rFonts w:ascii="Times New Roman" w:hAnsi="Times New Roman" w:cs="Times New Roman"/>
                <w:lang w:val="en-GB"/>
              </w:rPr>
              <w:t xml:space="preserve">CPV classification of the subject of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tc>
          <w:tcPr>
            <w:tcW w:w="1536" w:type="dxa"/>
            <w:tcMar>
              <w:top w:w="30" w:type="dxa"/>
              <w:left w:w="30" w:type="dxa"/>
              <w:bottom w:w="20" w:type="dxa"/>
              <w:right w:w="30" w:type="dxa"/>
            </w:tcMar>
          </w:tcPr>
          <w:p w14:paraId="160CF511"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Not covered</w:t>
            </w:r>
          </w:p>
        </w:tc>
      </w:tr>
      <w:tr w:rsidR="00A51EC8" w:rsidRPr="00FF0611" w14:paraId="3CC23912" w14:textId="77777777" w:rsidTr="00046230">
        <w:tc>
          <w:tcPr>
            <w:tcW w:w="2689" w:type="dxa"/>
            <w:tcMar>
              <w:top w:w="30" w:type="dxa"/>
              <w:left w:w="30" w:type="dxa"/>
              <w:bottom w:w="20" w:type="dxa"/>
              <w:right w:w="30" w:type="dxa"/>
            </w:tcMar>
          </w:tcPr>
          <w:p w14:paraId="62C5EDEB"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buyer</w:t>
            </w:r>
          </w:p>
        </w:tc>
        <w:tc>
          <w:tcPr>
            <w:tcW w:w="4252" w:type="dxa"/>
            <w:tcMar>
              <w:top w:w="30" w:type="dxa"/>
              <w:left w:w="30" w:type="dxa"/>
              <w:bottom w:w="20" w:type="dxa"/>
              <w:right w:w="30" w:type="dxa"/>
            </w:tcMar>
          </w:tcPr>
          <w:p w14:paraId="5E454722" w14:textId="77777777" w:rsidR="00A51EC8" w:rsidRPr="00FF0611" w:rsidRDefault="00A51EC8" w:rsidP="00A761CA">
            <w:pPr>
              <w:rPr>
                <w:rFonts w:ascii="Times New Roman" w:hAnsi="Times New Roman" w:cs="Times New Roman"/>
                <w:lang w:val="en-GB"/>
              </w:rPr>
            </w:pPr>
            <w:commentRangeStart w:id="1062"/>
            <w:r w:rsidRPr="00FF0611">
              <w:rPr>
                <w:rFonts w:ascii="Times New Roman" w:hAnsi="Times New Roman" w:cs="Times New Roman"/>
                <w:lang w:val="en-GB"/>
              </w:rPr>
              <w:t>Organization in whose interests the need is declared</w:t>
            </w:r>
            <w:commentRangeEnd w:id="1062"/>
            <w:r w:rsidR="002064ED">
              <w:rPr>
                <w:rStyle w:val="Odwoaniedokomentarza"/>
              </w:rPr>
              <w:commentReference w:id="1062"/>
            </w:r>
          </w:p>
        </w:tc>
        <w:tc>
          <w:tcPr>
            <w:tcW w:w="1536" w:type="dxa"/>
            <w:tcMar>
              <w:top w:w="30" w:type="dxa"/>
              <w:left w:w="30" w:type="dxa"/>
              <w:bottom w:w="20" w:type="dxa"/>
              <w:right w:w="30" w:type="dxa"/>
            </w:tcMar>
          </w:tcPr>
          <w:p w14:paraId="22C6B95F" w14:textId="77777777" w:rsidR="00A51EC8" w:rsidRPr="00FF0611" w:rsidRDefault="003D74AC" w:rsidP="00A761CA">
            <w:pPr>
              <w:rPr>
                <w:rFonts w:ascii="Times New Roman" w:hAnsi="Times New Roman" w:cs="Times New Roman"/>
                <w:lang w:val="en-GB"/>
              </w:rPr>
            </w:pPr>
            <w:hyperlink r:id="rId28" w:anchor="release">
              <w:r w:rsidR="00A51EC8" w:rsidRPr="00FF0611">
                <w:rPr>
                  <w:rFonts w:ascii="Times New Roman" w:hAnsi="Times New Roman" w:cs="Times New Roman"/>
                  <w:color w:val="0000FF"/>
                  <w:u w:val="single"/>
                  <w:lang w:val="en-GB"/>
                </w:rPr>
                <w:t>OCDS 1.1.</w:t>
              </w:r>
            </w:hyperlink>
          </w:p>
        </w:tc>
      </w:tr>
      <w:tr w:rsidR="00A51EC8" w:rsidRPr="00FF0611" w14:paraId="1E37DA25" w14:textId="77777777" w:rsidTr="00046230">
        <w:tc>
          <w:tcPr>
            <w:tcW w:w="2689" w:type="dxa"/>
            <w:tcMar>
              <w:top w:w="30" w:type="dxa"/>
              <w:left w:w="30" w:type="dxa"/>
              <w:bottom w:w="20" w:type="dxa"/>
              <w:right w:w="30" w:type="dxa"/>
            </w:tcMar>
          </w:tcPr>
          <w:p w14:paraId="02142CED"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4252" w:type="dxa"/>
            <w:tcMar>
              <w:top w:w="30" w:type="dxa"/>
              <w:left w:w="30" w:type="dxa"/>
              <w:bottom w:w="20" w:type="dxa"/>
              <w:right w:w="30" w:type="dxa"/>
            </w:tcMar>
          </w:tcPr>
          <w:p w14:paraId="5B0C3B37"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The period over which the contract is estimated or required to be active</w:t>
            </w:r>
          </w:p>
        </w:tc>
        <w:commentRangeStart w:id="1063"/>
        <w:tc>
          <w:tcPr>
            <w:tcW w:w="1536" w:type="dxa"/>
            <w:tcMar>
              <w:top w:w="30" w:type="dxa"/>
              <w:left w:w="30" w:type="dxa"/>
              <w:bottom w:w="20" w:type="dxa"/>
              <w:right w:w="30" w:type="dxa"/>
            </w:tcMar>
          </w:tcPr>
          <w:p w14:paraId="7F4892E2"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"tender"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63"/>
            <w:r w:rsidR="0073095D">
              <w:rPr>
                <w:rStyle w:val="Odwoaniedokomentarza"/>
              </w:rPr>
              <w:commentReference w:id="1063"/>
            </w:r>
          </w:p>
        </w:tc>
      </w:tr>
      <w:tr w:rsidR="00A51EC8" w:rsidRPr="00FF0611" w14:paraId="6D09F80A" w14:textId="77777777" w:rsidTr="00046230">
        <w:tc>
          <w:tcPr>
            <w:tcW w:w="2689" w:type="dxa"/>
            <w:tcMar>
              <w:top w:w="30" w:type="dxa"/>
              <w:left w:w="30" w:type="dxa"/>
              <w:bottom w:w="20" w:type="dxa"/>
              <w:right w:w="30" w:type="dxa"/>
            </w:tcMar>
          </w:tcPr>
          <w:p w14:paraId="5FB88299" w14:textId="77777777" w:rsidR="00A51EC8" w:rsidRPr="00FF0611" w:rsidRDefault="00A51EC8" w:rsidP="00A761CA">
            <w:pPr>
              <w:rPr>
                <w:rFonts w:ascii="Times New Roman" w:eastAsia="Courier New" w:hAnsi="Times New Roman" w:cs="Times New Roman"/>
                <w:color w:val="000000" w:themeColor="text1"/>
                <w:lang w:val="en-GB"/>
              </w:rPr>
            </w:pPr>
            <w:r w:rsidRPr="00FF0611">
              <w:rPr>
                <w:rFonts w:ascii="Times New Roman" w:eastAsia="Courier New" w:hAnsi="Times New Roman" w:cs="Times New Roman"/>
                <w:color w:val="000000" w:themeColor="text1"/>
                <w:lang w:val="en-GB"/>
              </w:rPr>
              <w:t>relatedProcesses</w:t>
            </w:r>
          </w:p>
        </w:tc>
        <w:tc>
          <w:tcPr>
            <w:tcW w:w="4252" w:type="dxa"/>
            <w:tcMar>
              <w:top w:w="30" w:type="dxa"/>
              <w:left w:w="30" w:type="dxa"/>
              <w:bottom w:w="20" w:type="dxa"/>
              <w:right w:w="30" w:type="dxa"/>
            </w:tcMar>
          </w:tcPr>
          <w:p w14:paraId="44771A86"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Parallel processes related to a current one</w:t>
            </w:r>
          </w:p>
        </w:tc>
        <w:commentRangeStart w:id="1064"/>
        <w:tc>
          <w:tcPr>
            <w:tcW w:w="1536" w:type="dxa"/>
            <w:tcMar>
              <w:top w:w="30" w:type="dxa"/>
              <w:left w:w="30" w:type="dxa"/>
              <w:bottom w:w="20" w:type="dxa"/>
              <w:right w:w="30" w:type="dxa"/>
            </w:tcMar>
          </w:tcPr>
          <w:p w14:paraId="28415295"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"tender"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64"/>
            <w:r w:rsidR="0073095D">
              <w:rPr>
                <w:rStyle w:val="Odwoaniedokomentarza"/>
              </w:rPr>
              <w:commentReference w:id="1064"/>
            </w:r>
          </w:p>
        </w:tc>
      </w:tr>
      <w:tr w:rsidR="00A51EC8" w:rsidRPr="00FF0611" w14:paraId="5823C96D" w14:textId="77777777" w:rsidTr="00046230">
        <w:tc>
          <w:tcPr>
            <w:tcW w:w="2689" w:type="dxa"/>
            <w:tcMar>
              <w:top w:w="30" w:type="dxa"/>
              <w:left w:w="30" w:type="dxa"/>
              <w:bottom w:w="20" w:type="dxa"/>
              <w:right w:w="30" w:type="dxa"/>
            </w:tcMar>
          </w:tcPr>
          <w:p w14:paraId="327D96A3"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w:t>
            </w:r>
            <w:commentRangeStart w:id="1065"/>
            <w:commentRangeStart w:id="1066"/>
            <w:r w:rsidRPr="00FF0611">
              <w:rPr>
                <w:rFonts w:ascii="Times New Roman" w:eastAsia="Courier New" w:hAnsi="Times New Roman" w:cs="Times New Roman"/>
                <w:color w:val="000000"/>
                <w:lang w:val="en-GB"/>
              </w:rPr>
              <w:t>fundingSource</w:t>
            </w:r>
            <w:commentRangeEnd w:id="1065"/>
            <w:r w:rsidR="005D2636">
              <w:rPr>
                <w:rStyle w:val="Odwoaniedokomentarza"/>
              </w:rPr>
              <w:commentReference w:id="1065"/>
            </w:r>
            <w:commentRangeEnd w:id="1066"/>
            <w:r w:rsidR="002946D5">
              <w:rPr>
                <w:rStyle w:val="Odwoaniedokomentarza"/>
              </w:rPr>
              <w:commentReference w:id="1066"/>
            </w:r>
          </w:p>
        </w:tc>
        <w:tc>
          <w:tcPr>
            <w:tcW w:w="4252" w:type="dxa"/>
            <w:tcMar>
              <w:top w:w="30" w:type="dxa"/>
              <w:left w:w="30" w:type="dxa"/>
              <w:bottom w:w="20" w:type="dxa"/>
              <w:right w:w="30" w:type="dxa"/>
            </w:tcMar>
          </w:tcPr>
          <w:p w14:paraId="1708C09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FS(s)</w:t>
            </w:r>
          </w:p>
        </w:tc>
        <w:commentRangeStart w:id="1067"/>
        <w:commentRangeStart w:id="1068"/>
        <w:tc>
          <w:tcPr>
            <w:tcW w:w="1536" w:type="dxa"/>
            <w:tcMar>
              <w:top w:w="30" w:type="dxa"/>
              <w:left w:w="30" w:type="dxa"/>
              <w:bottom w:w="20" w:type="dxa"/>
              <w:right w:w="30" w:type="dxa"/>
            </w:tcMar>
          </w:tcPr>
          <w:p w14:paraId="45D00384"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67"/>
            <w:r w:rsidR="005D2636">
              <w:rPr>
                <w:rStyle w:val="Odwoaniedokomentarza"/>
              </w:rPr>
              <w:commentReference w:id="1067"/>
            </w:r>
            <w:commentRangeEnd w:id="1068"/>
            <w:r w:rsidR="002946D5">
              <w:rPr>
                <w:rStyle w:val="Odwoaniedokomentarza"/>
              </w:rPr>
              <w:commentReference w:id="1068"/>
            </w:r>
          </w:p>
        </w:tc>
      </w:tr>
      <w:tr w:rsidR="0073095D" w:rsidRPr="00FF0611" w14:paraId="1D691449" w14:textId="77777777" w:rsidTr="00046230">
        <w:trPr>
          <w:ins w:id="1069" w:author="Ekspert Reinvention" w:date="2021-02-04T21:04:00Z"/>
        </w:trPr>
        <w:tc>
          <w:tcPr>
            <w:tcW w:w="2689" w:type="dxa"/>
            <w:tcMar>
              <w:top w:w="30" w:type="dxa"/>
              <w:left w:w="30" w:type="dxa"/>
              <w:bottom w:w="20" w:type="dxa"/>
              <w:right w:w="30" w:type="dxa"/>
            </w:tcMar>
          </w:tcPr>
          <w:p w14:paraId="48A383ED" w14:textId="77777777" w:rsidR="0073095D" w:rsidRPr="00FF0611" w:rsidRDefault="0073095D" w:rsidP="00A761CA">
            <w:pPr>
              <w:rPr>
                <w:ins w:id="1070" w:author="Ekspert Reinvention" w:date="2021-02-04T21:04:00Z"/>
                <w:rFonts w:ascii="Times New Roman" w:eastAsia="Courier New" w:hAnsi="Times New Roman" w:cs="Times New Roman"/>
                <w:color w:val="000000"/>
                <w:lang w:val="en-GB"/>
              </w:rPr>
            </w:pPr>
            <w:commentRangeStart w:id="1071"/>
            <w:commentRangeStart w:id="1072"/>
          </w:p>
        </w:tc>
        <w:commentRangeEnd w:id="1071"/>
        <w:tc>
          <w:tcPr>
            <w:tcW w:w="4252" w:type="dxa"/>
            <w:tcMar>
              <w:top w:w="30" w:type="dxa"/>
              <w:left w:w="30" w:type="dxa"/>
              <w:bottom w:w="20" w:type="dxa"/>
              <w:right w:w="30" w:type="dxa"/>
            </w:tcMar>
          </w:tcPr>
          <w:p w14:paraId="4408F862" w14:textId="77777777" w:rsidR="0073095D" w:rsidRPr="00FF0611" w:rsidRDefault="005D2636" w:rsidP="00A761CA">
            <w:pPr>
              <w:rPr>
                <w:ins w:id="1073" w:author="Ekspert Reinvention" w:date="2021-02-04T21:04:00Z"/>
                <w:rFonts w:ascii="Times New Roman" w:hAnsi="Times New Roman" w:cs="Times New Roman"/>
                <w:lang w:val="en-GB"/>
              </w:rPr>
            </w:pPr>
            <w:ins w:id="1074" w:author="Ekspert Reinvention" w:date="2021-02-04T21:15:00Z">
              <w:r>
                <w:rPr>
                  <w:rStyle w:val="Odwoaniedokomentarza"/>
                </w:rPr>
                <w:commentReference w:id="1071"/>
              </w:r>
            </w:ins>
            <w:ins w:id="1075" w:author="Ekspert Reinvention" w:date="2021-03-02T09:00:00Z">
              <w:r w:rsidR="002946D5">
                <w:rPr>
                  <w:rStyle w:val="Odwoaniedokomentarza"/>
                </w:rPr>
                <w:commentReference w:id="1072"/>
              </w:r>
            </w:ins>
          </w:p>
        </w:tc>
        <w:tc>
          <w:tcPr>
            <w:tcW w:w="1536" w:type="dxa"/>
            <w:tcMar>
              <w:top w:w="30" w:type="dxa"/>
              <w:left w:w="30" w:type="dxa"/>
              <w:bottom w:w="20" w:type="dxa"/>
              <w:right w:w="30" w:type="dxa"/>
            </w:tcMar>
          </w:tcPr>
          <w:p w14:paraId="272DA6EA" w14:textId="77777777" w:rsidR="0073095D" w:rsidRDefault="0073095D" w:rsidP="00A761CA">
            <w:pPr>
              <w:rPr>
                <w:ins w:id="1076" w:author="Ekspert Reinvention" w:date="2021-02-04T21:04:00Z"/>
              </w:rPr>
            </w:pPr>
          </w:p>
        </w:tc>
      </w:tr>
      <w:commentRangeEnd w:id="1072"/>
      <w:tr w:rsidR="00A51EC8" w:rsidRPr="00FF0611" w14:paraId="3B357D37" w14:textId="77777777" w:rsidTr="00046230">
        <w:tc>
          <w:tcPr>
            <w:tcW w:w="2689" w:type="dxa"/>
            <w:tcMar>
              <w:top w:w="30" w:type="dxa"/>
              <w:left w:w="30" w:type="dxa"/>
              <w:bottom w:w="20" w:type="dxa"/>
              <w:right w:w="30" w:type="dxa"/>
            </w:tcMar>
          </w:tcPr>
          <w:p w14:paraId="6FF338B4"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x_expenditure</w:t>
            </w:r>
          </w:p>
        </w:tc>
        <w:tc>
          <w:tcPr>
            <w:tcW w:w="4252" w:type="dxa"/>
            <w:tcMar>
              <w:top w:w="30" w:type="dxa"/>
              <w:left w:w="30" w:type="dxa"/>
              <w:bottom w:w="20" w:type="dxa"/>
              <w:right w:w="30" w:type="dxa"/>
            </w:tcMar>
          </w:tcPr>
          <w:p w14:paraId="60D356FC"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EI(s)</w:t>
            </w:r>
          </w:p>
        </w:tc>
        <w:commentRangeStart w:id="1077"/>
        <w:tc>
          <w:tcPr>
            <w:tcW w:w="1536" w:type="dxa"/>
            <w:tcMar>
              <w:top w:w="30" w:type="dxa"/>
              <w:left w:w="30" w:type="dxa"/>
              <w:bottom w:w="20" w:type="dxa"/>
              <w:right w:w="30" w:type="dxa"/>
            </w:tcMar>
          </w:tcPr>
          <w:p w14:paraId="26BCFCA8"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77"/>
            <w:r w:rsidR="005D2636">
              <w:rPr>
                <w:rStyle w:val="Odwoaniedokomentarza"/>
              </w:rPr>
              <w:commentReference w:id="1077"/>
            </w:r>
          </w:p>
        </w:tc>
      </w:tr>
      <w:tr w:rsidR="00A51EC8" w:rsidRPr="00FF0611" w14:paraId="3CF5CE1E" w14:textId="77777777" w:rsidTr="00046230">
        <w:tc>
          <w:tcPr>
            <w:tcW w:w="2689" w:type="dxa"/>
            <w:tcMar>
              <w:top w:w="30" w:type="dxa"/>
              <w:left w:w="30" w:type="dxa"/>
              <w:bottom w:w="20" w:type="dxa"/>
              <w:right w:w="30" w:type="dxa"/>
            </w:tcMar>
          </w:tcPr>
          <w:p w14:paraId="0E118C10"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252" w:type="dxa"/>
            <w:tcMar>
              <w:top w:w="30" w:type="dxa"/>
              <w:left w:w="30" w:type="dxa"/>
              <w:bottom w:w="20" w:type="dxa"/>
              <w:right w:w="30" w:type="dxa"/>
            </w:tcMar>
          </w:tcPr>
          <w:p w14:paraId="5236F690" w14:textId="77777777" w:rsidR="00A51EC8" w:rsidRPr="00FF0611" w:rsidRDefault="00A51EC8" w:rsidP="00A761CA">
            <w:pPr>
              <w:rPr>
                <w:rFonts w:ascii="Times New Roman" w:hAnsi="Times New Roman" w:cs="Times New Roman"/>
                <w:lang w:val="en-GB"/>
              </w:rPr>
            </w:pPr>
            <w:r w:rsidRPr="00FF0611">
              <w:rPr>
                <w:rFonts w:ascii="Times New Roman" w:hAnsi="Times New Roman" w:cs="Times New Roman"/>
                <w:lang w:val="en-GB"/>
              </w:rPr>
              <w:t>Link to related PN</w:t>
            </w:r>
          </w:p>
        </w:tc>
        <w:tc>
          <w:tcPr>
            <w:tcW w:w="1536" w:type="dxa"/>
            <w:tcMar>
              <w:top w:w="30" w:type="dxa"/>
              <w:left w:w="30" w:type="dxa"/>
              <w:bottom w:w="20" w:type="dxa"/>
              <w:right w:w="30" w:type="dxa"/>
            </w:tcMar>
          </w:tcPr>
          <w:p w14:paraId="219DC75C" w14:textId="77777777" w:rsidR="00A51EC8" w:rsidRPr="00FF0611" w:rsidRDefault="003D74AC" w:rsidP="00A761CA">
            <w:pPr>
              <w:rPr>
                <w:rFonts w:ascii="Times New Roman" w:hAnsi="Times New Roman" w:cs="Times New Roman"/>
                <w:lang w:val="en-GB"/>
              </w:rPr>
            </w:pPr>
            <w:hyperlink r:id="rId29" w:anchor="relatedprocess">
              <w:r w:rsidR="00A51EC8" w:rsidRPr="00FF0611">
                <w:rPr>
                  <w:rFonts w:ascii="Times New Roman" w:hAnsi="Times New Roman" w:cs="Times New Roman"/>
                  <w:color w:val="0000FF"/>
                  <w:u w:val="single"/>
                  <w:lang w:val="en-GB"/>
                </w:rPr>
                <w:t>OCDS 1.1</w:t>
              </w:r>
            </w:hyperlink>
          </w:p>
        </w:tc>
      </w:tr>
      <w:tr w:rsidR="00A51EC8" w:rsidRPr="00FF0611" w14:paraId="6E4FDF18" w14:textId="77777777" w:rsidTr="00046230">
        <w:tc>
          <w:tcPr>
            <w:tcW w:w="2689" w:type="dxa"/>
            <w:tcMar>
              <w:top w:w="30" w:type="dxa"/>
              <w:left w:w="30" w:type="dxa"/>
              <w:bottom w:w="20" w:type="dxa"/>
              <w:right w:w="30" w:type="dxa"/>
            </w:tcMar>
          </w:tcPr>
          <w:p w14:paraId="3CF1297E" w14:textId="77777777" w:rsidR="00A51EC8" w:rsidRPr="00FF0611" w:rsidRDefault="00A51EC8"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x_framework</w:t>
            </w:r>
          </w:p>
        </w:tc>
        <w:tc>
          <w:tcPr>
            <w:tcW w:w="4252" w:type="dxa"/>
            <w:tcMar>
              <w:top w:w="30" w:type="dxa"/>
              <w:left w:w="30" w:type="dxa"/>
              <w:bottom w:w="20" w:type="dxa"/>
              <w:right w:w="30" w:type="dxa"/>
            </w:tcMar>
          </w:tcPr>
          <w:p w14:paraId="0AD1A363" w14:textId="2AAC8E7C" w:rsidR="00A51EC8" w:rsidRPr="00FF0611" w:rsidRDefault="00B23F7F" w:rsidP="00A761CA">
            <w:pPr>
              <w:rPr>
                <w:rFonts w:ascii="Times New Roman" w:hAnsi="Times New Roman" w:cs="Times New Roman"/>
                <w:lang w:val="en-GB"/>
              </w:rPr>
            </w:pPr>
            <w:r w:rsidRPr="00FF0611">
              <w:rPr>
                <w:rFonts w:ascii="Times New Roman" w:hAnsi="Times New Roman" w:cs="Times New Roman"/>
                <w:lang w:val="en-GB"/>
              </w:rPr>
              <w:t>L</w:t>
            </w:r>
            <w:r w:rsidR="00A51EC8" w:rsidRPr="00FF0611">
              <w:rPr>
                <w:rFonts w:ascii="Times New Roman" w:hAnsi="Times New Roman" w:cs="Times New Roman"/>
                <w:lang w:val="en-GB"/>
              </w:rPr>
              <w:t>ink to related FA</w:t>
            </w:r>
            <w:r w:rsidRPr="00FF0611">
              <w:rPr>
                <w:rFonts w:ascii="Times New Roman" w:hAnsi="Times New Roman" w:cs="Times New Roman"/>
                <w:lang w:val="en-GB"/>
              </w:rPr>
              <w:t xml:space="preserve"> (when subject is included in a FA)</w:t>
            </w:r>
          </w:p>
        </w:tc>
        <w:commentRangeStart w:id="1078"/>
        <w:tc>
          <w:tcPr>
            <w:tcW w:w="1536" w:type="dxa"/>
            <w:tcMar>
              <w:top w:w="30" w:type="dxa"/>
              <w:left w:w="30" w:type="dxa"/>
              <w:bottom w:w="20" w:type="dxa"/>
              <w:right w:w="30" w:type="dxa"/>
            </w:tcMar>
          </w:tcPr>
          <w:p w14:paraId="2775D3EC" w14:textId="77777777" w:rsidR="00A51EC8"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51EC8"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78"/>
            <w:r w:rsidR="00FA1261">
              <w:rPr>
                <w:rStyle w:val="Odwoaniedokomentarza"/>
              </w:rPr>
              <w:commentReference w:id="1078"/>
            </w:r>
          </w:p>
        </w:tc>
      </w:tr>
    </w:tbl>
    <w:p w14:paraId="38E2EC3C" w14:textId="5C81697D" w:rsidR="00B23F7F" w:rsidRPr="00FF0611" w:rsidRDefault="00B23F7F" w:rsidP="00B23F7F">
      <w:pPr>
        <w:pStyle w:val="Legenda"/>
        <w:ind w:left="360"/>
        <w:jc w:val="center"/>
        <w:rPr>
          <w:lang w:val="en-GB"/>
        </w:rPr>
      </w:pPr>
      <w:bookmarkStart w:id="1079" w:name="_Toc5822236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7</w:t>
      </w:r>
      <w:r w:rsidRPr="00FF0611">
        <w:rPr>
          <w:lang w:val="en-GB"/>
        </w:rPr>
        <w:fldChar w:fldCharType="end"/>
      </w:r>
      <w:r w:rsidRPr="00FF0611">
        <w:rPr>
          <w:lang w:val="en-GB"/>
        </w:rPr>
        <w:t xml:space="preserve"> – Attributes of CP</w:t>
      </w:r>
      <w:bookmarkEnd w:id="1079"/>
    </w:p>
    <w:p w14:paraId="1CE12B81" w14:textId="7DEB8C44" w:rsidR="00A51EC8" w:rsidRPr="00FF0611" w:rsidRDefault="00F87625" w:rsidP="00F3558A">
      <w:pPr>
        <w:pStyle w:val="Nagwek5"/>
        <w:numPr>
          <w:ilvl w:val="4"/>
          <w:numId w:val="3"/>
        </w:numPr>
        <w:rPr>
          <w:rFonts w:ascii="Times New Roman" w:hAnsi="Times New Roman" w:cs="Times New Roman"/>
        </w:rPr>
      </w:pPr>
      <w:r w:rsidRPr="00FF0611">
        <w:rPr>
          <w:rFonts w:ascii="Times New Roman" w:hAnsi="Times New Roman" w:cs="Times New Roman"/>
        </w:rPr>
        <w:t>PN</w:t>
      </w:r>
    </w:p>
    <w:tbl>
      <w:tblPr>
        <w:tblW w:w="847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980"/>
        <w:gridCol w:w="4961"/>
        <w:gridCol w:w="1534"/>
      </w:tblGrid>
      <w:tr w:rsidR="00A761CA" w:rsidRPr="00FF0611" w14:paraId="3B1FF689" w14:textId="77777777" w:rsidTr="00B23F7F">
        <w:tc>
          <w:tcPr>
            <w:tcW w:w="1980" w:type="dxa"/>
            <w:shd w:val="clear" w:color="auto" w:fill="D9D9D9" w:themeFill="background1" w:themeFillShade="D9"/>
            <w:tcMar>
              <w:top w:w="30" w:type="dxa"/>
              <w:left w:w="30" w:type="dxa"/>
              <w:bottom w:w="20" w:type="dxa"/>
              <w:right w:w="30" w:type="dxa"/>
            </w:tcMar>
          </w:tcPr>
          <w:p w14:paraId="344D0D27" w14:textId="77777777" w:rsidR="00A761CA" w:rsidRPr="00FF0611" w:rsidRDefault="00A761CA" w:rsidP="00A761CA">
            <w:pPr>
              <w:rPr>
                <w:rFonts w:ascii="Times New Roman" w:hAnsi="Times New Roman" w:cs="Times New Roman"/>
                <w:lang w:val="en-GB"/>
              </w:rPr>
            </w:pPr>
            <w:bookmarkStart w:id="1080" w:name="_Toc52192961"/>
            <w:bookmarkStart w:id="1081" w:name="_Toc52193006"/>
            <w:bookmarkEnd w:id="1080"/>
            <w:bookmarkEnd w:id="1081"/>
            <w:r w:rsidRPr="00FF0611">
              <w:rPr>
                <w:rFonts w:ascii="Times New Roman" w:hAnsi="Times New Roman" w:cs="Times New Roman"/>
                <w:b/>
                <w:lang w:val="en-GB"/>
              </w:rPr>
              <w:t>Attribute</w:t>
            </w:r>
          </w:p>
        </w:tc>
        <w:tc>
          <w:tcPr>
            <w:tcW w:w="4961" w:type="dxa"/>
            <w:shd w:val="clear" w:color="auto" w:fill="D9D9D9" w:themeFill="background1" w:themeFillShade="D9"/>
            <w:tcMar>
              <w:top w:w="30" w:type="dxa"/>
              <w:left w:w="30" w:type="dxa"/>
              <w:bottom w:w="20" w:type="dxa"/>
              <w:right w:w="30" w:type="dxa"/>
            </w:tcMar>
          </w:tcPr>
          <w:p w14:paraId="0AFE60AC"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4" w:type="dxa"/>
            <w:shd w:val="clear" w:color="auto" w:fill="D9D9D9" w:themeFill="background1" w:themeFillShade="D9"/>
            <w:tcMar>
              <w:top w:w="30" w:type="dxa"/>
              <w:left w:w="30" w:type="dxa"/>
              <w:bottom w:w="20" w:type="dxa"/>
              <w:right w:w="30" w:type="dxa"/>
            </w:tcMar>
          </w:tcPr>
          <w:p w14:paraId="5BCF4F3E"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761CA" w:rsidRPr="00FF0611" w14:paraId="4C778620" w14:textId="77777777" w:rsidTr="00B23F7F">
        <w:tc>
          <w:tcPr>
            <w:tcW w:w="1980" w:type="dxa"/>
            <w:tcMar>
              <w:top w:w="30" w:type="dxa"/>
              <w:left w:w="30" w:type="dxa"/>
              <w:bottom w:w="20" w:type="dxa"/>
              <w:right w:w="30" w:type="dxa"/>
            </w:tcMar>
          </w:tcPr>
          <w:p w14:paraId="5441A6A8" w14:textId="562033BA" w:rsidR="00A761CA" w:rsidRPr="00FF0611" w:rsidRDefault="00C472C2"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761CA" w:rsidRPr="00FF0611">
              <w:rPr>
                <w:rFonts w:ascii="Times New Roman" w:eastAsia="Courier New" w:hAnsi="Times New Roman" w:cs="Times New Roman"/>
                <w:color w:val="000000"/>
                <w:lang w:val="en-GB"/>
              </w:rPr>
              <w:t>cid</w:t>
            </w:r>
          </w:p>
        </w:tc>
        <w:tc>
          <w:tcPr>
            <w:tcW w:w="4961" w:type="dxa"/>
            <w:tcMar>
              <w:top w:w="30" w:type="dxa"/>
              <w:left w:w="30" w:type="dxa"/>
              <w:bottom w:w="20" w:type="dxa"/>
              <w:right w:w="30" w:type="dxa"/>
            </w:tcMar>
          </w:tcPr>
          <w:p w14:paraId="75A36068" w14:textId="754601F2"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PN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commentRangeStart w:id="1082"/>
        <w:tc>
          <w:tcPr>
            <w:tcW w:w="1534" w:type="dxa"/>
            <w:tcMar>
              <w:top w:w="30" w:type="dxa"/>
              <w:left w:w="30" w:type="dxa"/>
              <w:bottom w:w="20" w:type="dxa"/>
              <w:right w:w="30" w:type="dxa"/>
            </w:tcMar>
          </w:tcPr>
          <w:p w14:paraId="17B66CC5"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"release"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82"/>
            <w:r w:rsidR="00700F86">
              <w:rPr>
                <w:rStyle w:val="Odwoaniedokomentarza"/>
              </w:rPr>
              <w:commentReference w:id="1082"/>
            </w:r>
          </w:p>
        </w:tc>
      </w:tr>
      <w:tr w:rsidR="00A761CA" w:rsidRPr="00FF0611" w14:paraId="341219CF" w14:textId="77777777" w:rsidTr="00B23F7F">
        <w:tc>
          <w:tcPr>
            <w:tcW w:w="1980" w:type="dxa"/>
            <w:tcMar>
              <w:top w:w="30" w:type="dxa"/>
              <w:left w:w="30" w:type="dxa"/>
              <w:bottom w:w="20" w:type="dxa"/>
              <w:right w:w="30" w:type="dxa"/>
            </w:tcMar>
          </w:tcPr>
          <w:p w14:paraId="20615B2F"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961" w:type="dxa"/>
            <w:tcMar>
              <w:top w:w="30" w:type="dxa"/>
              <w:left w:w="30" w:type="dxa"/>
              <w:bottom w:w="20" w:type="dxa"/>
              <w:right w:w="30" w:type="dxa"/>
            </w:tcMar>
          </w:tcPr>
          <w:p w14:paraId="51F3E095" w14:textId="49C93B6D"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Indicative date (month or quarter) of call for proposals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commentRangeStart w:id="1083"/>
        <w:tc>
          <w:tcPr>
            <w:tcW w:w="1534" w:type="dxa"/>
            <w:tcMar>
              <w:top w:w="30" w:type="dxa"/>
              <w:left w:w="30" w:type="dxa"/>
              <w:bottom w:w="20" w:type="dxa"/>
              <w:right w:w="30" w:type="dxa"/>
            </w:tcMar>
          </w:tcPr>
          <w:p w14:paraId="13FB8B0C"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"tender"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83"/>
            <w:r w:rsidR="00700F86">
              <w:rPr>
                <w:rStyle w:val="Odwoaniedokomentarza"/>
              </w:rPr>
              <w:commentReference w:id="1083"/>
            </w:r>
          </w:p>
        </w:tc>
      </w:tr>
      <w:tr w:rsidR="00A761CA" w:rsidRPr="00FF0611" w14:paraId="087C5240" w14:textId="77777777" w:rsidTr="00B23F7F">
        <w:tc>
          <w:tcPr>
            <w:tcW w:w="1980" w:type="dxa"/>
            <w:tcMar>
              <w:top w:w="30" w:type="dxa"/>
              <w:left w:w="30" w:type="dxa"/>
              <w:bottom w:w="20" w:type="dxa"/>
              <w:right w:w="30" w:type="dxa"/>
            </w:tcMar>
          </w:tcPr>
          <w:p w14:paraId="3574FADC"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4961" w:type="dxa"/>
            <w:tcMar>
              <w:top w:w="30" w:type="dxa"/>
              <w:left w:w="30" w:type="dxa"/>
              <w:bottom w:w="20" w:type="dxa"/>
              <w:right w:w="30" w:type="dxa"/>
            </w:tcMar>
          </w:tcPr>
          <w:p w14:paraId="63C88989" w14:textId="4F62534C"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Expected contract period for a contract concluded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commentRangeStart w:id="1084"/>
        <w:tc>
          <w:tcPr>
            <w:tcW w:w="1534" w:type="dxa"/>
            <w:tcMar>
              <w:top w:w="30" w:type="dxa"/>
              <w:left w:w="30" w:type="dxa"/>
              <w:bottom w:w="20" w:type="dxa"/>
              <w:right w:w="30" w:type="dxa"/>
            </w:tcMar>
          </w:tcPr>
          <w:p w14:paraId="1F512EC7"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"tender"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84"/>
            <w:r w:rsidR="00700F86">
              <w:rPr>
                <w:rStyle w:val="Odwoaniedokomentarza"/>
              </w:rPr>
              <w:commentReference w:id="1084"/>
            </w:r>
          </w:p>
        </w:tc>
      </w:tr>
      <w:tr w:rsidR="00A761CA" w:rsidRPr="00FF0611" w14:paraId="2169C03B" w14:textId="77777777" w:rsidTr="00B23F7F">
        <w:tc>
          <w:tcPr>
            <w:tcW w:w="1980" w:type="dxa"/>
            <w:tcMar>
              <w:top w:w="30" w:type="dxa"/>
              <w:left w:w="30" w:type="dxa"/>
              <w:bottom w:w="20" w:type="dxa"/>
              <w:right w:w="30" w:type="dxa"/>
            </w:tcMar>
          </w:tcPr>
          <w:p w14:paraId="246C1F71"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961" w:type="dxa"/>
            <w:tcMar>
              <w:top w:w="30" w:type="dxa"/>
              <w:left w:w="30" w:type="dxa"/>
              <w:bottom w:w="20" w:type="dxa"/>
              <w:right w:w="30" w:type="dxa"/>
            </w:tcMar>
          </w:tcPr>
          <w:p w14:paraId="62FF02BF" w14:textId="0A2269C6"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Provisional division into lots </w:t>
            </w:r>
          </w:p>
        </w:tc>
        <w:commentRangeStart w:id="1085"/>
        <w:commentRangeStart w:id="1086"/>
        <w:tc>
          <w:tcPr>
            <w:tcW w:w="1534" w:type="dxa"/>
            <w:tcMar>
              <w:top w:w="30" w:type="dxa"/>
              <w:left w:w="30" w:type="dxa"/>
              <w:bottom w:w="20" w:type="dxa"/>
              <w:right w:w="30" w:type="dxa"/>
            </w:tcMar>
          </w:tcPr>
          <w:p w14:paraId="6C194B46" w14:textId="77777777" w:rsidR="00A761CA" w:rsidRPr="00FF0611" w:rsidRDefault="00CC155A" w:rsidP="00A761CA">
            <w:pPr>
              <w:rPr>
                <w:rFonts w:ascii="Times New Roman" w:hAnsi="Times New Roman" w:cs="Times New Roman"/>
                <w:lang w:val="en-GB"/>
              </w:rPr>
            </w:pPr>
            <w:r>
              <w:fldChar w:fldCharType="begin"/>
            </w:r>
            <w:r>
              <w:instrText xml:space="preserve"> HYPERLINK "https://github.com/open-contracting-extensions/ocds_lots_extension" \h </w:instrText>
            </w:r>
            <w:r>
              <w:fldChar w:fldCharType="separate"/>
            </w:r>
            <w:r w:rsidR="00A761CA"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85"/>
            <w:r w:rsidR="00700F86">
              <w:rPr>
                <w:rStyle w:val="Odwoaniedokomentarza"/>
              </w:rPr>
              <w:commentReference w:id="1085"/>
            </w:r>
            <w:commentRangeEnd w:id="1086"/>
            <w:r w:rsidR="002946D5">
              <w:rPr>
                <w:rStyle w:val="Odwoaniedokomentarza"/>
              </w:rPr>
              <w:commentReference w:id="1086"/>
            </w:r>
          </w:p>
        </w:tc>
      </w:tr>
      <w:tr w:rsidR="00A761CA" w:rsidRPr="00FF0611" w14:paraId="4946EE9C" w14:textId="77777777" w:rsidTr="00B23F7F">
        <w:tc>
          <w:tcPr>
            <w:tcW w:w="1980" w:type="dxa"/>
            <w:tcMar>
              <w:top w:w="30" w:type="dxa"/>
              <w:left w:w="30" w:type="dxa"/>
              <w:bottom w:w="20" w:type="dxa"/>
              <w:right w:w="30" w:type="dxa"/>
            </w:tcMar>
          </w:tcPr>
          <w:p w14:paraId="71005E63"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961" w:type="dxa"/>
            <w:tcMar>
              <w:top w:w="30" w:type="dxa"/>
              <w:left w:w="30" w:type="dxa"/>
              <w:bottom w:w="20" w:type="dxa"/>
              <w:right w:w="30" w:type="dxa"/>
            </w:tcMar>
          </w:tcPr>
          <w:p w14:paraId="3631FCB1"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Provisional nomenclature of a subject of procurement</w:t>
            </w:r>
          </w:p>
        </w:tc>
        <w:tc>
          <w:tcPr>
            <w:tcW w:w="1534" w:type="dxa"/>
            <w:tcMar>
              <w:top w:w="30" w:type="dxa"/>
              <w:left w:w="30" w:type="dxa"/>
              <w:bottom w:w="20" w:type="dxa"/>
              <w:right w:w="30" w:type="dxa"/>
            </w:tcMar>
          </w:tcPr>
          <w:p w14:paraId="36B7EE8A" w14:textId="77777777" w:rsidR="00A761CA" w:rsidRPr="00FF0611" w:rsidRDefault="003D74AC" w:rsidP="00A761CA">
            <w:pPr>
              <w:rPr>
                <w:rFonts w:ascii="Times New Roman" w:hAnsi="Times New Roman" w:cs="Times New Roman"/>
                <w:lang w:val="en-GB"/>
              </w:rPr>
            </w:pPr>
            <w:hyperlink r:id="rId30" w:anchor="tender">
              <w:r w:rsidR="00A761CA" w:rsidRPr="00FF0611">
                <w:rPr>
                  <w:rFonts w:ascii="Times New Roman" w:hAnsi="Times New Roman" w:cs="Times New Roman"/>
                  <w:color w:val="0000FF"/>
                  <w:u w:val="single"/>
                  <w:lang w:val="en-GB"/>
                </w:rPr>
                <w:t>OCDS 1.1</w:t>
              </w:r>
            </w:hyperlink>
          </w:p>
        </w:tc>
      </w:tr>
      <w:tr w:rsidR="00A761CA" w:rsidRPr="00FF0611" w14:paraId="484C5F57" w14:textId="77777777" w:rsidTr="00B23F7F">
        <w:tc>
          <w:tcPr>
            <w:tcW w:w="1980" w:type="dxa"/>
            <w:tcMar>
              <w:top w:w="30" w:type="dxa"/>
              <w:left w:w="30" w:type="dxa"/>
              <w:bottom w:w="20" w:type="dxa"/>
              <w:right w:w="30" w:type="dxa"/>
            </w:tcMar>
          </w:tcPr>
          <w:p w14:paraId="413CC5A4"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961" w:type="dxa"/>
            <w:tcMar>
              <w:top w:w="30" w:type="dxa"/>
              <w:left w:w="30" w:type="dxa"/>
              <w:bottom w:w="20" w:type="dxa"/>
              <w:right w:w="30" w:type="dxa"/>
            </w:tcMar>
          </w:tcPr>
          <w:p w14:paraId="5376FECA" w14:textId="7552B067"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Link to the parent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process</w:t>
            </w:r>
          </w:p>
        </w:tc>
        <w:commentRangeStart w:id="1087"/>
        <w:tc>
          <w:tcPr>
            <w:tcW w:w="1534" w:type="dxa"/>
            <w:tcMar>
              <w:top w:w="30" w:type="dxa"/>
              <w:left w:w="30" w:type="dxa"/>
              <w:bottom w:w="20" w:type="dxa"/>
              <w:right w:w="30" w:type="dxa"/>
            </w:tcMar>
          </w:tcPr>
          <w:p w14:paraId="17197FE6"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87"/>
            <w:r w:rsidR="00700F86">
              <w:rPr>
                <w:rStyle w:val="Odwoaniedokomentarza"/>
              </w:rPr>
              <w:commentReference w:id="1087"/>
            </w:r>
          </w:p>
        </w:tc>
      </w:tr>
    </w:tbl>
    <w:p w14:paraId="0046483F" w14:textId="0E80D5B4" w:rsidR="00B23F7F" w:rsidRPr="00FF0611" w:rsidRDefault="00B23F7F" w:rsidP="00B23F7F">
      <w:pPr>
        <w:pStyle w:val="Legenda"/>
        <w:ind w:left="432"/>
        <w:jc w:val="center"/>
        <w:rPr>
          <w:lang w:val="en-GB"/>
        </w:rPr>
      </w:pPr>
      <w:bookmarkStart w:id="1088" w:name="_Toc58222363"/>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8</w:t>
      </w:r>
      <w:r w:rsidRPr="00FF0611">
        <w:rPr>
          <w:lang w:val="en-GB"/>
        </w:rPr>
        <w:fldChar w:fldCharType="end"/>
      </w:r>
      <w:r w:rsidRPr="00FF0611">
        <w:rPr>
          <w:lang w:val="en-GB"/>
        </w:rPr>
        <w:t xml:space="preserve"> – Attributes of PN</w:t>
      </w:r>
      <w:bookmarkEnd w:id="1088"/>
    </w:p>
    <w:p w14:paraId="227A458E" w14:textId="3737B053" w:rsidR="00A51EC8" w:rsidRPr="00FF0611" w:rsidRDefault="00A761CA" w:rsidP="00F3558A">
      <w:pPr>
        <w:pStyle w:val="Nagwek5"/>
        <w:numPr>
          <w:ilvl w:val="4"/>
          <w:numId w:val="3"/>
        </w:numPr>
        <w:rPr>
          <w:rFonts w:ascii="Times New Roman" w:hAnsi="Times New Roman" w:cs="Times New Roman"/>
        </w:rPr>
      </w:pPr>
      <w:r w:rsidRPr="00FF0611">
        <w:rPr>
          <w:rFonts w:ascii="Times New Roman" w:hAnsi="Times New Roman" w:cs="Times New Roman"/>
        </w:rPr>
        <w:t>MC</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980"/>
        <w:gridCol w:w="4961"/>
        <w:gridCol w:w="1536"/>
      </w:tblGrid>
      <w:tr w:rsidR="00A761CA" w:rsidRPr="00FF0611" w14:paraId="3DA57278" w14:textId="77777777" w:rsidTr="00B23F7F">
        <w:tc>
          <w:tcPr>
            <w:tcW w:w="1980" w:type="dxa"/>
            <w:shd w:val="clear" w:color="auto" w:fill="D9D9D9" w:themeFill="background1" w:themeFillShade="D9"/>
            <w:tcMar>
              <w:top w:w="30" w:type="dxa"/>
              <w:left w:w="30" w:type="dxa"/>
              <w:bottom w:w="20" w:type="dxa"/>
              <w:right w:w="30" w:type="dxa"/>
            </w:tcMar>
          </w:tcPr>
          <w:p w14:paraId="15E1325B"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Attribute</w:t>
            </w:r>
          </w:p>
        </w:tc>
        <w:tc>
          <w:tcPr>
            <w:tcW w:w="4961" w:type="dxa"/>
            <w:shd w:val="clear" w:color="auto" w:fill="D9D9D9" w:themeFill="background1" w:themeFillShade="D9"/>
            <w:tcMar>
              <w:top w:w="30" w:type="dxa"/>
              <w:left w:w="30" w:type="dxa"/>
              <w:bottom w:w="20" w:type="dxa"/>
              <w:right w:w="30" w:type="dxa"/>
            </w:tcMar>
          </w:tcPr>
          <w:p w14:paraId="7B557E82"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19E33CF0"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b/>
                <w:lang w:val="en-GB"/>
              </w:rPr>
              <w:t>Covered by</w:t>
            </w:r>
          </w:p>
        </w:tc>
      </w:tr>
      <w:tr w:rsidR="00A761CA" w:rsidRPr="00FF0611" w14:paraId="2E3978D3" w14:textId="77777777" w:rsidTr="00B23F7F">
        <w:tc>
          <w:tcPr>
            <w:tcW w:w="1980" w:type="dxa"/>
            <w:tcMar>
              <w:top w:w="30" w:type="dxa"/>
              <w:left w:w="30" w:type="dxa"/>
              <w:bottom w:w="20" w:type="dxa"/>
              <w:right w:w="30" w:type="dxa"/>
            </w:tcMar>
          </w:tcPr>
          <w:p w14:paraId="0F2530AD" w14:textId="32C7E31F"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761CA" w:rsidRPr="00FF0611">
              <w:rPr>
                <w:rFonts w:ascii="Times New Roman" w:eastAsia="Courier New" w:hAnsi="Times New Roman" w:cs="Times New Roman"/>
                <w:color w:val="000000"/>
                <w:lang w:val="en-GB"/>
              </w:rPr>
              <w:t>cid</w:t>
            </w:r>
          </w:p>
        </w:tc>
        <w:tc>
          <w:tcPr>
            <w:tcW w:w="4961" w:type="dxa"/>
            <w:tcMar>
              <w:top w:w="30" w:type="dxa"/>
              <w:left w:w="30" w:type="dxa"/>
              <w:bottom w:w="20" w:type="dxa"/>
              <w:right w:w="30" w:type="dxa"/>
            </w:tcMar>
          </w:tcPr>
          <w:p w14:paraId="20C9107A" w14:textId="0256C86D"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MC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tc>
          <w:tcPr>
            <w:tcW w:w="1536" w:type="dxa"/>
            <w:tcMar>
              <w:top w:w="30" w:type="dxa"/>
              <w:left w:w="30" w:type="dxa"/>
              <w:bottom w:w="20" w:type="dxa"/>
              <w:right w:w="30" w:type="dxa"/>
            </w:tcMar>
          </w:tcPr>
          <w:p w14:paraId="5C89D190" w14:textId="77777777" w:rsidR="00A761CA" w:rsidRPr="00FF0611" w:rsidRDefault="003D74AC" w:rsidP="00A761CA">
            <w:pPr>
              <w:rPr>
                <w:rFonts w:ascii="Times New Roman" w:hAnsi="Times New Roman" w:cs="Times New Roman"/>
                <w:lang w:val="en-GB"/>
              </w:rPr>
            </w:pPr>
            <w:hyperlink r:id="rId31" w:anchor="release">
              <w:r w:rsidR="00A761CA" w:rsidRPr="00FF0611">
                <w:rPr>
                  <w:rFonts w:ascii="Times New Roman" w:hAnsi="Times New Roman" w:cs="Times New Roman"/>
                  <w:color w:val="0000FF"/>
                  <w:u w:val="single"/>
                  <w:lang w:val="en-GB"/>
                </w:rPr>
                <w:t>OCDS 1.1</w:t>
              </w:r>
            </w:hyperlink>
          </w:p>
        </w:tc>
      </w:tr>
      <w:tr w:rsidR="00A761CA" w:rsidRPr="00FF0611" w14:paraId="52047088" w14:textId="77777777" w:rsidTr="00B23F7F">
        <w:tc>
          <w:tcPr>
            <w:tcW w:w="1980" w:type="dxa"/>
            <w:tcMar>
              <w:top w:w="30" w:type="dxa"/>
              <w:left w:w="30" w:type="dxa"/>
              <w:bottom w:w="20" w:type="dxa"/>
              <w:right w:w="30" w:type="dxa"/>
            </w:tcMar>
          </w:tcPr>
          <w:p w14:paraId="6DDD05A0"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961" w:type="dxa"/>
            <w:tcMar>
              <w:top w:w="30" w:type="dxa"/>
              <w:left w:w="30" w:type="dxa"/>
              <w:bottom w:w="20" w:type="dxa"/>
              <w:right w:w="30" w:type="dxa"/>
            </w:tcMar>
          </w:tcPr>
          <w:p w14:paraId="532DB632" w14:textId="60CBD975" w:rsidR="00A761CA" w:rsidRPr="00FF0611" w:rsidRDefault="00A761CA" w:rsidP="00B23F7F">
            <w:pPr>
              <w:rPr>
                <w:rFonts w:ascii="Times New Roman" w:hAnsi="Times New Roman" w:cs="Times New Roman"/>
                <w:lang w:val="en-GB"/>
              </w:rPr>
            </w:pPr>
            <w:commentRangeStart w:id="1089"/>
            <w:r w:rsidRPr="00FF0611">
              <w:rPr>
                <w:rFonts w:ascii="Times New Roman" w:hAnsi="Times New Roman" w:cs="Times New Roman"/>
                <w:lang w:val="en-GB"/>
              </w:rPr>
              <w:t xml:space="preserve">Period for submitting a bids in this </w:t>
            </w:r>
            <w:r w:rsidR="00B23F7F" w:rsidRPr="00FF0611">
              <w:rPr>
                <w:rFonts w:ascii="Times New Roman" w:hAnsi="Times New Roman" w:cs="Times New Roman"/>
                <w:lang w:val="en-GB"/>
              </w:rPr>
              <w:t>MC</w:t>
            </w:r>
            <w:commentRangeEnd w:id="1089"/>
            <w:r w:rsidR="00700F86">
              <w:rPr>
                <w:rStyle w:val="Odwoaniedokomentarza"/>
              </w:rPr>
              <w:commentReference w:id="1089"/>
            </w:r>
          </w:p>
        </w:tc>
        <w:tc>
          <w:tcPr>
            <w:tcW w:w="1536" w:type="dxa"/>
            <w:tcMar>
              <w:top w:w="30" w:type="dxa"/>
              <w:left w:w="30" w:type="dxa"/>
              <w:bottom w:w="20" w:type="dxa"/>
              <w:right w:w="30" w:type="dxa"/>
            </w:tcMar>
          </w:tcPr>
          <w:p w14:paraId="1BB38BBC" w14:textId="77777777" w:rsidR="00A761CA" w:rsidRPr="00FF0611" w:rsidRDefault="003D74AC" w:rsidP="00A761CA">
            <w:pPr>
              <w:rPr>
                <w:rFonts w:ascii="Times New Roman" w:hAnsi="Times New Roman" w:cs="Times New Roman"/>
                <w:lang w:val="en-GB"/>
              </w:rPr>
            </w:pPr>
            <w:hyperlink r:id="rId32" w:anchor="tender">
              <w:r w:rsidR="00A761CA" w:rsidRPr="00FF0611">
                <w:rPr>
                  <w:rFonts w:ascii="Times New Roman" w:hAnsi="Times New Roman" w:cs="Times New Roman"/>
                  <w:color w:val="0000FF"/>
                  <w:u w:val="single"/>
                  <w:lang w:val="en-GB"/>
                </w:rPr>
                <w:t>OCDS 1.1</w:t>
              </w:r>
            </w:hyperlink>
          </w:p>
        </w:tc>
      </w:tr>
      <w:tr w:rsidR="00A761CA" w:rsidRPr="00FF0611" w14:paraId="46AEBACC" w14:textId="77777777" w:rsidTr="00B23F7F">
        <w:tc>
          <w:tcPr>
            <w:tcW w:w="1980" w:type="dxa"/>
            <w:tcMar>
              <w:top w:w="30" w:type="dxa"/>
              <w:left w:w="30" w:type="dxa"/>
              <w:bottom w:w="20" w:type="dxa"/>
              <w:right w:w="30" w:type="dxa"/>
            </w:tcMar>
          </w:tcPr>
          <w:p w14:paraId="0F5DE4F4"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961" w:type="dxa"/>
            <w:tcMar>
              <w:top w:w="30" w:type="dxa"/>
              <w:left w:w="30" w:type="dxa"/>
              <w:bottom w:w="20" w:type="dxa"/>
              <w:right w:w="30" w:type="dxa"/>
            </w:tcMar>
          </w:tcPr>
          <w:p w14:paraId="20252C6D" w14:textId="6227EC24"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Lots of this </w:t>
            </w:r>
            <w:r w:rsidR="00B23F7F" w:rsidRPr="00FF0611">
              <w:rPr>
                <w:rFonts w:ascii="Times New Roman" w:hAnsi="Times New Roman" w:cs="Times New Roman"/>
                <w:lang w:val="en-GB"/>
              </w:rPr>
              <w:t>MC</w:t>
            </w:r>
          </w:p>
        </w:tc>
        <w:commentRangeStart w:id="1090"/>
        <w:tc>
          <w:tcPr>
            <w:tcW w:w="1536" w:type="dxa"/>
            <w:tcMar>
              <w:top w:w="30" w:type="dxa"/>
              <w:left w:w="30" w:type="dxa"/>
              <w:bottom w:w="20" w:type="dxa"/>
              <w:right w:w="30" w:type="dxa"/>
            </w:tcMar>
          </w:tcPr>
          <w:p w14:paraId="4D260586" w14:textId="77777777" w:rsidR="00A761CA" w:rsidRPr="00FF0611" w:rsidRDefault="00CC155A" w:rsidP="00A761CA">
            <w:pPr>
              <w:rPr>
                <w:rFonts w:ascii="Times New Roman" w:hAnsi="Times New Roman" w:cs="Times New Roman"/>
                <w:lang w:val="en-GB"/>
              </w:rPr>
            </w:pPr>
            <w:r>
              <w:fldChar w:fldCharType="begin"/>
            </w:r>
            <w:r>
              <w:instrText xml:space="preserve"> HYPERLINK "https://github.com/open-contracting-extensions/ocds_lots_extension" \h </w:instrText>
            </w:r>
            <w:r>
              <w:fldChar w:fldCharType="separate"/>
            </w:r>
            <w:r w:rsidR="00A761CA"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90"/>
            <w:r w:rsidR="00700F86">
              <w:rPr>
                <w:rStyle w:val="Odwoaniedokomentarza"/>
              </w:rPr>
              <w:commentReference w:id="1090"/>
            </w:r>
          </w:p>
        </w:tc>
      </w:tr>
      <w:tr w:rsidR="00A761CA" w:rsidRPr="00FF0611" w14:paraId="2D982D09" w14:textId="77777777" w:rsidTr="00B23F7F">
        <w:tc>
          <w:tcPr>
            <w:tcW w:w="1980" w:type="dxa"/>
            <w:tcMar>
              <w:top w:w="30" w:type="dxa"/>
              <w:left w:w="30" w:type="dxa"/>
              <w:bottom w:w="20" w:type="dxa"/>
              <w:right w:w="30" w:type="dxa"/>
            </w:tcMar>
          </w:tcPr>
          <w:p w14:paraId="38410B23"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961" w:type="dxa"/>
            <w:tcMar>
              <w:top w:w="30" w:type="dxa"/>
              <w:left w:w="30" w:type="dxa"/>
              <w:bottom w:w="20" w:type="dxa"/>
              <w:right w:w="30" w:type="dxa"/>
            </w:tcMar>
          </w:tcPr>
          <w:p w14:paraId="32550E30" w14:textId="48A68C5B"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Nomenclature of this </w:t>
            </w:r>
            <w:r w:rsidR="00B23F7F" w:rsidRPr="00FF0611">
              <w:rPr>
                <w:rFonts w:ascii="Times New Roman" w:hAnsi="Times New Roman" w:cs="Times New Roman"/>
                <w:lang w:val="en-GB"/>
              </w:rPr>
              <w:t>MC</w:t>
            </w:r>
          </w:p>
        </w:tc>
        <w:commentRangeStart w:id="1091"/>
        <w:tc>
          <w:tcPr>
            <w:tcW w:w="1536" w:type="dxa"/>
            <w:tcMar>
              <w:top w:w="30" w:type="dxa"/>
              <w:left w:w="30" w:type="dxa"/>
              <w:bottom w:w="20" w:type="dxa"/>
              <w:right w:w="30" w:type="dxa"/>
            </w:tcMar>
          </w:tcPr>
          <w:p w14:paraId="040E246D"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 \l "tender"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91"/>
            <w:r w:rsidR="00BB6047">
              <w:rPr>
                <w:rStyle w:val="Odwoaniedokomentarza"/>
              </w:rPr>
              <w:commentReference w:id="1091"/>
            </w:r>
          </w:p>
        </w:tc>
      </w:tr>
      <w:tr w:rsidR="00A761CA" w:rsidRPr="00FF0611" w14:paraId="04E9E1CF" w14:textId="77777777" w:rsidTr="00B23F7F">
        <w:tc>
          <w:tcPr>
            <w:tcW w:w="1980" w:type="dxa"/>
            <w:tcMar>
              <w:top w:w="30" w:type="dxa"/>
              <w:left w:w="30" w:type="dxa"/>
              <w:bottom w:w="20" w:type="dxa"/>
              <w:right w:w="30" w:type="dxa"/>
            </w:tcMar>
          </w:tcPr>
          <w:p w14:paraId="42047807"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961" w:type="dxa"/>
            <w:tcMar>
              <w:top w:w="30" w:type="dxa"/>
              <w:left w:w="30" w:type="dxa"/>
              <w:bottom w:w="20" w:type="dxa"/>
              <w:right w:w="30" w:type="dxa"/>
            </w:tcMar>
          </w:tcPr>
          <w:p w14:paraId="407D8281" w14:textId="5789D363"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Any evaluation criteria applied for this </w:t>
            </w:r>
            <w:r w:rsidR="00B23F7F" w:rsidRPr="00FF0611">
              <w:rPr>
                <w:rFonts w:ascii="Times New Roman" w:hAnsi="Times New Roman" w:cs="Times New Roman"/>
                <w:lang w:val="en-GB"/>
              </w:rPr>
              <w:t>MC</w:t>
            </w:r>
          </w:p>
        </w:tc>
        <w:commentRangeStart w:id="1092"/>
        <w:tc>
          <w:tcPr>
            <w:tcW w:w="1536" w:type="dxa"/>
            <w:tcMar>
              <w:top w:w="30" w:type="dxa"/>
              <w:left w:w="30" w:type="dxa"/>
              <w:bottom w:w="20" w:type="dxa"/>
              <w:right w:w="30" w:type="dxa"/>
            </w:tcMar>
          </w:tcPr>
          <w:p w14:paraId="2A04602A" w14:textId="77777777" w:rsidR="00A761CA" w:rsidRPr="00FF0611" w:rsidRDefault="00CC155A" w:rsidP="00A761CA">
            <w:pPr>
              <w:rPr>
                <w:rFonts w:ascii="Times New Roman" w:hAnsi="Times New Roman" w:cs="Times New Roman"/>
                <w:lang w:val="en-GB"/>
              </w:rPr>
            </w:pPr>
            <w:r>
              <w:fldChar w:fldCharType="begin"/>
            </w:r>
            <w:r>
              <w:instrText xml:space="preserve"> HYPERLINK "https://github.com/open-contracting-extensions/ocds_requirements_extension" \h </w:instrText>
            </w:r>
            <w:r>
              <w:fldChar w:fldCharType="separate"/>
            </w:r>
            <w:r w:rsidR="00A761CA"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92"/>
            <w:r w:rsidR="00BB6047">
              <w:rPr>
                <w:rStyle w:val="Odwoaniedokomentarza"/>
              </w:rPr>
              <w:commentReference w:id="1092"/>
            </w:r>
          </w:p>
        </w:tc>
      </w:tr>
      <w:tr w:rsidR="00A761CA" w:rsidRPr="00FF0611" w14:paraId="21234850" w14:textId="77777777" w:rsidTr="00B23F7F">
        <w:tc>
          <w:tcPr>
            <w:tcW w:w="1980" w:type="dxa"/>
            <w:tcMar>
              <w:top w:w="30" w:type="dxa"/>
              <w:left w:w="30" w:type="dxa"/>
              <w:bottom w:w="20" w:type="dxa"/>
              <w:right w:w="30" w:type="dxa"/>
            </w:tcMar>
          </w:tcPr>
          <w:p w14:paraId="1B887EAB"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tender.targets</w:t>
            </w:r>
          </w:p>
        </w:tc>
        <w:tc>
          <w:tcPr>
            <w:tcW w:w="4961" w:type="dxa"/>
            <w:tcMar>
              <w:top w:w="30" w:type="dxa"/>
              <w:left w:w="30" w:type="dxa"/>
              <w:bottom w:w="20" w:type="dxa"/>
              <w:right w:w="30" w:type="dxa"/>
            </w:tcMar>
          </w:tcPr>
          <w:p w14:paraId="5E703000" w14:textId="7C092DC9"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Any indicative metrics criteria applied for this </w:t>
            </w:r>
            <w:r w:rsidR="00B23F7F" w:rsidRPr="00FF0611">
              <w:rPr>
                <w:rFonts w:ascii="Times New Roman" w:hAnsi="Times New Roman" w:cs="Times New Roman"/>
                <w:lang w:val="en-GB"/>
              </w:rPr>
              <w:t>MC</w:t>
            </w:r>
          </w:p>
        </w:tc>
        <w:commentRangeStart w:id="1093"/>
        <w:tc>
          <w:tcPr>
            <w:tcW w:w="1536" w:type="dxa"/>
            <w:tcMar>
              <w:top w:w="30" w:type="dxa"/>
              <w:left w:w="30" w:type="dxa"/>
              <w:bottom w:w="20" w:type="dxa"/>
              <w:right w:w="30" w:type="dxa"/>
            </w:tcMar>
          </w:tcPr>
          <w:p w14:paraId="10EE4D97" w14:textId="77777777" w:rsidR="00A761CA" w:rsidRPr="00FF0611" w:rsidRDefault="00CC155A" w:rsidP="00A761CA">
            <w:pPr>
              <w:rPr>
                <w:rFonts w:ascii="Times New Roman" w:hAnsi="Times New Roman" w:cs="Times New Roman"/>
                <w:lang w:val="en-GB"/>
              </w:rPr>
            </w:pPr>
            <w:r>
              <w:fldChar w:fldCharType="begin"/>
            </w:r>
            <w:r>
              <w:instrText xml:space="preserve"> HYPERLINK "https://github.com/open-contracting-extensions/ocds_metrics_extension" \h </w:instrText>
            </w:r>
            <w:r>
              <w:fldChar w:fldCharType="separate"/>
            </w:r>
            <w:r w:rsidR="00A761CA"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93"/>
            <w:r w:rsidR="00BB6047">
              <w:rPr>
                <w:rStyle w:val="Odwoaniedokomentarza"/>
              </w:rPr>
              <w:commentReference w:id="1093"/>
            </w:r>
          </w:p>
        </w:tc>
      </w:tr>
      <w:tr w:rsidR="00A761CA" w:rsidRPr="00FF0611" w14:paraId="734B465E" w14:textId="77777777" w:rsidTr="00B23F7F">
        <w:tc>
          <w:tcPr>
            <w:tcW w:w="1980" w:type="dxa"/>
            <w:tcMar>
              <w:top w:w="30" w:type="dxa"/>
              <w:left w:w="30" w:type="dxa"/>
              <w:bottom w:w="20" w:type="dxa"/>
              <w:right w:w="30" w:type="dxa"/>
            </w:tcMar>
          </w:tcPr>
          <w:p w14:paraId="6199F037" w14:textId="4AB36577"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B</w:t>
            </w:r>
            <w:r w:rsidR="00A761CA" w:rsidRPr="00FF0611">
              <w:rPr>
                <w:rFonts w:ascii="Times New Roman" w:eastAsia="Courier New" w:hAnsi="Times New Roman" w:cs="Times New Roman"/>
                <w:color w:val="000000"/>
                <w:lang w:val="en-GB"/>
              </w:rPr>
              <w:t>ids</w:t>
            </w:r>
          </w:p>
        </w:tc>
        <w:tc>
          <w:tcPr>
            <w:tcW w:w="4961" w:type="dxa"/>
            <w:tcMar>
              <w:top w:w="30" w:type="dxa"/>
              <w:left w:w="30" w:type="dxa"/>
              <w:bottom w:w="20" w:type="dxa"/>
              <w:right w:w="30" w:type="dxa"/>
            </w:tcMar>
          </w:tcPr>
          <w:p w14:paraId="69A14EEF" w14:textId="723228E3"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List of </w:t>
            </w:r>
            <w:r w:rsidR="00B23F7F" w:rsidRPr="00FF0611">
              <w:rPr>
                <w:rFonts w:ascii="Times New Roman" w:hAnsi="Times New Roman" w:cs="Times New Roman"/>
                <w:lang w:val="en-GB"/>
              </w:rPr>
              <w:t>tenders</w:t>
            </w:r>
            <w:r w:rsidRPr="00FF0611">
              <w:rPr>
                <w:rFonts w:ascii="Times New Roman" w:hAnsi="Times New Roman" w:cs="Times New Roman"/>
                <w:lang w:val="en-GB"/>
              </w:rPr>
              <w:t xml:space="preserve"> collected under this </w:t>
            </w:r>
            <w:r w:rsidR="00B23F7F" w:rsidRPr="00FF0611">
              <w:rPr>
                <w:rFonts w:ascii="Times New Roman" w:hAnsi="Times New Roman" w:cs="Times New Roman"/>
                <w:lang w:val="en-GB"/>
              </w:rPr>
              <w:t>MC</w:t>
            </w:r>
          </w:p>
        </w:tc>
        <w:commentRangeStart w:id="1094"/>
        <w:tc>
          <w:tcPr>
            <w:tcW w:w="1536" w:type="dxa"/>
            <w:tcMar>
              <w:top w:w="30" w:type="dxa"/>
              <w:left w:w="30" w:type="dxa"/>
              <w:bottom w:w="20" w:type="dxa"/>
              <w:right w:w="30" w:type="dxa"/>
            </w:tcMar>
          </w:tcPr>
          <w:p w14:paraId="6C5E28AC" w14:textId="77777777" w:rsidR="00A761CA" w:rsidRPr="00FF0611" w:rsidRDefault="00CC155A" w:rsidP="00A761CA">
            <w:pPr>
              <w:rPr>
                <w:rFonts w:ascii="Times New Roman" w:hAnsi="Times New Roman" w:cs="Times New Roman"/>
                <w:lang w:val="en-GB"/>
              </w:rPr>
            </w:pPr>
            <w:r>
              <w:fldChar w:fldCharType="begin"/>
            </w:r>
            <w:r>
              <w:instrText xml:space="preserve"> HYPERLINK "https://github.com/open-contracting-extensions/ocds_bid_extension" \h </w:instrText>
            </w:r>
            <w:r>
              <w:fldChar w:fldCharType="separate"/>
            </w:r>
            <w:r w:rsidR="00A761CA"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094"/>
            <w:r w:rsidR="00BB6047">
              <w:rPr>
                <w:rStyle w:val="Odwoaniedokomentarza"/>
              </w:rPr>
              <w:commentReference w:id="1094"/>
            </w:r>
          </w:p>
        </w:tc>
      </w:tr>
      <w:tr w:rsidR="00A761CA" w:rsidRPr="00FF0611" w14:paraId="4A016451" w14:textId="77777777" w:rsidTr="00B23F7F">
        <w:tc>
          <w:tcPr>
            <w:tcW w:w="1980" w:type="dxa"/>
            <w:tcMar>
              <w:top w:w="30" w:type="dxa"/>
              <w:left w:w="30" w:type="dxa"/>
              <w:bottom w:w="20" w:type="dxa"/>
              <w:right w:w="30" w:type="dxa"/>
            </w:tcMar>
          </w:tcPr>
          <w:p w14:paraId="29D775F7" w14:textId="1753FE1B" w:rsidR="00A761CA" w:rsidRPr="00FF0611" w:rsidRDefault="00700F86" w:rsidP="00A761CA">
            <w:pPr>
              <w:rPr>
                <w:rFonts w:ascii="Times New Roman" w:hAnsi="Times New Roman" w:cs="Times New Roman"/>
                <w:lang w:val="en-GB"/>
              </w:rPr>
            </w:pPr>
            <w:r w:rsidRPr="00FF0611">
              <w:rPr>
                <w:rFonts w:ascii="Times New Roman" w:eastAsia="Courier New" w:hAnsi="Times New Roman" w:cs="Times New Roman"/>
                <w:color w:val="000000"/>
                <w:lang w:val="en-GB"/>
              </w:rPr>
              <w:t>A</w:t>
            </w:r>
            <w:r w:rsidR="00A761CA" w:rsidRPr="00FF0611">
              <w:rPr>
                <w:rFonts w:ascii="Times New Roman" w:eastAsia="Courier New" w:hAnsi="Times New Roman" w:cs="Times New Roman"/>
                <w:color w:val="000000"/>
                <w:lang w:val="en-GB"/>
              </w:rPr>
              <w:t>wards</w:t>
            </w:r>
          </w:p>
        </w:tc>
        <w:tc>
          <w:tcPr>
            <w:tcW w:w="4961" w:type="dxa"/>
            <w:tcMar>
              <w:top w:w="30" w:type="dxa"/>
              <w:left w:w="30" w:type="dxa"/>
              <w:bottom w:w="20" w:type="dxa"/>
              <w:right w:w="30" w:type="dxa"/>
            </w:tcMar>
          </w:tcPr>
          <w:p w14:paraId="49D55B46" w14:textId="7B172883" w:rsidR="00A761CA" w:rsidRPr="00FF0611" w:rsidRDefault="00B23F7F" w:rsidP="00B23F7F">
            <w:pPr>
              <w:rPr>
                <w:rFonts w:ascii="Times New Roman" w:hAnsi="Times New Roman" w:cs="Times New Roman"/>
                <w:lang w:val="en-GB"/>
              </w:rPr>
            </w:pPr>
            <w:commentRangeStart w:id="1095"/>
            <w:commentRangeStart w:id="1096"/>
            <w:r w:rsidRPr="00FF0611">
              <w:rPr>
                <w:rFonts w:ascii="Times New Roman" w:hAnsi="Times New Roman" w:cs="Times New Roman"/>
                <w:lang w:val="en-GB"/>
              </w:rPr>
              <w:t>A</w:t>
            </w:r>
            <w:r w:rsidR="00A761CA" w:rsidRPr="00FF0611">
              <w:rPr>
                <w:rFonts w:ascii="Times New Roman" w:hAnsi="Times New Roman" w:cs="Times New Roman"/>
                <w:lang w:val="en-GB"/>
              </w:rPr>
              <w:t xml:space="preserve">ward-decision taken under this </w:t>
            </w:r>
            <w:r w:rsidRPr="00FF0611">
              <w:rPr>
                <w:rFonts w:ascii="Times New Roman" w:hAnsi="Times New Roman" w:cs="Times New Roman"/>
                <w:lang w:val="en-GB"/>
              </w:rPr>
              <w:t>MC</w:t>
            </w:r>
            <w:commentRangeEnd w:id="1095"/>
            <w:r w:rsidR="00BB6047">
              <w:rPr>
                <w:rStyle w:val="Odwoaniedokomentarza"/>
              </w:rPr>
              <w:commentReference w:id="1095"/>
            </w:r>
            <w:commentRangeEnd w:id="1096"/>
            <w:r w:rsidR="002946D5">
              <w:rPr>
                <w:rStyle w:val="Odwoaniedokomentarza"/>
              </w:rPr>
              <w:commentReference w:id="1096"/>
            </w:r>
          </w:p>
        </w:tc>
        <w:tc>
          <w:tcPr>
            <w:tcW w:w="1536" w:type="dxa"/>
            <w:tcMar>
              <w:top w:w="30" w:type="dxa"/>
              <w:left w:w="30" w:type="dxa"/>
              <w:bottom w:w="20" w:type="dxa"/>
              <w:right w:w="30" w:type="dxa"/>
            </w:tcMar>
          </w:tcPr>
          <w:p w14:paraId="191B5E67" w14:textId="77777777" w:rsidR="00A761CA" w:rsidRPr="00FF0611" w:rsidRDefault="003D74AC" w:rsidP="00A761CA">
            <w:pPr>
              <w:rPr>
                <w:rFonts w:ascii="Times New Roman" w:hAnsi="Times New Roman" w:cs="Times New Roman"/>
                <w:lang w:val="en-GB"/>
              </w:rPr>
            </w:pPr>
            <w:hyperlink r:id="rId33" w:anchor="tender">
              <w:r w:rsidR="00A761CA" w:rsidRPr="00FF0611">
                <w:rPr>
                  <w:rFonts w:ascii="Times New Roman" w:hAnsi="Times New Roman" w:cs="Times New Roman"/>
                  <w:color w:val="0000FF"/>
                  <w:u w:val="single"/>
                  <w:lang w:val="en-GB"/>
                </w:rPr>
                <w:t>OCDS 1.1</w:t>
              </w:r>
            </w:hyperlink>
          </w:p>
        </w:tc>
      </w:tr>
      <w:tr w:rsidR="00A761CA" w:rsidRPr="00FF0611" w14:paraId="10C8DDB6" w14:textId="77777777" w:rsidTr="00B23F7F">
        <w:tc>
          <w:tcPr>
            <w:tcW w:w="1980" w:type="dxa"/>
            <w:tcMar>
              <w:top w:w="30" w:type="dxa"/>
              <w:left w:w="30" w:type="dxa"/>
              <w:bottom w:w="20" w:type="dxa"/>
              <w:right w:w="30" w:type="dxa"/>
            </w:tcMar>
          </w:tcPr>
          <w:p w14:paraId="32725B88"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contracts[*].supplier</w:t>
            </w:r>
          </w:p>
        </w:tc>
        <w:tc>
          <w:tcPr>
            <w:tcW w:w="4961" w:type="dxa"/>
            <w:tcMar>
              <w:top w:w="30" w:type="dxa"/>
              <w:left w:w="30" w:type="dxa"/>
              <w:bottom w:w="20" w:type="dxa"/>
              <w:right w:w="30" w:type="dxa"/>
            </w:tcMar>
          </w:tcPr>
          <w:p w14:paraId="682E3DA8" w14:textId="65850CC4"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List of suppliers awarded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51003A49" w14:textId="77777777" w:rsidR="00A761CA" w:rsidRPr="00FF0611" w:rsidRDefault="003D74AC" w:rsidP="00A761CA">
            <w:pPr>
              <w:rPr>
                <w:rFonts w:ascii="Times New Roman" w:hAnsi="Times New Roman" w:cs="Times New Roman"/>
                <w:lang w:val="en-GB"/>
              </w:rPr>
            </w:pPr>
            <w:hyperlink r:id="rId34" w:anchor="tender">
              <w:r w:rsidR="00A761CA" w:rsidRPr="00FF0611">
                <w:rPr>
                  <w:rFonts w:ascii="Times New Roman" w:hAnsi="Times New Roman" w:cs="Times New Roman"/>
                  <w:color w:val="0000FF"/>
                  <w:u w:val="single"/>
                  <w:lang w:val="en-GB"/>
                </w:rPr>
                <w:t>OCDS 1.1</w:t>
              </w:r>
            </w:hyperlink>
          </w:p>
        </w:tc>
      </w:tr>
      <w:tr w:rsidR="00A761CA" w:rsidRPr="00FF0611" w14:paraId="75C85E72" w14:textId="77777777" w:rsidTr="00B23F7F">
        <w:tc>
          <w:tcPr>
            <w:tcW w:w="1980" w:type="dxa"/>
            <w:tcMar>
              <w:top w:w="30" w:type="dxa"/>
              <w:left w:w="30" w:type="dxa"/>
              <w:bottom w:w="20" w:type="dxa"/>
              <w:right w:w="30" w:type="dxa"/>
            </w:tcMar>
          </w:tcPr>
          <w:p w14:paraId="04EE44C5"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contract[*].AwardID</w:t>
            </w:r>
          </w:p>
        </w:tc>
        <w:tc>
          <w:tcPr>
            <w:tcW w:w="4961" w:type="dxa"/>
            <w:tcMar>
              <w:top w:w="30" w:type="dxa"/>
              <w:left w:w="30" w:type="dxa"/>
              <w:bottom w:w="20" w:type="dxa"/>
              <w:right w:w="30" w:type="dxa"/>
            </w:tcMar>
          </w:tcPr>
          <w:p w14:paraId="43D0EF24" w14:textId="21E2B086" w:rsidR="00A761CA" w:rsidRPr="00FF0611" w:rsidRDefault="00A761CA" w:rsidP="00B23F7F">
            <w:pPr>
              <w:rPr>
                <w:rFonts w:ascii="Times New Roman" w:hAnsi="Times New Roman" w:cs="Times New Roman"/>
                <w:lang w:val="en-GB"/>
              </w:rPr>
            </w:pPr>
            <w:r w:rsidRPr="00FF0611">
              <w:rPr>
                <w:rFonts w:ascii="Times New Roman" w:hAnsi="Times New Roman" w:cs="Times New Roman"/>
                <w:lang w:val="en-GB"/>
              </w:rPr>
              <w:t xml:space="preserve">Reference on </w:t>
            </w:r>
            <w:r w:rsidRPr="00FF0611">
              <w:rPr>
                <w:rFonts w:ascii="Times New Roman" w:eastAsia="Courier New" w:hAnsi="Times New Roman" w:cs="Times New Roman"/>
                <w:color w:val="000000"/>
                <w:lang w:val="en-GB"/>
              </w:rPr>
              <w:t>award</w:t>
            </w:r>
            <w:r w:rsidRPr="00FF0611">
              <w:rPr>
                <w:rFonts w:ascii="Times New Roman" w:hAnsi="Times New Roman" w:cs="Times New Roman"/>
                <w:lang w:val="en-GB"/>
              </w:rPr>
              <w:t xml:space="preserve"> for purchase contract concluded under this </w:t>
            </w:r>
            <w:r w:rsidR="00B23F7F" w:rsidRPr="00FF0611">
              <w:rPr>
                <w:rFonts w:ascii="Times New Roman" w:hAnsi="Times New Roman" w:cs="Times New Roman"/>
                <w:lang w:val="en-GB"/>
              </w:rPr>
              <w:t>MC</w:t>
            </w:r>
          </w:p>
        </w:tc>
        <w:tc>
          <w:tcPr>
            <w:tcW w:w="1536" w:type="dxa"/>
            <w:tcMar>
              <w:top w:w="30" w:type="dxa"/>
              <w:left w:w="30" w:type="dxa"/>
              <w:bottom w:w="20" w:type="dxa"/>
              <w:right w:w="30" w:type="dxa"/>
            </w:tcMar>
          </w:tcPr>
          <w:p w14:paraId="41730D0C" w14:textId="77777777" w:rsidR="00A761CA" w:rsidRPr="00FF0611" w:rsidRDefault="003D74AC" w:rsidP="00A761CA">
            <w:pPr>
              <w:rPr>
                <w:rFonts w:ascii="Times New Roman" w:hAnsi="Times New Roman" w:cs="Times New Roman"/>
                <w:lang w:val="en-GB"/>
              </w:rPr>
            </w:pPr>
            <w:hyperlink r:id="rId35" w:anchor="tender">
              <w:r w:rsidR="00A761CA" w:rsidRPr="00FF0611">
                <w:rPr>
                  <w:rFonts w:ascii="Times New Roman" w:hAnsi="Times New Roman" w:cs="Times New Roman"/>
                  <w:color w:val="0000FF"/>
                  <w:u w:val="single"/>
                  <w:lang w:val="en-GB"/>
                </w:rPr>
                <w:t>OCDS 1.1</w:t>
              </w:r>
            </w:hyperlink>
          </w:p>
        </w:tc>
      </w:tr>
      <w:tr w:rsidR="00A761CA" w:rsidRPr="00FF0611" w14:paraId="6176ADE5" w14:textId="77777777" w:rsidTr="00B23F7F">
        <w:tc>
          <w:tcPr>
            <w:tcW w:w="1980" w:type="dxa"/>
            <w:tcMar>
              <w:top w:w="30" w:type="dxa"/>
              <w:left w:w="30" w:type="dxa"/>
              <w:bottom w:w="20" w:type="dxa"/>
              <w:right w:w="30" w:type="dxa"/>
            </w:tcMar>
          </w:tcPr>
          <w:p w14:paraId="22DC3A7F" w14:textId="77777777" w:rsidR="00A761CA" w:rsidRPr="00FF0611" w:rsidRDefault="00A761CA" w:rsidP="00A761CA">
            <w:pPr>
              <w:rPr>
                <w:rFonts w:ascii="Times New Roman" w:eastAsia="Courier New" w:hAnsi="Times New Roman" w:cs="Times New Roman"/>
                <w:i/>
                <w:color w:val="000000" w:themeColor="text1"/>
                <w:lang w:val="en-GB"/>
              </w:rPr>
            </w:pPr>
            <w:r w:rsidRPr="00FF0611">
              <w:rPr>
                <w:rFonts w:ascii="Times New Roman" w:eastAsia="Courier New" w:hAnsi="Times New Roman" w:cs="Times New Roman"/>
                <w:color w:val="000000" w:themeColor="text1"/>
                <w:lang w:val="en-GB"/>
              </w:rPr>
              <w:t>relatedProcesses</w:t>
            </w:r>
          </w:p>
        </w:tc>
        <w:tc>
          <w:tcPr>
            <w:tcW w:w="4961" w:type="dxa"/>
            <w:tcMar>
              <w:top w:w="30" w:type="dxa"/>
              <w:left w:w="30" w:type="dxa"/>
              <w:bottom w:w="20" w:type="dxa"/>
              <w:right w:w="30" w:type="dxa"/>
            </w:tcMar>
          </w:tcPr>
          <w:p w14:paraId="75BCD002"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Parallel processes related to a current one</w:t>
            </w:r>
          </w:p>
          <w:p w14:paraId="6784CD91" w14:textId="77777777" w:rsidR="00A761CA" w:rsidRPr="00FF0611" w:rsidRDefault="00A761CA" w:rsidP="00A761CA">
            <w:pPr>
              <w:rPr>
                <w:rFonts w:ascii="Times New Roman" w:hAnsi="Times New Roman" w:cs="Times New Roman"/>
                <w:lang w:val="en-GB"/>
              </w:rPr>
            </w:pPr>
          </w:p>
        </w:tc>
        <w:commentRangeStart w:id="1097"/>
        <w:tc>
          <w:tcPr>
            <w:tcW w:w="1536" w:type="dxa"/>
            <w:tcMar>
              <w:top w:w="30" w:type="dxa"/>
              <w:left w:w="30" w:type="dxa"/>
              <w:bottom w:w="20" w:type="dxa"/>
              <w:right w:w="30" w:type="dxa"/>
            </w:tcMar>
          </w:tcPr>
          <w:p w14:paraId="6CCF22CB"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97"/>
            <w:r w:rsidR="00BB6047">
              <w:rPr>
                <w:rStyle w:val="Odwoaniedokomentarza"/>
              </w:rPr>
              <w:commentReference w:id="1097"/>
            </w:r>
          </w:p>
        </w:tc>
      </w:tr>
      <w:tr w:rsidR="00A761CA" w:rsidRPr="00FF0611" w14:paraId="32BB420B" w14:textId="77777777" w:rsidTr="00B23F7F">
        <w:tc>
          <w:tcPr>
            <w:tcW w:w="1980" w:type="dxa"/>
            <w:tcMar>
              <w:top w:w="30" w:type="dxa"/>
              <w:left w:w="30" w:type="dxa"/>
              <w:bottom w:w="20" w:type="dxa"/>
              <w:right w:w="30" w:type="dxa"/>
            </w:tcMar>
          </w:tcPr>
          <w:p w14:paraId="20FA169D"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parent</w:t>
            </w:r>
          </w:p>
        </w:tc>
        <w:tc>
          <w:tcPr>
            <w:tcW w:w="4961" w:type="dxa"/>
            <w:tcMar>
              <w:top w:w="30" w:type="dxa"/>
              <w:left w:w="30" w:type="dxa"/>
              <w:bottom w:w="20" w:type="dxa"/>
              <w:right w:w="30" w:type="dxa"/>
            </w:tcMar>
          </w:tcPr>
          <w:p w14:paraId="35425882" w14:textId="014BB5FE" w:rsidR="00A761CA" w:rsidRPr="00FF0611" w:rsidRDefault="00A761CA" w:rsidP="00046230">
            <w:pPr>
              <w:rPr>
                <w:rFonts w:ascii="Times New Roman" w:hAnsi="Times New Roman" w:cs="Times New Roman"/>
                <w:lang w:val="en-GB"/>
              </w:rPr>
            </w:pPr>
            <w:r w:rsidRPr="00FF0611">
              <w:rPr>
                <w:rFonts w:ascii="Times New Roman" w:hAnsi="Times New Roman" w:cs="Times New Roman"/>
                <w:lang w:val="en-GB"/>
              </w:rPr>
              <w:t xml:space="preserve">Link to a </w:t>
            </w:r>
            <w:r w:rsidR="00046230" w:rsidRPr="00FF0611">
              <w:rPr>
                <w:rFonts w:ascii="Times New Roman" w:hAnsi="Times New Roman" w:cs="Times New Roman"/>
                <w:lang w:val="en-GB"/>
              </w:rPr>
              <w:t>procurement process</w:t>
            </w:r>
          </w:p>
        </w:tc>
        <w:tc>
          <w:tcPr>
            <w:tcW w:w="1536" w:type="dxa"/>
            <w:tcMar>
              <w:top w:w="30" w:type="dxa"/>
              <w:left w:w="30" w:type="dxa"/>
              <w:bottom w:w="20" w:type="dxa"/>
              <w:right w:w="30" w:type="dxa"/>
            </w:tcMar>
          </w:tcPr>
          <w:p w14:paraId="4D4A340A" w14:textId="77777777" w:rsidR="00A761CA" w:rsidRPr="00FF0611" w:rsidRDefault="003D74AC" w:rsidP="00A761CA">
            <w:pPr>
              <w:rPr>
                <w:rFonts w:ascii="Times New Roman" w:hAnsi="Times New Roman" w:cs="Times New Roman"/>
                <w:lang w:val="en-GB"/>
              </w:rPr>
            </w:pPr>
            <w:hyperlink r:id="rId36" w:anchor="relatedprocess">
              <w:r w:rsidR="00A761CA" w:rsidRPr="00FF0611">
                <w:rPr>
                  <w:rFonts w:ascii="Times New Roman" w:hAnsi="Times New Roman" w:cs="Times New Roman"/>
                  <w:color w:val="0000FF"/>
                  <w:u w:val="single"/>
                  <w:lang w:val="en-GB"/>
                </w:rPr>
                <w:t>OCDS 1.1</w:t>
              </w:r>
            </w:hyperlink>
          </w:p>
        </w:tc>
      </w:tr>
      <w:tr w:rsidR="00A761CA" w:rsidRPr="00FF0611" w14:paraId="38E07EFE" w14:textId="77777777" w:rsidTr="00B23F7F">
        <w:tc>
          <w:tcPr>
            <w:tcW w:w="1980" w:type="dxa"/>
            <w:tcMar>
              <w:top w:w="30" w:type="dxa"/>
              <w:left w:w="30" w:type="dxa"/>
              <w:bottom w:w="20" w:type="dxa"/>
              <w:right w:w="30" w:type="dxa"/>
            </w:tcMar>
          </w:tcPr>
          <w:p w14:paraId="54E174BD"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961" w:type="dxa"/>
            <w:tcMar>
              <w:top w:w="30" w:type="dxa"/>
              <w:left w:w="30" w:type="dxa"/>
              <w:bottom w:w="20" w:type="dxa"/>
              <w:right w:w="30" w:type="dxa"/>
            </w:tcMar>
          </w:tcPr>
          <w:p w14:paraId="68486135" w14:textId="77777777" w:rsidR="00A761CA" w:rsidRPr="00FF0611" w:rsidRDefault="00A761CA" w:rsidP="00A761CA">
            <w:pPr>
              <w:rPr>
                <w:rFonts w:ascii="Times New Roman" w:hAnsi="Times New Roman" w:cs="Times New Roman"/>
                <w:lang w:val="en-GB"/>
              </w:rPr>
            </w:pPr>
            <w:r w:rsidRPr="00FF0611">
              <w:rPr>
                <w:rFonts w:ascii="Times New Roman" w:hAnsi="Times New Roman" w:cs="Times New Roman"/>
                <w:lang w:val="en-GB"/>
              </w:rPr>
              <w:t>Link to PN</w:t>
            </w:r>
          </w:p>
        </w:tc>
        <w:commentRangeStart w:id="1098"/>
        <w:tc>
          <w:tcPr>
            <w:tcW w:w="1536" w:type="dxa"/>
            <w:tcMar>
              <w:top w:w="30" w:type="dxa"/>
              <w:left w:w="30" w:type="dxa"/>
              <w:bottom w:w="20" w:type="dxa"/>
              <w:right w:w="30" w:type="dxa"/>
            </w:tcMar>
          </w:tcPr>
          <w:p w14:paraId="3BC61355" w14:textId="77777777" w:rsidR="00A761CA" w:rsidRPr="00FF0611" w:rsidRDefault="00CC155A" w:rsidP="00A761CA">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761CA"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098"/>
            <w:r w:rsidR="00FF3D86">
              <w:rPr>
                <w:rStyle w:val="Odwoaniedokomentarza"/>
              </w:rPr>
              <w:commentReference w:id="1098"/>
            </w:r>
          </w:p>
        </w:tc>
      </w:tr>
      <w:tr w:rsidR="00A761CA" w:rsidRPr="00FF0611" w14:paraId="25DE4744" w14:textId="77777777" w:rsidTr="00B23F7F">
        <w:tc>
          <w:tcPr>
            <w:tcW w:w="1980" w:type="dxa"/>
            <w:tcMar>
              <w:top w:w="30" w:type="dxa"/>
              <w:left w:w="30" w:type="dxa"/>
              <w:bottom w:w="20" w:type="dxa"/>
              <w:right w:w="30" w:type="dxa"/>
            </w:tcMar>
          </w:tcPr>
          <w:p w14:paraId="1774AB52"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framework</w:t>
            </w:r>
          </w:p>
        </w:tc>
        <w:tc>
          <w:tcPr>
            <w:tcW w:w="4961" w:type="dxa"/>
            <w:tcMar>
              <w:top w:w="30" w:type="dxa"/>
              <w:left w:w="30" w:type="dxa"/>
              <w:bottom w:w="20" w:type="dxa"/>
              <w:right w:w="30" w:type="dxa"/>
            </w:tcMar>
          </w:tcPr>
          <w:p w14:paraId="71DD227B" w14:textId="77777777" w:rsidR="00A761CA" w:rsidRPr="00FF0611" w:rsidRDefault="00A761CA" w:rsidP="00A761CA">
            <w:pPr>
              <w:rPr>
                <w:rFonts w:ascii="Times New Roman" w:hAnsi="Times New Roman" w:cs="Times New Roman"/>
                <w:lang w:val="en-GB"/>
              </w:rPr>
            </w:pPr>
            <w:commentRangeStart w:id="1099"/>
            <w:r w:rsidRPr="00FF0611">
              <w:rPr>
                <w:rFonts w:ascii="Times New Roman" w:hAnsi="Times New Roman" w:cs="Times New Roman"/>
                <w:lang w:val="en-GB"/>
              </w:rPr>
              <w:t>Link to FA</w:t>
            </w:r>
            <w:commentRangeEnd w:id="1099"/>
            <w:r w:rsidR="00BB6047">
              <w:rPr>
                <w:rStyle w:val="Odwoaniedokomentarza"/>
              </w:rPr>
              <w:commentReference w:id="1099"/>
            </w:r>
          </w:p>
        </w:tc>
        <w:tc>
          <w:tcPr>
            <w:tcW w:w="1536" w:type="dxa"/>
            <w:tcMar>
              <w:top w:w="30" w:type="dxa"/>
              <w:left w:w="30" w:type="dxa"/>
              <w:bottom w:w="20" w:type="dxa"/>
              <w:right w:w="30" w:type="dxa"/>
            </w:tcMar>
          </w:tcPr>
          <w:p w14:paraId="4B80C3A4" w14:textId="77777777" w:rsidR="00A761CA" w:rsidRPr="00FF0611" w:rsidRDefault="003D74AC" w:rsidP="00A761CA">
            <w:pPr>
              <w:rPr>
                <w:rFonts w:ascii="Times New Roman" w:hAnsi="Times New Roman" w:cs="Times New Roman"/>
                <w:lang w:val="en-GB"/>
              </w:rPr>
            </w:pPr>
            <w:hyperlink r:id="rId37" w:anchor="relatedprocess">
              <w:r w:rsidR="00A761CA" w:rsidRPr="00FF0611">
                <w:rPr>
                  <w:rFonts w:ascii="Times New Roman" w:hAnsi="Times New Roman" w:cs="Times New Roman"/>
                  <w:color w:val="0000FF"/>
                  <w:u w:val="single"/>
                  <w:lang w:val="en-GB"/>
                </w:rPr>
                <w:t>OCDS 1.1</w:t>
              </w:r>
            </w:hyperlink>
          </w:p>
        </w:tc>
      </w:tr>
      <w:tr w:rsidR="00A761CA" w:rsidRPr="00FF0611" w14:paraId="3F112F13" w14:textId="77777777" w:rsidTr="00B23F7F">
        <w:tc>
          <w:tcPr>
            <w:tcW w:w="1980" w:type="dxa"/>
            <w:tcMar>
              <w:top w:w="30" w:type="dxa"/>
              <w:left w:w="30" w:type="dxa"/>
              <w:bottom w:w="20" w:type="dxa"/>
              <w:right w:w="30" w:type="dxa"/>
            </w:tcMar>
          </w:tcPr>
          <w:p w14:paraId="5B60C9A1" w14:textId="77777777" w:rsidR="00A761CA" w:rsidRPr="00FF0611" w:rsidRDefault="00A761CA" w:rsidP="00A761CA">
            <w:pPr>
              <w:rPr>
                <w:rFonts w:ascii="Times New Roman" w:hAnsi="Times New Roman" w:cs="Times New Roman"/>
                <w:lang w:val="en-GB"/>
              </w:rPr>
            </w:pPr>
            <w:r w:rsidRPr="00FF0611">
              <w:rPr>
                <w:rFonts w:ascii="Times New Roman" w:eastAsia="Courier New" w:hAnsi="Times New Roman" w:cs="Times New Roman"/>
                <w:color w:val="000000"/>
                <w:lang w:val="en-GB"/>
              </w:rPr>
              <w:t>*.relationship: x_preAwardCatalogue</w:t>
            </w:r>
          </w:p>
        </w:tc>
        <w:tc>
          <w:tcPr>
            <w:tcW w:w="4961" w:type="dxa"/>
            <w:tcMar>
              <w:top w:w="30" w:type="dxa"/>
              <w:left w:w="30" w:type="dxa"/>
              <w:bottom w:w="20" w:type="dxa"/>
              <w:right w:w="30" w:type="dxa"/>
            </w:tcMar>
          </w:tcPr>
          <w:p w14:paraId="2B23FBBB" w14:textId="4863D909" w:rsidR="00A761CA" w:rsidRPr="00FF0611" w:rsidRDefault="00A761CA" w:rsidP="00046230">
            <w:pPr>
              <w:rPr>
                <w:rFonts w:ascii="Times New Roman" w:hAnsi="Times New Roman" w:cs="Times New Roman"/>
                <w:lang w:val="en-GB"/>
              </w:rPr>
            </w:pPr>
            <w:r w:rsidRPr="00FF0611">
              <w:rPr>
                <w:rFonts w:ascii="Times New Roman" w:hAnsi="Times New Roman" w:cs="Times New Roman"/>
                <w:lang w:val="en-GB"/>
              </w:rPr>
              <w:t>Link to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536" w:type="dxa"/>
            <w:tcMar>
              <w:top w:w="30" w:type="dxa"/>
              <w:left w:w="30" w:type="dxa"/>
              <w:bottom w:w="20" w:type="dxa"/>
              <w:right w:w="30" w:type="dxa"/>
            </w:tcMar>
          </w:tcPr>
          <w:p w14:paraId="1E7D1166" w14:textId="77777777" w:rsidR="00A761CA" w:rsidRPr="00FF0611" w:rsidRDefault="003D74AC" w:rsidP="00A761CA">
            <w:pPr>
              <w:rPr>
                <w:rFonts w:ascii="Times New Roman" w:hAnsi="Times New Roman" w:cs="Times New Roman"/>
                <w:lang w:val="en-GB"/>
              </w:rPr>
            </w:pPr>
            <w:hyperlink r:id="rId38" w:anchor="relatedprocess">
              <w:r w:rsidR="00A761CA" w:rsidRPr="00FF0611">
                <w:rPr>
                  <w:rFonts w:ascii="Times New Roman" w:hAnsi="Times New Roman" w:cs="Times New Roman"/>
                  <w:color w:val="0000FF"/>
                  <w:u w:val="single"/>
                  <w:lang w:val="en-GB"/>
                </w:rPr>
                <w:t>OCDS 1.1</w:t>
              </w:r>
            </w:hyperlink>
          </w:p>
        </w:tc>
      </w:tr>
    </w:tbl>
    <w:p w14:paraId="16A1E28E" w14:textId="6CCB285F" w:rsidR="00B23F7F" w:rsidRPr="00FF0611" w:rsidRDefault="00B23F7F" w:rsidP="00B23F7F">
      <w:pPr>
        <w:pStyle w:val="Legenda"/>
        <w:ind w:left="432"/>
        <w:jc w:val="center"/>
        <w:rPr>
          <w:lang w:val="en-GB"/>
        </w:rPr>
      </w:pPr>
      <w:bookmarkStart w:id="1100" w:name="_Toc58222364"/>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9</w:t>
      </w:r>
      <w:r w:rsidRPr="00FF0611">
        <w:rPr>
          <w:lang w:val="en-GB"/>
        </w:rPr>
        <w:fldChar w:fldCharType="end"/>
      </w:r>
      <w:r w:rsidRPr="00FF0611">
        <w:rPr>
          <w:lang w:val="en-GB"/>
        </w:rPr>
        <w:t xml:space="preserve"> – Attributes of MC</w:t>
      </w:r>
      <w:bookmarkEnd w:id="1100"/>
    </w:p>
    <w:p w14:paraId="66CF8218" w14:textId="77777777" w:rsidR="00547D06" w:rsidRPr="00FF0611" w:rsidRDefault="00547D06" w:rsidP="00F3558A">
      <w:pPr>
        <w:pStyle w:val="Nagwek5"/>
        <w:numPr>
          <w:ilvl w:val="4"/>
          <w:numId w:val="3"/>
        </w:numPr>
        <w:rPr>
          <w:rFonts w:ascii="Times New Roman" w:hAnsi="Times New Roman" w:cs="Times New Roman"/>
        </w:rPr>
      </w:pPr>
      <w:r w:rsidRPr="00FF0611">
        <w:rPr>
          <w:rFonts w:ascii="Times New Roman" w:hAnsi="Times New Roman" w:cs="Times New Roman"/>
        </w:rPr>
        <w:t>PC</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252"/>
        <w:gridCol w:w="1536"/>
      </w:tblGrid>
      <w:tr w:rsidR="00AC5D21" w:rsidRPr="00FF0611" w14:paraId="74C6AFD6" w14:textId="77777777" w:rsidTr="00B23F7F">
        <w:tc>
          <w:tcPr>
            <w:tcW w:w="2689" w:type="dxa"/>
            <w:shd w:val="clear" w:color="auto" w:fill="D9D9D9" w:themeFill="background1" w:themeFillShade="D9"/>
            <w:tcMar>
              <w:top w:w="30" w:type="dxa"/>
              <w:left w:w="30" w:type="dxa"/>
              <w:bottom w:w="20" w:type="dxa"/>
              <w:right w:w="30" w:type="dxa"/>
            </w:tcMar>
          </w:tcPr>
          <w:p w14:paraId="15596A6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252" w:type="dxa"/>
            <w:shd w:val="clear" w:color="auto" w:fill="D9D9D9" w:themeFill="background1" w:themeFillShade="D9"/>
            <w:tcMar>
              <w:top w:w="30" w:type="dxa"/>
              <w:left w:w="30" w:type="dxa"/>
              <w:bottom w:w="20" w:type="dxa"/>
              <w:right w:w="30" w:type="dxa"/>
            </w:tcMar>
          </w:tcPr>
          <w:p w14:paraId="2252F976"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bCs/>
                <w:lang w:val="en-GB"/>
              </w:rPr>
              <w:t>Description</w:t>
            </w:r>
          </w:p>
        </w:tc>
        <w:tc>
          <w:tcPr>
            <w:tcW w:w="1536" w:type="dxa"/>
            <w:shd w:val="clear" w:color="auto" w:fill="D9D9D9" w:themeFill="background1" w:themeFillShade="D9"/>
            <w:tcMar>
              <w:top w:w="30" w:type="dxa"/>
              <w:left w:w="30" w:type="dxa"/>
              <w:bottom w:w="20" w:type="dxa"/>
              <w:right w:w="30" w:type="dxa"/>
            </w:tcMar>
          </w:tcPr>
          <w:p w14:paraId="6438DEC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AC5D21" w:rsidRPr="00FF0611" w14:paraId="197BD137" w14:textId="77777777" w:rsidTr="00B23F7F">
        <w:tc>
          <w:tcPr>
            <w:tcW w:w="2689" w:type="dxa"/>
            <w:tcMar>
              <w:top w:w="30" w:type="dxa"/>
              <w:left w:w="30" w:type="dxa"/>
              <w:bottom w:w="20" w:type="dxa"/>
              <w:right w:w="30" w:type="dxa"/>
            </w:tcMar>
          </w:tcPr>
          <w:p w14:paraId="05548C26" w14:textId="245F16CD" w:rsidR="00AC5D21" w:rsidRPr="00FF0611" w:rsidRDefault="00FA126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C5D21" w:rsidRPr="00FF0611">
              <w:rPr>
                <w:rFonts w:ascii="Times New Roman" w:eastAsia="Courier New" w:hAnsi="Times New Roman" w:cs="Times New Roman"/>
                <w:color w:val="000000"/>
                <w:lang w:val="en-GB"/>
              </w:rPr>
              <w:t>cid</w:t>
            </w:r>
          </w:p>
        </w:tc>
        <w:tc>
          <w:tcPr>
            <w:tcW w:w="4252" w:type="dxa"/>
            <w:tcMar>
              <w:top w:w="30" w:type="dxa"/>
              <w:left w:w="30" w:type="dxa"/>
              <w:bottom w:w="20" w:type="dxa"/>
              <w:right w:w="30" w:type="dxa"/>
            </w:tcMar>
          </w:tcPr>
          <w:p w14:paraId="17913465" w14:textId="4AEAA08B" w:rsidR="00AC5D21" w:rsidRPr="00FF0611" w:rsidRDefault="00AC5D21" w:rsidP="00B23F7F">
            <w:pPr>
              <w:rPr>
                <w:rFonts w:ascii="Times New Roman" w:hAnsi="Times New Roman" w:cs="Times New Roman"/>
                <w:lang w:val="en-GB"/>
              </w:rPr>
            </w:pPr>
            <w:r w:rsidRPr="00FF0611">
              <w:rPr>
                <w:rFonts w:ascii="Times New Roman" w:hAnsi="Times New Roman" w:cs="Times New Roman"/>
                <w:lang w:val="en-GB"/>
              </w:rPr>
              <w:t xml:space="preserve">Global unique identifier for the PC under this </w:t>
            </w:r>
            <w:r w:rsidR="00B23F7F" w:rsidRPr="00FF0611">
              <w:rPr>
                <w:rFonts w:ascii="Times New Roman" w:hAnsi="Times New Roman" w:cs="Times New Roman"/>
                <w:lang w:val="en-GB"/>
              </w:rPr>
              <w:t>procurement</w:t>
            </w:r>
            <w:r w:rsidRPr="00FF0611">
              <w:rPr>
                <w:rFonts w:ascii="Times New Roman" w:hAnsi="Times New Roman" w:cs="Times New Roman"/>
                <w:lang w:val="en-GB"/>
              </w:rPr>
              <w:t xml:space="preserve"> </w:t>
            </w:r>
            <w:r w:rsidR="00B23F7F" w:rsidRPr="00FF0611">
              <w:rPr>
                <w:rFonts w:ascii="Times New Roman" w:hAnsi="Times New Roman" w:cs="Times New Roman"/>
                <w:lang w:val="en-GB"/>
              </w:rPr>
              <w:t>p</w:t>
            </w:r>
            <w:r w:rsidRPr="00FF0611">
              <w:rPr>
                <w:rFonts w:ascii="Times New Roman" w:hAnsi="Times New Roman" w:cs="Times New Roman"/>
                <w:lang w:val="en-GB"/>
              </w:rPr>
              <w:t>rocess</w:t>
            </w:r>
          </w:p>
        </w:tc>
        <w:commentRangeStart w:id="1101"/>
        <w:tc>
          <w:tcPr>
            <w:tcW w:w="1536" w:type="dxa"/>
            <w:tcMar>
              <w:top w:w="30" w:type="dxa"/>
              <w:left w:w="30" w:type="dxa"/>
              <w:bottom w:w="20" w:type="dxa"/>
              <w:right w:w="30" w:type="dxa"/>
            </w:tcMar>
          </w:tcPr>
          <w:p w14:paraId="3893CF13" w14:textId="77777777" w:rsidR="00AC5D21"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 \l "release" \h </w:instrText>
            </w:r>
            <w:r>
              <w:fldChar w:fldCharType="separate"/>
            </w:r>
            <w:r w:rsidR="00AC5D21"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101"/>
            <w:r w:rsidR="00D75759">
              <w:rPr>
                <w:rStyle w:val="Odwoaniedokomentarza"/>
              </w:rPr>
              <w:commentReference w:id="1101"/>
            </w:r>
          </w:p>
        </w:tc>
      </w:tr>
      <w:tr w:rsidR="00AC5D21" w:rsidRPr="00FF0611" w14:paraId="1683CDB7" w14:textId="77777777" w:rsidTr="00B23F7F">
        <w:tc>
          <w:tcPr>
            <w:tcW w:w="2689" w:type="dxa"/>
            <w:tcMar>
              <w:top w:w="30" w:type="dxa"/>
              <w:left w:w="30" w:type="dxa"/>
              <w:bottom w:w="20" w:type="dxa"/>
              <w:right w:w="30" w:type="dxa"/>
            </w:tcMar>
          </w:tcPr>
          <w:p w14:paraId="3E15DF22"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contracts[*].contractPeriod</w:t>
            </w:r>
          </w:p>
        </w:tc>
        <w:tc>
          <w:tcPr>
            <w:tcW w:w="4252" w:type="dxa"/>
            <w:tcMar>
              <w:top w:w="30" w:type="dxa"/>
              <w:left w:w="30" w:type="dxa"/>
              <w:bottom w:w="20" w:type="dxa"/>
              <w:right w:w="30" w:type="dxa"/>
            </w:tcMar>
          </w:tcPr>
          <w:p w14:paraId="681DDF02"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 period for this PC</w:t>
            </w:r>
          </w:p>
        </w:tc>
        <w:commentRangeStart w:id="1102"/>
        <w:tc>
          <w:tcPr>
            <w:tcW w:w="1536" w:type="dxa"/>
            <w:tcMar>
              <w:top w:w="30" w:type="dxa"/>
              <w:left w:w="30" w:type="dxa"/>
              <w:bottom w:w="20" w:type="dxa"/>
              <w:right w:w="30" w:type="dxa"/>
            </w:tcMar>
          </w:tcPr>
          <w:p w14:paraId="5D0150C0" w14:textId="77777777" w:rsidR="00AC5D21"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 \l "contract" \h </w:instrText>
            </w:r>
            <w:r>
              <w:fldChar w:fldCharType="separate"/>
            </w:r>
            <w:r w:rsidR="00AC5D21" w:rsidRPr="00FF0611">
              <w:rPr>
                <w:rFonts w:ascii="Times New Roman" w:hAnsi="Times New Roman" w:cs="Times New Roman"/>
                <w:color w:val="0000FF"/>
                <w:u w:val="single"/>
                <w:lang w:val="en-GB"/>
              </w:rPr>
              <w:t>OCDS.1.1</w:t>
            </w:r>
            <w:r>
              <w:rPr>
                <w:rFonts w:ascii="Times New Roman" w:hAnsi="Times New Roman" w:cs="Times New Roman"/>
                <w:color w:val="0000FF"/>
                <w:u w:val="single"/>
                <w:lang w:val="en-GB"/>
              </w:rPr>
              <w:fldChar w:fldCharType="end"/>
            </w:r>
            <w:commentRangeEnd w:id="1102"/>
            <w:r w:rsidR="00D75759">
              <w:rPr>
                <w:rStyle w:val="Odwoaniedokomentarza"/>
              </w:rPr>
              <w:commentReference w:id="1102"/>
            </w:r>
          </w:p>
        </w:tc>
      </w:tr>
      <w:tr w:rsidR="00AC5D21" w:rsidRPr="00FF0611" w14:paraId="4C6E9C50" w14:textId="77777777" w:rsidTr="00B23F7F">
        <w:tc>
          <w:tcPr>
            <w:tcW w:w="2689" w:type="dxa"/>
            <w:tcMar>
              <w:top w:w="30" w:type="dxa"/>
              <w:left w:w="30" w:type="dxa"/>
              <w:bottom w:w="20" w:type="dxa"/>
              <w:right w:w="30" w:type="dxa"/>
            </w:tcMar>
          </w:tcPr>
          <w:p w14:paraId="59779189"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w:t>
            </w:r>
            <w:commentRangeStart w:id="1103"/>
            <w:commentRangeStart w:id="1104"/>
            <w:r w:rsidRPr="00FF0611">
              <w:rPr>
                <w:rFonts w:ascii="Times New Roman" w:eastAsia="Courier New" w:hAnsi="Times New Roman" w:cs="Times New Roman"/>
                <w:color w:val="000000"/>
                <w:lang w:val="en-GB"/>
              </w:rPr>
              <w:t>supplier</w:t>
            </w:r>
            <w:commentRangeEnd w:id="1103"/>
            <w:r w:rsidR="00D75759">
              <w:rPr>
                <w:rStyle w:val="Odwoaniedokomentarza"/>
              </w:rPr>
              <w:commentReference w:id="1103"/>
            </w:r>
            <w:commentRangeEnd w:id="1104"/>
            <w:r w:rsidR="002946D5">
              <w:rPr>
                <w:rStyle w:val="Odwoaniedokomentarza"/>
              </w:rPr>
              <w:commentReference w:id="1104"/>
            </w:r>
          </w:p>
        </w:tc>
        <w:tc>
          <w:tcPr>
            <w:tcW w:w="4252" w:type="dxa"/>
            <w:tcMar>
              <w:top w:w="30" w:type="dxa"/>
              <w:left w:w="30" w:type="dxa"/>
              <w:bottom w:w="20" w:type="dxa"/>
              <w:right w:w="30" w:type="dxa"/>
            </w:tcMar>
          </w:tcPr>
          <w:p w14:paraId="5B172D7A" w14:textId="0E4938C3" w:rsidR="00AC5D21" w:rsidRPr="00FF0611" w:rsidRDefault="00B23F7F" w:rsidP="00B23F7F">
            <w:pPr>
              <w:rPr>
                <w:rFonts w:ascii="Times New Roman" w:hAnsi="Times New Roman" w:cs="Times New Roman"/>
                <w:lang w:val="en-GB"/>
              </w:rPr>
            </w:pPr>
            <w:r w:rsidRPr="00FF0611">
              <w:rPr>
                <w:rFonts w:ascii="Times New Roman" w:hAnsi="Times New Roman" w:cs="Times New Roman"/>
                <w:lang w:val="en-GB"/>
              </w:rPr>
              <w:t>The EO winner of</w:t>
            </w:r>
            <w:r w:rsidR="00AC5D21" w:rsidRPr="00FF0611">
              <w:rPr>
                <w:rFonts w:ascii="Times New Roman" w:hAnsi="Times New Roman" w:cs="Times New Roman"/>
                <w:lang w:val="en-GB"/>
              </w:rPr>
              <w:t xml:space="preserve"> this PC</w:t>
            </w:r>
          </w:p>
        </w:tc>
        <w:tc>
          <w:tcPr>
            <w:tcW w:w="1536" w:type="dxa"/>
            <w:tcMar>
              <w:top w:w="30" w:type="dxa"/>
              <w:left w:w="30" w:type="dxa"/>
              <w:bottom w:w="20" w:type="dxa"/>
              <w:right w:w="30" w:type="dxa"/>
            </w:tcMar>
          </w:tcPr>
          <w:p w14:paraId="23389310" w14:textId="77777777" w:rsidR="00AC5D21" w:rsidRPr="00FF0611" w:rsidRDefault="003D74AC" w:rsidP="006F38AD">
            <w:pPr>
              <w:rPr>
                <w:rFonts w:ascii="Times New Roman" w:hAnsi="Times New Roman" w:cs="Times New Roman"/>
                <w:lang w:val="en-GB"/>
              </w:rPr>
            </w:pPr>
            <w:hyperlink r:id="rId39" w:anchor="contract">
              <w:r w:rsidR="00AC5D21" w:rsidRPr="00FF0611">
                <w:rPr>
                  <w:rFonts w:ascii="Times New Roman" w:hAnsi="Times New Roman" w:cs="Times New Roman"/>
                  <w:color w:val="0000FF"/>
                  <w:u w:val="single"/>
                  <w:lang w:val="en-GB"/>
                </w:rPr>
                <w:t>OCDS.1.1</w:t>
              </w:r>
            </w:hyperlink>
          </w:p>
        </w:tc>
      </w:tr>
      <w:tr w:rsidR="00AC5D21" w:rsidRPr="00FF0611" w14:paraId="4963751E" w14:textId="77777777" w:rsidTr="00B23F7F">
        <w:tc>
          <w:tcPr>
            <w:tcW w:w="2689" w:type="dxa"/>
            <w:tcMar>
              <w:top w:w="30" w:type="dxa"/>
              <w:left w:w="30" w:type="dxa"/>
              <w:bottom w:w="20" w:type="dxa"/>
              <w:right w:w="30" w:type="dxa"/>
            </w:tcMar>
          </w:tcPr>
          <w:p w14:paraId="4A6F7830"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contracts[*].value</w:t>
            </w:r>
          </w:p>
        </w:tc>
        <w:tc>
          <w:tcPr>
            <w:tcW w:w="4252" w:type="dxa"/>
            <w:tcMar>
              <w:top w:w="30" w:type="dxa"/>
              <w:left w:w="30" w:type="dxa"/>
              <w:bottom w:w="20" w:type="dxa"/>
              <w:right w:w="30" w:type="dxa"/>
            </w:tcMar>
          </w:tcPr>
          <w:p w14:paraId="31629C16"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value of this PC</w:t>
            </w:r>
          </w:p>
        </w:tc>
        <w:commentRangeStart w:id="1105"/>
        <w:tc>
          <w:tcPr>
            <w:tcW w:w="1536" w:type="dxa"/>
            <w:tcMar>
              <w:top w:w="30" w:type="dxa"/>
              <w:left w:w="30" w:type="dxa"/>
              <w:bottom w:w="20" w:type="dxa"/>
              <w:right w:w="30" w:type="dxa"/>
            </w:tcMar>
          </w:tcPr>
          <w:p w14:paraId="2F0AB8E2" w14:textId="77777777" w:rsidR="00AC5D21"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 \l "contract" \h </w:instrText>
            </w:r>
            <w:r>
              <w:fldChar w:fldCharType="separate"/>
            </w:r>
            <w:r w:rsidR="00AC5D21" w:rsidRPr="00FF0611">
              <w:rPr>
                <w:rFonts w:ascii="Times New Roman" w:hAnsi="Times New Roman" w:cs="Times New Roman"/>
                <w:color w:val="0000FF"/>
                <w:u w:val="single"/>
                <w:lang w:val="en-GB"/>
              </w:rPr>
              <w:t>OCDS.1.1</w:t>
            </w:r>
            <w:r>
              <w:rPr>
                <w:rFonts w:ascii="Times New Roman" w:hAnsi="Times New Roman" w:cs="Times New Roman"/>
                <w:color w:val="0000FF"/>
                <w:u w:val="single"/>
                <w:lang w:val="en-GB"/>
              </w:rPr>
              <w:fldChar w:fldCharType="end"/>
            </w:r>
            <w:commentRangeEnd w:id="1105"/>
            <w:r w:rsidR="005858B7">
              <w:rPr>
                <w:rStyle w:val="Odwoaniedokomentarza"/>
              </w:rPr>
              <w:commentReference w:id="1105"/>
            </w:r>
          </w:p>
        </w:tc>
      </w:tr>
      <w:tr w:rsidR="00AC5D21" w:rsidRPr="00FF0611" w14:paraId="63399B59" w14:textId="77777777" w:rsidTr="00B23F7F">
        <w:tc>
          <w:tcPr>
            <w:tcW w:w="2689" w:type="dxa"/>
            <w:tcMar>
              <w:top w:w="30" w:type="dxa"/>
              <w:left w:w="30" w:type="dxa"/>
              <w:bottom w:w="20" w:type="dxa"/>
              <w:right w:w="30" w:type="dxa"/>
            </w:tcMar>
          </w:tcPr>
          <w:p w14:paraId="0790D086"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contracts[*].agreedMetrics</w:t>
            </w:r>
          </w:p>
        </w:tc>
        <w:tc>
          <w:tcPr>
            <w:tcW w:w="4252" w:type="dxa"/>
            <w:tcMar>
              <w:top w:w="30" w:type="dxa"/>
              <w:left w:w="30" w:type="dxa"/>
              <w:bottom w:w="20" w:type="dxa"/>
              <w:right w:w="30" w:type="dxa"/>
            </w:tcMar>
          </w:tcPr>
          <w:p w14:paraId="599C693D"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metrics agreed under this PC</w:t>
            </w:r>
          </w:p>
        </w:tc>
        <w:commentRangeStart w:id="1106"/>
        <w:tc>
          <w:tcPr>
            <w:tcW w:w="1536" w:type="dxa"/>
            <w:tcMar>
              <w:top w:w="30" w:type="dxa"/>
              <w:left w:w="30" w:type="dxa"/>
              <w:bottom w:w="20" w:type="dxa"/>
              <w:right w:w="30" w:type="dxa"/>
            </w:tcMar>
          </w:tcPr>
          <w:p w14:paraId="607E2AB7" w14:textId="77777777" w:rsidR="00AC5D21" w:rsidRPr="00FF0611" w:rsidRDefault="00CC155A" w:rsidP="006F38AD">
            <w:pPr>
              <w:rPr>
                <w:rFonts w:ascii="Times New Roman" w:hAnsi="Times New Roman" w:cs="Times New Roman"/>
                <w:lang w:val="en-GB"/>
              </w:rPr>
            </w:pPr>
            <w:r>
              <w:fldChar w:fldCharType="begin"/>
            </w:r>
            <w:r>
              <w:instrText xml:space="preserve"> HYPERLINK "https://github.com/open-contracting-extensions/ocds_metrics_extension" \h </w:instrText>
            </w:r>
            <w:r>
              <w:fldChar w:fldCharType="separate"/>
            </w:r>
            <w:r w:rsidR="00AC5D21"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106"/>
            <w:r w:rsidR="00FF3D86">
              <w:rPr>
                <w:rStyle w:val="Odwoaniedokomentarza"/>
              </w:rPr>
              <w:commentReference w:id="1106"/>
            </w:r>
          </w:p>
        </w:tc>
      </w:tr>
      <w:tr w:rsidR="00AC5D21" w:rsidRPr="00FF0611" w14:paraId="3EFB4785" w14:textId="77777777" w:rsidTr="00B23F7F">
        <w:tc>
          <w:tcPr>
            <w:tcW w:w="2689" w:type="dxa"/>
            <w:tcMar>
              <w:top w:w="30" w:type="dxa"/>
              <w:left w:w="30" w:type="dxa"/>
              <w:bottom w:w="20" w:type="dxa"/>
              <w:right w:w="30" w:type="dxa"/>
            </w:tcMar>
          </w:tcPr>
          <w:p w14:paraId="3409A29D"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contracts[*].items</w:t>
            </w:r>
          </w:p>
        </w:tc>
        <w:tc>
          <w:tcPr>
            <w:tcW w:w="4252" w:type="dxa"/>
            <w:tcMar>
              <w:top w:w="30" w:type="dxa"/>
              <w:left w:w="30" w:type="dxa"/>
              <w:bottom w:w="20" w:type="dxa"/>
              <w:right w:w="30" w:type="dxa"/>
            </w:tcMar>
          </w:tcPr>
          <w:p w14:paraId="70B02F7C"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 scope of performance under this PC</w:t>
            </w:r>
          </w:p>
        </w:tc>
        <w:commentRangeStart w:id="1107"/>
        <w:tc>
          <w:tcPr>
            <w:tcW w:w="1536" w:type="dxa"/>
            <w:tcMar>
              <w:top w:w="30" w:type="dxa"/>
              <w:left w:w="30" w:type="dxa"/>
              <w:bottom w:w="20" w:type="dxa"/>
              <w:right w:w="30" w:type="dxa"/>
            </w:tcMar>
          </w:tcPr>
          <w:p w14:paraId="321A88B5" w14:textId="77777777" w:rsidR="00AC5D21"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 \l "contract" \h </w:instrText>
            </w:r>
            <w:r>
              <w:fldChar w:fldCharType="separate"/>
            </w:r>
            <w:r w:rsidR="00AC5D21" w:rsidRPr="00FF0611">
              <w:rPr>
                <w:rFonts w:ascii="Times New Roman" w:hAnsi="Times New Roman" w:cs="Times New Roman"/>
                <w:color w:val="0000FF"/>
                <w:u w:val="single"/>
                <w:lang w:val="en-GB"/>
              </w:rPr>
              <w:t>OCDS.1.1</w:t>
            </w:r>
            <w:r>
              <w:rPr>
                <w:rFonts w:ascii="Times New Roman" w:hAnsi="Times New Roman" w:cs="Times New Roman"/>
                <w:color w:val="0000FF"/>
                <w:u w:val="single"/>
                <w:lang w:val="en-GB"/>
              </w:rPr>
              <w:fldChar w:fldCharType="end"/>
            </w:r>
            <w:commentRangeEnd w:id="1107"/>
            <w:r w:rsidR="00133711">
              <w:rPr>
                <w:rStyle w:val="Odwoaniedokomentarza"/>
              </w:rPr>
              <w:commentReference w:id="1107"/>
            </w:r>
          </w:p>
        </w:tc>
      </w:tr>
      <w:tr w:rsidR="00AC5D21" w:rsidRPr="00FF0611" w14:paraId="6C2E5F61" w14:textId="77777777" w:rsidTr="00B23F7F">
        <w:tc>
          <w:tcPr>
            <w:tcW w:w="2689" w:type="dxa"/>
            <w:tcMar>
              <w:top w:w="30" w:type="dxa"/>
              <w:left w:w="30" w:type="dxa"/>
              <w:bottom w:w="20" w:type="dxa"/>
              <w:right w:w="30" w:type="dxa"/>
            </w:tcMar>
          </w:tcPr>
          <w:p w14:paraId="48F382E5"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contracts[*].milestones</w:t>
            </w:r>
          </w:p>
        </w:tc>
        <w:tc>
          <w:tcPr>
            <w:tcW w:w="4252" w:type="dxa"/>
            <w:tcMar>
              <w:top w:w="30" w:type="dxa"/>
              <w:left w:w="30" w:type="dxa"/>
              <w:bottom w:w="20" w:type="dxa"/>
              <w:right w:w="30" w:type="dxa"/>
            </w:tcMar>
          </w:tcPr>
          <w:p w14:paraId="40F17344"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The milestones of this PC</w:t>
            </w:r>
          </w:p>
        </w:tc>
        <w:commentRangeStart w:id="1108"/>
        <w:tc>
          <w:tcPr>
            <w:tcW w:w="1536" w:type="dxa"/>
            <w:tcMar>
              <w:top w:w="30" w:type="dxa"/>
              <w:left w:w="30" w:type="dxa"/>
              <w:bottom w:w="20" w:type="dxa"/>
              <w:right w:w="30" w:type="dxa"/>
            </w:tcMar>
          </w:tcPr>
          <w:p w14:paraId="09DFDD03" w14:textId="77777777" w:rsidR="00AC5D21"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 \l "contract" \h </w:instrText>
            </w:r>
            <w:r>
              <w:fldChar w:fldCharType="separate"/>
            </w:r>
            <w:r w:rsidR="00AC5D21" w:rsidRPr="00FF0611">
              <w:rPr>
                <w:rFonts w:ascii="Times New Roman" w:hAnsi="Times New Roman" w:cs="Times New Roman"/>
                <w:color w:val="0000FF"/>
                <w:u w:val="single"/>
                <w:lang w:val="en-GB"/>
              </w:rPr>
              <w:t>OCDS.1.1</w:t>
            </w:r>
            <w:r>
              <w:rPr>
                <w:rFonts w:ascii="Times New Roman" w:hAnsi="Times New Roman" w:cs="Times New Roman"/>
                <w:color w:val="0000FF"/>
                <w:u w:val="single"/>
                <w:lang w:val="en-GB"/>
              </w:rPr>
              <w:fldChar w:fldCharType="end"/>
            </w:r>
            <w:commentRangeEnd w:id="1108"/>
            <w:r w:rsidR="00133711">
              <w:rPr>
                <w:rStyle w:val="Odwoaniedokomentarza"/>
              </w:rPr>
              <w:commentReference w:id="1108"/>
            </w:r>
          </w:p>
        </w:tc>
      </w:tr>
      <w:tr w:rsidR="00AC5D21" w:rsidRPr="00FF0611" w14:paraId="3897D728" w14:textId="77777777" w:rsidTr="00B23F7F">
        <w:tc>
          <w:tcPr>
            <w:tcW w:w="2689" w:type="dxa"/>
            <w:tcMar>
              <w:top w:w="30" w:type="dxa"/>
              <w:left w:w="30" w:type="dxa"/>
              <w:bottom w:w="20" w:type="dxa"/>
              <w:right w:w="30" w:type="dxa"/>
            </w:tcMar>
          </w:tcPr>
          <w:p w14:paraId="4A0DFB48" w14:textId="77777777" w:rsidR="00AC5D21" w:rsidRPr="00FF0611" w:rsidRDefault="00AC5D21"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contracts[*].implementation</w:t>
            </w:r>
          </w:p>
        </w:tc>
        <w:tc>
          <w:tcPr>
            <w:tcW w:w="4252" w:type="dxa"/>
            <w:tcMar>
              <w:top w:w="30" w:type="dxa"/>
              <w:left w:w="30" w:type="dxa"/>
              <w:bottom w:w="20" w:type="dxa"/>
              <w:right w:w="30" w:type="dxa"/>
            </w:tcMar>
          </w:tcPr>
          <w:p w14:paraId="156DDA7E" w14:textId="77777777" w:rsidR="00AC5D21" w:rsidRPr="00FF0611" w:rsidRDefault="00AC5D21" w:rsidP="006F38AD">
            <w:pPr>
              <w:rPr>
                <w:rFonts w:ascii="Times New Roman" w:hAnsi="Times New Roman" w:cs="Times New Roman"/>
                <w:lang w:val="en-GB"/>
              </w:rPr>
            </w:pPr>
            <w:r w:rsidRPr="00FF0611">
              <w:rPr>
                <w:rFonts w:ascii="Times New Roman" w:hAnsi="Times New Roman" w:cs="Times New Roman"/>
                <w:lang w:val="en-GB"/>
              </w:rPr>
              <w:t>An implementation record under this PC</w:t>
            </w:r>
          </w:p>
        </w:tc>
        <w:tc>
          <w:tcPr>
            <w:tcW w:w="1536" w:type="dxa"/>
            <w:tcMar>
              <w:top w:w="30" w:type="dxa"/>
              <w:left w:w="30" w:type="dxa"/>
              <w:bottom w:w="20" w:type="dxa"/>
              <w:right w:w="30" w:type="dxa"/>
            </w:tcMar>
          </w:tcPr>
          <w:p w14:paraId="3263C561" w14:textId="77777777" w:rsidR="00AC5D21" w:rsidRPr="00FF0611" w:rsidRDefault="003D74AC" w:rsidP="006F38AD">
            <w:pPr>
              <w:rPr>
                <w:rFonts w:ascii="Times New Roman" w:hAnsi="Times New Roman" w:cs="Times New Roman"/>
                <w:lang w:val="en-GB"/>
              </w:rPr>
            </w:pPr>
            <w:hyperlink r:id="rId40" w:anchor="contract">
              <w:r w:rsidR="00AC5D21" w:rsidRPr="00FF0611">
                <w:rPr>
                  <w:rFonts w:ascii="Times New Roman" w:hAnsi="Times New Roman" w:cs="Times New Roman"/>
                  <w:color w:val="0000FF"/>
                  <w:u w:val="single"/>
                  <w:lang w:val="en-GB"/>
                </w:rPr>
                <w:t>OCDS.1.1</w:t>
              </w:r>
            </w:hyperlink>
          </w:p>
        </w:tc>
      </w:tr>
    </w:tbl>
    <w:p w14:paraId="48D8C5C3" w14:textId="77777777" w:rsidR="00B23F7F" w:rsidRPr="00FF0611" w:rsidRDefault="00B23F7F" w:rsidP="00B23F7F">
      <w:pPr>
        <w:pStyle w:val="Legenda"/>
        <w:ind w:left="360"/>
        <w:jc w:val="center"/>
        <w:rPr>
          <w:lang w:val="en-GB"/>
        </w:rPr>
      </w:pPr>
      <w:bookmarkStart w:id="1109" w:name="_Toc58222365"/>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10</w:t>
      </w:r>
      <w:r w:rsidRPr="00FF0611">
        <w:rPr>
          <w:lang w:val="en-GB"/>
        </w:rPr>
        <w:fldChar w:fldCharType="end"/>
      </w:r>
      <w:r w:rsidRPr="00FF0611">
        <w:rPr>
          <w:lang w:val="en-GB"/>
        </w:rPr>
        <w:t xml:space="preserve"> – Attributes of EI</w:t>
      </w:r>
      <w:bookmarkEnd w:id="1109"/>
    </w:p>
    <w:p w14:paraId="06917FC4" w14:textId="16DF3828" w:rsidR="00A06247" w:rsidRPr="00FF0611" w:rsidRDefault="00A06247" w:rsidP="00F3558A">
      <w:pPr>
        <w:pStyle w:val="Nagwek5"/>
        <w:numPr>
          <w:ilvl w:val="3"/>
          <w:numId w:val="3"/>
        </w:numPr>
        <w:ind w:firstLine="0"/>
        <w:rPr>
          <w:rFonts w:ascii="Times New Roman" w:hAnsi="Times New Roman" w:cs="Times New Roman"/>
        </w:rPr>
      </w:pPr>
      <w:r w:rsidRPr="00FF0611">
        <w:rPr>
          <w:rFonts w:ascii="Times New Roman" w:hAnsi="Times New Roman" w:cs="Times New Roman"/>
        </w:rPr>
        <w:t>FA</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Change w:id="1110" w:author="Ekspert Reinvention" w:date="2021-02-05T10:25:00Z">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PrChange>
      </w:tblPr>
      <w:tblGrid>
        <w:gridCol w:w="2689"/>
        <w:gridCol w:w="3969"/>
        <w:gridCol w:w="1819"/>
        <w:tblGridChange w:id="1111">
          <w:tblGrid>
            <w:gridCol w:w="2689"/>
            <w:gridCol w:w="4252"/>
            <w:gridCol w:w="1536"/>
          </w:tblGrid>
        </w:tblGridChange>
      </w:tblGrid>
      <w:tr w:rsidR="00A06247" w:rsidRPr="00FF0611" w14:paraId="37211C06" w14:textId="77777777" w:rsidTr="00903D18">
        <w:tc>
          <w:tcPr>
            <w:tcW w:w="2689" w:type="dxa"/>
            <w:shd w:val="clear" w:color="auto" w:fill="D9D9D9" w:themeFill="background1" w:themeFillShade="D9"/>
            <w:tcMar>
              <w:top w:w="30" w:type="dxa"/>
              <w:left w:w="30" w:type="dxa"/>
              <w:bottom w:w="20" w:type="dxa"/>
              <w:right w:w="30" w:type="dxa"/>
            </w:tcMar>
            <w:tcPrChange w:id="1112" w:author="Ekspert Reinvention" w:date="2021-02-05T10:25:00Z">
              <w:tcPr>
                <w:tcW w:w="2689" w:type="dxa"/>
                <w:shd w:val="clear" w:color="auto" w:fill="D9D9D9" w:themeFill="background1" w:themeFillShade="D9"/>
                <w:tcMar>
                  <w:top w:w="30" w:type="dxa"/>
                  <w:left w:w="30" w:type="dxa"/>
                  <w:bottom w:w="20" w:type="dxa"/>
                  <w:right w:w="30" w:type="dxa"/>
                </w:tcMar>
              </w:tcPr>
            </w:tcPrChange>
          </w:tcPr>
          <w:p w14:paraId="10C0EBB9"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3969" w:type="dxa"/>
            <w:shd w:val="clear" w:color="auto" w:fill="D9D9D9" w:themeFill="background1" w:themeFillShade="D9"/>
            <w:tcMar>
              <w:top w:w="30" w:type="dxa"/>
              <w:left w:w="30" w:type="dxa"/>
              <w:bottom w:w="20" w:type="dxa"/>
              <w:right w:w="30" w:type="dxa"/>
            </w:tcMar>
            <w:tcPrChange w:id="1113" w:author="Ekspert Reinvention" w:date="2021-02-05T10:25:00Z">
              <w:tcPr>
                <w:tcW w:w="4252" w:type="dxa"/>
                <w:shd w:val="clear" w:color="auto" w:fill="D9D9D9" w:themeFill="background1" w:themeFillShade="D9"/>
                <w:tcMar>
                  <w:top w:w="30" w:type="dxa"/>
                  <w:left w:w="30" w:type="dxa"/>
                  <w:bottom w:w="20" w:type="dxa"/>
                  <w:right w:w="30" w:type="dxa"/>
                </w:tcMar>
              </w:tcPr>
            </w:tcPrChange>
          </w:tcPr>
          <w:p w14:paraId="541FC0E4"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bCs/>
                <w:lang w:val="en-GB"/>
              </w:rPr>
              <w:t>Description</w:t>
            </w:r>
          </w:p>
        </w:tc>
        <w:tc>
          <w:tcPr>
            <w:tcW w:w="1819" w:type="dxa"/>
            <w:shd w:val="clear" w:color="auto" w:fill="D9D9D9" w:themeFill="background1" w:themeFillShade="D9"/>
            <w:tcMar>
              <w:top w:w="30" w:type="dxa"/>
              <w:left w:w="30" w:type="dxa"/>
              <w:bottom w:w="20" w:type="dxa"/>
              <w:right w:w="30" w:type="dxa"/>
            </w:tcMar>
            <w:tcPrChange w:id="1114" w:author="Ekspert Reinvention" w:date="2021-02-05T10:25:00Z">
              <w:tcPr>
                <w:tcW w:w="1536" w:type="dxa"/>
                <w:shd w:val="clear" w:color="auto" w:fill="D9D9D9" w:themeFill="background1" w:themeFillShade="D9"/>
                <w:tcMar>
                  <w:top w:w="30" w:type="dxa"/>
                  <w:left w:w="30" w:type="dxa"/>
                  <w:bottom w:w="20" w:type="dxa"/>
                  <w:right w:w="30" w:type="dxa"/>
                </w:tcMar>
              </w:tcPr>
            </w:tcPrChange>
          </w:tcPr>
          <w:p w14:paraId="6137DCD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b/>
                <w:bCs/>
                <w:lang w:val="en-GB"/>
              </w:rPr>
              <w:t>Covered by</w:t>
            </w:r>
          </w:p>
        </w:tc>
      </w:tr>
      <w:tr w:rsidR="00A06247" w:rsidRPr="00FF0611" w14:paraId="42AB0618" w14:textId="77777777" w:rsidTr="00903D18">
        <w:tc>
          <w:tcPr>
            <w:tcW w:w="2689" w:type="dxa"/>
            <w:tcMar>
              <w:top w:w="30" w:type="dxa"/>
              <w:left w:w="30" w:type="dxa"/>
              <w:bottom w:w="20" w:type="dxa"/>
              <w:right w:w="30" w:type="dxa"/>
            </w:tcMar>
            <w:tcPrChange w:id="1115" w:author="Ekspert Reinvention" w:date="2021-02-05T10:25:00Z">
              <w:tcPr>
                <w:tcW w:w="2689" w:type="dxa"/>
                <w:tcMar>
                  <w:top w:w="30" w:type="dxa"/>
                  <w:left w:w="30" w:type="dxa"/>
                  <w:bottom w:w="20" w:type="dxa"/>
                  <w:right w:w="30" w:type="dxa"/>
                </w:tcMar>
              </w:tcPr>
            </w:tcPrChange>
          </w:tcPr>
          <w:p w14:paraId="0C3CD0D3" w14:textId="46A44E7B" w:rsidR="00A06247" w:rsidRPr="00FF0611" w:rsidRDefault="00903D18"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w:t>
            </w:r>
            <w:r w:rsidR="00A06247" w:rsidRPr="00FF0611">
              <w:rPr>
                <w:rFonts w:ascii="Times New Roman" w:eastAsia="Courier New" w:hAnsi="Times New Roman" w:cs="Times New Roman"/>
                <w:color w:val="000000"/>
                <w:lang w:val="en-GB"/>
              </w:rPr>
              <w:t>cid</w:t>
            </w:r>
          </w:p>
        </w:tc>
        <w:tc>
          <w:tcPr>
            <w:tcW w:w="3969" w:type="dxa"/>
            <w:tcMar>
              <w:top w:w="30" w:type="dxa"/>
              <w:left w:w="30" w:type="dxa"/>
              <w:bottom w:w="20" w:type="dxa"/>
              <w:right w:w="30" w:type="dxa"/>
            </w:tcMar>
            <w:tcPrChange w:id="1116" w:author="Ekspert Reinvention" w:date="2021-02-05T10:25:00Z">
              <w:tcPr>
                <w:tcW w:w="4252" w:type="dxa"/>
                <w:tcMar>
                  <w:top w:w="30" w:type="dxa"/>
                  <w:left w:w="30" w:type="dxa"/>
                  <w:bottom w:w="20" w:type="dxa"/>
                  <w:right w:w="30" w:type="dxa"/>
                </w:tcMar>
              </w:tcPr>
            </w:tcPrChange>
          </w:tcPr>
          <w:p w14:paraId="1423DC70"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Global unique identifier for this FA</w:t>
            </w:r>
          </w:p>
        </w:tc>
        <w:commentRangeStart w:id="1117"/>
        <w:tc>
          <w:tcPr>
            <w:tcW w:w="1819" w:type="dxa"/>
            <w:tcMar>
              <w:top w:w="30" w:type="dxa"/>
              <w:left w:w="30" w:type="dxa"/>
              <w:bottom w:w="20" w:type="dxa"/>
              <w:right w:w="30" w:type="dxa"/>
            </w:tcMar>
            <w:tcPrChange w:id="1118" w:author="Ekspert Reinvention" w:date="2021-02-05T10:25:00Z">
              <w:tcPr>
                <w:tcW w:w="1536" w:type="dxa"/>
                <w:tcMar>
                  <w:top w:w="30" w:type="dxa"/>
                  <w:left w:w="30" w:type="dxa"/>
                  <w:bottom w:w="20" w:type="dxa"/>
                  <w:right w:w="30" w:type="dxa"/>
                </w:tcMar>
              </w:tcPr>
            </w:tcPrChange>
          </w:tcPr>
          <w:p w14:paraId="3ECC677D" w14:textId="633D0723" w:rsidR="00A06247" w:rsidRPr="00FF0611" w:rsidRDefault="00CC155A" w:rsidP="006F38AD">
            <w:pPr>
              <w:rPr>
                <w:rFonts w:ascii="Times New Roman" w:hAnsi="Times New Roman" w:cs="Times New Roman"/>
                <w:color w:val="0000FF"/>
                <w:u w:val="single"/>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117"/>
            <w:r w:rsidR="00903D18">
              <w:rPr>
                <w:rStyle w:val="Odwoaniedokomentarza"/>
              </w:rPr>
              <w:commentReference w:id="1117"/>
            </w:r>
          </w:p>
        </w:tc>
      </w:tr>
      <w:tr w:rsidR="00A06247" w:rsidRPr="00FF0611" w14:paraId="080AE1E2" w14:textId="77777777" w:rsidTr="00903D18">
        <w:tc>
          <w:tcPr>
            <w:tcW w:w="2689" w:type="dxa"/>
            <w:tcMar>
              <w:top w:w="30" w:type="dxa"/>
              <w:left w:w="30" w:type="dxa"/>
              <w:bottom w:w="20" w:type="dxa"/>
              <w:right w:w="30" w:type="dxa"/>
            </w:tcMar>
            <w:tcPrChange w:id="1119" w:author="Ekspert Reinvention" w:date="2021-02-05T10:25:00Z">
              <w:tcPr>
                <w:tcW w:w="2689" w:type="dxa"/>
                <w:tcMar>
                  <w:top w:w="30" w:type="dxa"/>
                  <w:left w:w="30" w:type="dxa"/>
                  <w:bottom w:w="20" w:type="dxa"/>
                  <w:right w:w="30" w:type="dxa"/>
                </w:tcMar>
              </w:tcPr>
            </w:tcPrChange>
          </w:tcPr>
          <w:p w14:paraId="36159ED6"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planning.forecast</w:t>
            </w:r>
          </w:p>
        </w:tc>
        <w:tc>
          <w:tcPr>
            <w:tcW w:w="3969" w:type="dxa"/>
            <w:tcMar>
              <w:top w:w="30" w:type="dxa"/>
              <w:left w:w="30" w:type="dxa"/>
              <w:bottom w:w="20" w:type="dxa"/>
              <w:right w:w="30" w:type="dxa"/>
            </w:tcMar>
            <w:tcPrChange w:id="1120" w:author="Ekspert Reinvention" w:date="2021-02-05T10:25:00Z">
              <w:tcPr>
                <w:tcW w:w="4252" w:type="dxa"/>
                <w:tcMar>
                  <w:top w:w="30" w:type="dxa"/>
                  <w:left w:w="30" w:type="dxa"/>
                  <w:bottom w:w="20" w:type="dxa"/>
                  <w:right w:w="30" w:type="dxa"/>
                </w:tcMar>
              </w:tcPr>
            </w:tcPrChange>
          </w:tcPr>
          <w:p w14:paraId="767B4298"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The indicative scope of this FA</w:t>
            </w:r>
          </w:p>
        </w:tc>
        <w:commentRangeStart w:id="1121"/>
        <w:tc>
          <w:tcPr>
            <w:tcW w:w="1819" w:type="dxa"/>
            <w:tcMar>
              <w:top w:w="30" w:type="dxa"/>
              <w:left w:w="30" w:type="dxa"/>
              <w:bottom w:w="20" w:type="dxa"/>
              <w:right w:w="30" w:type="dxa"/>
            </w:tcMar>
            <w:tcPrChange w:id="1122" w:author="Ekspert Reinvention" w:date="2021-02-05T10:25:00Z">
              <w:tcPr>
                <w:tcW w:w="1536" w:type="dxa"/>
                <w:tcMar>
                  <w:top w:w="30" w:type="dxa"/>
                  <w:left w:w="30" w:type="dxa"/>
                  <w:bottom w:w="20" w:type="dxa"/>
                  <w:right w:w="30" w:type="dxa"/>
                </w:tcMar>
              </w:tcPr>
            </w:tcPrChange>
          </w:tcPr>
          <w:p w14:paraId="71B6ACAA" w14:textId="77777777" w:rsidR="00A06247" w:rsidRPr="00FF0611" w:rsidRDefault="00CC155A" w:rsidP="006F38AD">
            <w:pPr>
              <w:rPr>
                <w:rFonts w:ascii="Times New Roman" w:hAnsi="Times New Roman" w:cs="Times New Roman"/>
                <w:lang w:val="en-GB"/>
              </w:rPr>
            </w:pPr>
            <w:r>
              <w:fldChar w:fldCharType="begin"/>
            </w:r>
            <w:r>
              <w:instrText xml:space="preserve"> HYPERLINK "https://github.com/open-contracting-extensions/ocds_metrics_extension" \h </w:instrText>
            </w:r>
            <w:r>
              <w:fldChar w:fldCharType="separate"/>
            </w:r>
            <w:r w:rsidR="00A06247" w:rsidRPr="00FF0611">
              <w:rPr>
                <w:rFonts w:ascii="Times New Roman" w:hAnsi="Times New Roman" w:cs="Times New Roman"/>
                <w:color w:val="0000FF"/>
                <w:u w:val="single"/>
                <w:lang w:val="en-GB"/>
              </w:rPr>
              <w:t>core_extension</w:t>
            </w:r>
            <w:r>
              <w:rPr>
                <w:rFonts w:ascii="Times New Roman" w:hAnsi="Times New Roman" w:cs="Times New Roman"/>
                <w:color w:val="0000FF"/>
                <w:u w:val="single"/>
                <w:lang w:val="en-GB"/>
              </w:rPr>
              <w:fldChar w:fldCharType="end"/>
            </w:r>
            <w:commentRangeEnd w:id="1121"/>
            <w:r w:rsidR="00903D18">
              <w:rPr>
                <w:rStyle w:val="Odwoaniedokomentarza"/>
              </w:rPr>
              <w:commentReference w:id="1121"/>
            </w:r>
          </w:p>
        </w:tc>
      </w:tr>
      <w:tr w:rsidR="00A06247" w:rsidRPr="00FF0611" w14:paraId="76E7EFD8" w14:textId="77777777" w:rsidTr="00903D18">
        <w:tc>
          <w:tcPr>
            <w:tcW w:w="2689" w:type="dxa"/>
            <w:tcMar>
              <w:top w:w="30" w:type="dxa"/>
              <w:left w:w="30" w:type="dxa"/>
              <w:bottom w:w="20" w:type="dxa"/>
              <w:right w:w="30" w:type="dxa"/>
            </w:tcMar>
            <w:tcPrChange w:id="1123" w:author="Ekspert Reinvention" w:date="2021-02-05T10:25:00Z">
              <w:tcPr>
                <w:tcW w:w="2689" w:type="dxa"/>
                <w:tcMar>
                  <w:top w:w="30" w:type="dxa"/>
                  <w:left w:w="30" w:type="dxa"/>
                  <w:bottom w:w="20" w:type="dxa"/>
                  <w:right w:w="30" w:type="dxa"/>
                </w:tcMar>
              </w:tcPr>
            </w:tcPrChange>
          </w:tcPr>
          <w:p w14:paraId="248852C6"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tender.title</w:t>
            </w:r>
          </w:p>
        </w:tc>
        <w:tc>
          <w:tcPr>
            <w:tcW w:w="3969" w:type="dxa"/>
            <w:tcMar>
              <w:top w:w="30" w:type="dxa"/>
              <w:left w:w="30" w:type="dxa"/>
              <w:bottom w:w="20" w:type="dxa"/>
              <w:right w:w="30" w:type="dxa"/>
            </w:tcMar>
            <w:tcPrChange w:id="1124" w:author="Ekspert Reinvention" w:date="2021-02-05T10:25:00Z">
              <w:tcPr>
                <w:tcW w:w="4252" w:type="dxa"/>
                <w:tcMar>
                  <w:top w:w="30" w:type="dxa"/>
                  <w:left w:w="30" w:type="dxa"/>
                  <w:bottom w:w="20" w:type="dxa"/>
                  <w:right w:w="30" w:type="dxa"/>
                </w:tcMar>
              </w:tcPr>
            </w:tcPrChange>
          </w:tcPr>
          <w:p w14:paraId="1CDC4E33" w14:textId="78C4A4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 xml:space="preserve">Title for </w:t>
            </w:r>
            <w:r w:rsidR="00B23F7F" w:rsidRPr="00FF0611">
              <w:rPr>
                <w:rFonts w:ascii="Times New Roman" w:hAnsi="Times New Roman" w:cs="Times New Roman"/>
                <w:lang w:val="en-GB"/>
              </w:rPr>
              <w:t xml:space="preserve">the </w:t>
            </w:r>
            <w:r w:rsidRPr="00FF0611">
              <w:rPr>
                <w:rFonts w:ascii="Times New Roman" w:hAnsi="Times New Roman" w:cs="Times New Roman"/>
                <w:lang w:val="en-GB"/>
              </w:rPr>
              <w:t>FA</w:t>
            </w:r>
          </w:p>
        </w:tc>
        <w:commentRangeStart w:id="1125"/>
        <w:tc>
          <w:tcPr>
            <w:tcW w:w="1819" w:type="dxa"/>
            <w:tcMar>
              <w:top w:w="30" w:type="dxa"/>
              <w:left w:w="30" w:type="dxa"/>
              <w:bottom w:w="20" w:type="dxa"/>
              <w:right w:w="30" w:type="dxa"/>
            </w:tcMar>
            <w:tcPrChange w:id="1126" w:author="Ekspert Reinvention" w:date="2021-02-05T10:25:00Z">
              <w:tcPr>
                <w:tcW w:w="1536" w:type="dxa"/>
                <w:tcMar>
                  <w:top w:w="30" w:type="dxa"/>
                  <w:left w:w="30" w:type="dxa"/>
                  <w:bottom w:w="20" w:type="dxa"/>
                  <w:right w:w="30" w:type="dxa"/>
                </w:tcMar>
              </w:tcPr>
            </w:tcPrChange>
          </w:tcPr>
          <w:p w14:paraId="4AB0ACF4"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125"/>
            <w:r w:rsidR="00903D18">
              <w:rPr>
                <w:rStyle w:val="Odwoaniedokomentarza"/>
              </w:rPr>
              <w:commentReference w:id="1125"/>
            </w:r>
          </w:p>
        </w:tc>
      </w:tr>
      <w:tr w:rsidR="00A06247" w:rsidRPr="00FF0611" w14:paraId="41128922" w14:textId="77777777" w:rsidTr="00903D18">
        <w:tc>
          <w:tcPr>
            <w:tcW w:w="2689" w:type="dxa"/>
            <w:tcMar>
              <w:top w:w="30" w:type="dxa"/>
              <w:left w:w="30" w:type="dxa"/>
              <w:bottom w:w="20" w:type="dxa"/>
              <w:right w:w="30" w:type="dxa"/>
            </w:tcMar>
            <w:tcPrChange w:id="1127" w:author="Ekspert Reinvention" w:date="2021-02-05T10:25:00Z">
              <w:tcPr>
                <w:tcW w:w="2689" w:type="dxa"/>
                <w:tcMar>
                  <w:top w:w="30" w:type="dxa"/>
                  <w:left w:w="30" w:type="dxa"/>
                  <w:bottom w:w="20" w:type="dxa"/>
                  <w:right w:w="30" w:type="dxa"/>
                </w:tcMar>
              </w:tcPr>
            </w:tcPrChange>
          </w:tcPr>
          <w:p w14:paraId="3AE91E31"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tender.description</w:t>
            </w:r>
          </w:p>
        </w:tc>
        <w:tc>
          <w:tcPr>
            <w:tcW w:w="3969" w:type="dxa"/>
            <w:tcMar>
              <w:top w:w="30" w:type="dxa"/>
              <w:left w:w="30" w:type="dxa"/>
              <w:bottom w:w="20" w:type="dxa"/>
              <w:right w:w="30" w:type="dxa"/>
            </w:tcMar>
            <w:tcPrChange w:id="1128" w:author="Ekspert Reinvention" w:date="2021-02-05T10:25:00Z">
              <w:tcPr>
                <w:tcW w:w="4252" w:type="dxa"/>
                <w:tcMar>
                  <w:top w:w="30" w:type="dxa"/>
                  <w:left w:w="30" w:type="dxa"/>
                  <w:bottom w:w="20" w:type="dxa"/>
                  <w:right w:w="30" w:type="dxa"/>
                </w:tcMar>
              </w:tcPr>
            </w:tcPrChange>
          </w:tcPr>
          <w:p w14:paraId="1C3806DC" w14:textId="2AE67486"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Description for</w:t>
            </w:r>
            <w:r w:rsidR="00B23F7F" w:rsidRPr="00FF0611">
              <w:rPr>
                <w:rFonts w:ascii="Times New Roman" w:hAnsi="Times New Roman" w:cs="Times New Roman"/>
                <w:lang w:val="en-GB"/>
              </w:rPr>
              <w:t xml:space="preserve"> the</w:t>
            </w:r>
            <w:r w:rsidRPr="00FF0611">
              <w:rPr>
                <w:rFonts w:ascii="Times New Roman" w:hAnsi="Times New Roman" w:cs="Times New Roman"/>
                <w:lang w:val="en-GB"/>
              </w:rPr>
              <w:t xml:space="preserve"> FA</w:t>
            </w:r>
          </w:p>
        </w:tc>
        <w:commentRangeStart w:id="1129"/>
        <w:tc>
          <w:tcPr>
            <w:tcW w:w="1819" w:type="dxa"/>
            <w:tcMar>
              <w:top w:w="30" w:type="dxa"/>
              <w:left w:w="30" w:type="dxa"/>
              <w:bottom w:w="20" w:type="dxa"/>
              <w:right w:w="30" w:type="dxa"/>
            </w:tcMar>
            <w:tcPrChange w:id="1130" w:author="Ekspert Reinvention" w:date="2021-02-05T10:25:00Z">
              <w:tcPr>
                <w:tcW w:w="1536" w:type="dxa"/>
                <w:tcMar>
                  <w:top w:w="30" w:type="dxa"/>
                  <w:left w:w="30" w:type="dxa"/>
                  <w:bottom w:w="20" w:type="dxa"/>
                  <w:right w:w="30" w:type="dxa"/>
                </w:tcMar>
              </w:tcPr>
            </w:tcPrChange>
          </w:tcPr>
          <w:p w14:paraId="2C6BDD38"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129"/>
            <w:r w:rsidR="00903D18">
              <w:rPr>
                <w:rStyle w:val="Odwoaniedokomentarza"/>
              </w:rPr>
              <w:commentReference w:id="1129"/>
            </w:r>
          </w:p>
        </w:tc>
      </w:tr>
      <w:tr w:rsidR="00A06247" w:rsidRPr="00FF0611" w14:paraId="46915489" w14:textId="77777777" w:rsidTr="00903D18">
        <w:tc>
          <w:tcPr>
            <w:tcW w:w="2689" w:type="dxa"/>
            <w:tcMar>
              <w:top w:w="30" w:type="dxa"/>
              <w:left w:w="30" w:type="dxa"/>
              <w:bottom w:w="20" w:type="dxa"/>
              <w:right w:w="30" w:type="dxa"/>
            </w:tcMar>
            <w:tcPrChange w:id="1131" w:author="Ekspert Reinvention" w:date="2021-02-05T10:25:00Z">
              <w:tcPr>
                <w:tcW w:w="2689" w:type="dxa"/>
                <w:tcMar>
                  <w:top w:w="30" w:type="dxa"/>
                  <w:left w:w="30" w:type="dxa"/>
                  <w:bottom w:w="20" w:type="dxa"/>
                  <w:right w:w="30" w:type="dxa"/>
                </w:tcMar>
              </w:tcPr>
            </w:tcPrChange>
          </w:tcPr>
          <w:p w14:paraId="7F23A461"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tender.value</w:t>
            </w:r>
          </w:p>
        </w:tc>
        <w:tc>
          <w:tcPr>
            <w:tcW w:w="3969" w:type="dxa"/>
            <w:tcMar>
              <w:top w:w="30" w:type="dxa"/>
              <w:left w:w="30" w:type="dxa"/>
              <w:bottom w:w="20" w:type="dxa"/>
              <w:right w:w="30" w:type="dxa"/>
            </w:tcMar>
            <w:tcPrChange w:id="1132" w:author="Ekspert Reinvention" w:date="2021-02-05T10:25:00Z">
              <w:tcPr>
                <w:tcW w:w="4252" w:type="dxa"/>
                <w:tcMar>
                  <w:top w:w="30" w:type="dxa"/>
                  <w:left w:w="30" w:type="dxa"/>
                  <w:bottom w:w="20" w:type="dxa"/>
                  <w:right w:w="30" w:type="dxa"/>
                </w:tcMar>
              </w:tcPr>
            </w:tcPrChange>
          </w:tcPr>
          <w:p w14:paraId="156624F0"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Indicative value of this FA</w:t>
            </w:r>
          </w:p>
        </w:tc>
        <w:commentRangeStart w:id="1133"/>
        <w:tc>
          <w:tcPr>
            <w:tcW w:w="1819" w:type="dxa"/>
            <w:tcMar>
              <w:top w:w="30" w:type="dxa"/>
              <w:left w:w="30" w:type="dxa"/>
              <w:bottom w:w="20" w:type="dxa"/>
              <w:right w:w="30" w:type="dxa"/>
            </w:tcMar>
            <w:tcPrChange w:id="1134" w:author="Ekspert Reinvention" w:date="2021-02-05T10:25:00Z">
              <w:tcPr>
                <w:tcW w:w="1536" w:type="dxa"/>
                <w:tcMar>
                  <w:top w:w="30" w:type="dxa"/>
                  <w:left w:w="30" w:type="dxa"/>
                  <w:bottom w:w="20" w:type="dxa"/>
                  <w:right w:w="30" w:type="dxa"/>
                </w:tcMar>
              </w:tcPr>
            </w:tcPrChange>
          </w:tcPr>
          <w:p w14:paraId="0AA3BCDE"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commentRangeEnd w:id="1133"/>
            <w:r w:rsidR="00903D18">
              <w:rPr>
                <w:rStyle w:val="Odwoaniedokomentarza"/>
              </w:rPr>
              <w:commentReference w:id="1133"/>
            </w:r>
          </w:p>
        </w:tc>
      </w:tr>
      <w:tr w:rsidR="00A06247" w:rsidRPr="00FF0611" w14:paraId="6EEE0AA1" w14:textId="77777777" w:rsidTr="00903D18">
        <w:tc>
          <w:tcPr>
            <w:tcW w:w="2689" w:type="dxa"/>
            <w:tcMar>
              <w:top w:w="30" w:type="dxa"/>
              <w:left w:w="30" w:type="dxa"/>
              <w:bottom w:w="20" w:type="dxa"/>
              <w:right w:w="30" w:type="dxa"/>
            </w:tcMar>
            <w:tcPrChange w:id="1135" w:author="Ekspert Reinvention" w:date="2021-02-05T10:25:00Z">
              <w:tcPr>
                <w:tcW w:w="2689" w:type="dxa"/>
                <w:tcMar>
                  <w:top w:w="30" w:type="dxa"/>
                  <w:left w:w="30" w:type="dxa"/>
                  <w:bottom w:w="20" w:type="dxa"/>
                  <w:right w:w="30" w:type="dxa"/>
                </w:tcMar>
              </w:tcPr>
            </w:tcPrChange>
          </w:tcPr>
          <w:p w14:paraId="5064D4F9"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tender.mainProcurementCategory</w:t>
            </w:r>
          </w:p>
        </w:tc>
        <w:tc>
          <w:tcPr>
            <w:tcW w:w="3969" w:type="dxa"/>
            <w:tcMar>
              <w:top w:w="30" w:type="dxa"/>
              <w:left w:w="30" w:type="dxa"/>
              <w:bottom w:w="20" w:type="dxa"/>
              <w:right w:w="30" w:type="dxa"/>
            </w:tcMar>
            <w:tcPrChange w:id="1136" w:author="Ekspert Reinvention" w:date="2021-02-05T10:25:00Z">
              <w:tcPr>
                <w:tcW w:w="4252" w:type="dxa"/>
                <w:tcMar>
                  <w:top w:w="30" w:type="dxa"/>
                  <w:left w:w="30" w:type="dxa"/>
                  <w:bottom w:w="20" w:type="dxa"/>
                  <w:right w:w="30" w:type="dxa"/>
                </w:tcMar>
              </w:tcPr>
            </w:tcPrChange>
          </w:tcPr>
          <w:p w14:paraId="474B400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Main procurement category of this FA</w:t>
            </w:r>
          </w:p>
        </w:tc>
        <w:tc>
          <w:tcPr>
            <w:tcW w:w="1819" w:type="dxa"/>
            <w:tcMar>
              <w:top w:w="30" w:type="dxa"/>
              <w:left w:w="30" w:type="dxa"/>
              <w:bottom w:w="20" w:type="dxa"/>
              <w:right w:w="30" w:type="dxa"/>
            </w:tcMar>
            <w:tcPrChange w:id="1137" w:author="Ekspert Reinvention" w:date="2021-02-05T10:25:00Z">
              <w:tcPr>
                <w:tcW w:w="1536" w:type="dxa"/>
                <w:tcMar>
                  <w:top w:w="30" w:type="dxa"/>
                  <w:left w:w="30" w:type="dxa"/>
                  <w:bottom w:w="20" w:type="dxa"/>
                  <w:right w:w="30" w:type="dxa"/>
                </w:tcMar>
              </w:tcPr>
            </w:tcPrChange>
          </w:tcPr>
          <w:p w14:paraId="2CE52CA2"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p>
        </w:tc>
      </w:tr>
      <w:tr w:rsidR="00A06247" w:rsidRPr="00FF0611" w14:paraId="35C09C2A" w14:textId="77777777" w:rsidTr="00903D18">
        <w:tc>
          <w:tcPr>
            <w:tcW w:w="2689" w:type="dxa"/>
            <w:tcMar>
              <w:top w:w="30" w:type="dxa"/>
              <w:left w:w="30" w:type="dxa"/>
              <w:bottom w:w="20" w:type="dxa"/>
              <w:right w:w="30" w:type="dxa"/>
            </w:tcMar>
            <w:tcPrChange w:id="1138" w:author="Ekspert Reinvention" w:date="2021-02-05T10:25:00Z">
              <w:tcPr>
                <w:tcW w:w="2689" w:type="dxa"/>
                <w:tcMar>
                  <w:top w:w="30" w:type="dxa"/>
                  <w:left w:w="30" w:type="dxa"/>
                  <w:bottom w:w="20" w:type="dxa"/>
                  <w:right w:w="30" w:type="dxa"/>
                </w:tcMar>
              </w:tcPr>
            </w:tcPrChange>
          </w:tcPr>
          <w:p w14:paraId="3D1AC324"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tender.contractPeriod</w:t>
            </w:r>
          </w:p>
        </w:tc>
        <w:tc>
          <w:tcPr>
            <w:tcW w:w="3969" w:type="dxa"/>
            <w:tcMar>
              <w:top w:w="30" w:type="dxa"/>
              <w:left w:w="30" w:type="dxa"/>
              <w:bottom w:w="20" w:type="dxa"/>
              <w:right w:w="30" w:type="dxa"/>
            </w:tcMar>
            <w:tcPrChange w:id="1139" w:author="Ekspert Reinvention" w:date="2021-02-05T10:25:00Z">
              <w:tcPr>
                <w:tcW w:w="4252" w:type="dxa"/>
                <w:tcMar>
                  <w:top w:w="30" w:type="dxa"/>
                  <w:left w:w="30" w:type="dxa"/>
                  <w:bottom w:w="20" w:type="dxa"/>
                  <w:right w:w="30" w:type="dxa"/>
                </w:tcMar>
              </w:tcPr>
            </w:tcPrChange>
          </w:tcPr>
          <w:p w14:paraId="46BD1146"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Indicative duration of this FA</w:t>
            </w:r>
          </w:p>
        </w:tc>
        <w:tc>
          <w:tcPr>
            <w:tcW w:w="1819" w:type="dxa"/>
            <w:tcMar>
              <w:top w:w="30" w:type="dxa"/>
              <w:left w:w="30" w:type="dxa"/>
              <w:bottom w:w="20" w:type="dxa"/>
              <w:right w:w="30" w:type="dxa"/>
            </w:tcMar>
            <w:tcPrChange w:id="1140" w:author="Ekspert Reinvention" w:date="2021-02-05T10:25:00Z">
              <w:tcPr>
                <w:tcW w:w="1536" w:type="dxa"/>
                <w:tcMar>
                  <w:top w:w="30" w:type="dxa"/>
                  <w:left w:w="30" w:type="dxa"/>
                  <w:bottom w:w="20" w:type="dxa"/>
                  <w:right w:w="30" w:type="dxa"/>
                </w:tcMar>
              </w:tcPr>
            </w:tcPrChange>
          </w:tcPr>
          <w:p w14:paraId="5E4C720F"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p>
        </w:tc>
      </w:tr>
      <w:tr w:rsidR="00A06247" w:rsidRPr="00FF0611" w14:paraId="0E29929F" w14:textId="77777777" w:rsidTr="00903D18">
        <w:tc>
          <w:tcPr>
            <w:tcW w:w="2689" w:type="dxa"/>
            <w:tcMar>
              <w:top w:w="30" w:type="dxa"/>
              <w:left w:w="30" w:type="dxa"/>
              <w:bottom w:w="20" w:type="dxa"/>
              <w:right w:w="30" w:type="dxa"/>
            </w:tcMar>
            <w:tcPrChange w:id="1141" w:author="Ekspert Reinvention" w:date="2021-02-05T10:25:00Z">
              <w:tcPr>
                <w:tcW w:w="2689" w:type="dxa"/>
                <w:tcMar>
                  <w:top w:w="30" w:type="dxa"/>
                  <w:left w:w="30" w:type="dxa"/>
                  <w:bottom w:w="20" w:type="dxa"/>
                  <w:right w:w="30" w:type="dxa"/>
                </w:tcMar>
              </w:tcPr>
            </w:tcPrChange>
          </w:tcPr>
          <w:p w14:paraId="3933D49F" w14:textId="6D5D272F" w:rsidR="00A06247" w:rsidRPr="00FF0611" w:rsidRDefault="00903D18" w:rsidP="006F38AD">
            <w:pPr>
              <w:rPr>
                <w:rFonts w:ascii="Times New Roman" w:hAnsi="Times New Roman" w:cs="Times New Roman"/>
                <w:lang w:val="en-GB"/>
              </w:rPr>
            </w:pPr>
            <w:r w:rsidRPr="00FF0611">
              <w:rPr>
                <w:rFonts w:ascii="Times New Roman" w:eastAsia="Courier New" w:hAnsi="Times New Roman" w:cs="Times New Roman"/>
                <w:color w:val="000000"/>
                <w:lang w:val="en-GB"/>
              </w:rPr>
              <w:t>C</w:t>
            </w:r>
            <w:r w:rsidR="00A06247" w:rsidRPr="00FF0611">
              <w:rPr>
                <w:rFonts w:ascii="Times New Roman" w:eastAsia="Courier New" w:hAnsi="Times New Roman" w:cs="Times New Roman"/>
                <w:color w:val="000000"/>
                <w:lang w:val="en-GB"/>
              </w:rPr>
              <w:t>ontracts</w:t>
            </w:r>
          </w:p>
        </w:tc>
        <w:tc>
          <w:tcPr>
            <w:tcW w:w="3969" w:type="dxa"/>
            <w:tcMar>
              <w:top w:w="30" w:type="dxa"/>
              <w:left w:w="30" w:type="dxa"/>
              <w:bottom w:w="20" w:type="dxa"/>
              <w:right w:w="30" w:type="dxa"/>
            </w:tcMar>
            <w:tcPrChange w:id="1142" w:author="Ekspert Reinvention" w:date="2021-02-05T10:25:00Z">
              <w:tcPr>
                <w:tcW w:w="4252" w:type="dxa"/>
                <w:tcMar>
                  <w:top w:w="30" w:type="dxa"/>
                  <w:left w:w="30" w:type="dxa"/>
                  <w:bottom w:w="20" w:type="dxa"/>
                  <w:right w:w="30" w:type="dxa"/>
                </w:tcMar>
              </w:tcPr>
            </w:tcPrChange>
          </w:tcPr>
          <w:p w14:paraId="147097AE"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List of PCs concluded under this FA</w:t>
            </w:r>
          </w:p>
        </w:tc>
        <w:tc>
          <w:tcPr>
            <w:tcW w:w="1819" w:type="dxa"/>
            <w:tcMar>
              <w:top w:w="30" w:type="dxa"/>
              <w:left w:w="30" w:type="dxa"/>
              <w:bottom w:w="20" w:type="dxa"/>
              <w:right w:w="30" w:type="dxa"/>
            </w:tcMar>
            <w:tcPrChange w:id="1143" w:author="Ekspert Reinvention" w:date="2021-02-05T10:25:00Z">
              <w:tcPr>
                <w:tcW w:w="1536" w:type="dxa"/>
                <w:tcMar>
                  <w:top w:w="30" w:type="dxa"/>
                  <w:left w:w="30" w:type="dxa"/>
                  <w:bottom w:w="20" w:type="dxa"/>
                  <w:right w:w="30" w:type="dxa"/>
                </w:tcMar>
              </w:tcPr>
            </w:tcPrChange>
          </w:tcPr>
          <w:p w14:paraId="3E779F5D"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p>
        </w:tc>
      </w:tr>
      <w:tr w:rsidR="00A06247" w:rsidRPr="00FF0611" w14:paraId="5E1AAAB6" w14:textId="77777777" w:rsidTr="00903D18">
        <w:tc>
          <w:tcPr>
            <w:tcW w:w="2689" w:type="dxa"/>
            <w:tcMar>
              <w:top w:w="30" w:type="dxa"/>
              <w:left w:w="30" w:type="dxa"/>
              <w:bottom w:w="20" w:type="dxa"/>
              <w:right w:w="30" w:type="dxa"/>
            </w:tcMar>
            <w:tcPrChange w:id="1144" w:author="Ekspert Reinvention" w:date="2021-02-05T10:25:00Z">
              <w:tcPr>
                <w:tcW w:w="2689" w:type="dxa"/>
                <w:tcMar>
                  <w:top w:w="30" w:type="dxa"/>
                  <w:left w:w="30" w:type="dxa"/>
                  <w:bottom w:w="20" w:type="dxa"/>
                  <w:right w:w="30" w:type="dxa"/>
                </w:tcMar>
              </w:tcPr>
            </w:tcPrChange>
          </w:tcPr>
          <w:p w14:paraId="6BEA9D73"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3969" w:type="dxa"/>
            <w:tcMar>
              <w:top w:w="30" w:type="dxa"/>
              <w:left w:w="30" w:type="dxa"/>
              <w:bottom w:w="20" w:type="dxa"/>
              <w:right w:w="30" w:type="dxa"/>
            </w:tcMar>
            <w:tcPrChange w:id="1145" w:author="Ekspert Reinvention" w:date="2021-02-05T10:25:00Z">
              <w:tcPr>
                <w:tcW w:w="4252" w:type="dxa"/>
                <w:tcMar>
                  <w:top w:w="30" w:type="dxa"/>
                  <w:left w:w="30" w:type="dxa"/>
                  <w:bottom w:w="20" w:type="dxa"/>
                  <w:right w:w="30" w:type="dxa"/>
                </w:tcMar>
              </w:tcPr>
            </w:tcPrChange>
          </w:tcPr>
          <w:p w14:paraId="22A72DC1" w14:textId="661105EE" w:rsidR="00A06247" w:rsidRPr="00FF0611" w:rsidRDefault="00A06247" w:rsidP="00B23F7F">
            <w:pPr>
              <w:rPr>
                <w:rFonts w:ascii="Times New Roman" w:hAnsi="Times New Roman" w:cs="Times New Roman"/>
                <w:lang w:val="en-GB"/>
              </w:rPr>
            </w:pPr>
            <w:r w:rsidRPr="00FF0611">
              <w:rPr>
                <w:rFonts w:ascii="Times New Roman" w:hAnsi="Times New Roman" w:cs="Times New Roman"/>
                <w:lang w:val="en-GB"/>
              </w:rPr>
              <w:t>List of parallel processes related to this FA</w:t>
            </w:r>
          </w:p>
        </w:tc>
        <w:tc>
          <w:tcPr>
            <w:tcW w:w="1819" w:type="dxa"/>
            <w:tcMar>
              <w:top w:w="30" w:type="dxa"/>
              <w:left w:w="30" w:type="dxa"/>
              <w:bottom w:w="20" w:type="dxa"/>
              <w:right w:w="30" w:type="dxa"/>
            </w:tcMar>
            <w:tcPrChange w:id="1146" w:author="Ekspert Reinvention" w:date="2021-02-05T10:25:00Z">
              <w:tcPr>
                <w:tcW w:w="1536" w:type="dxa"/>
                <w:tcMar>
                  <w:top w:w="30" w:type="dxa"/>
                  <w:left w:w="30" w:type="dxa"/>
                  <w:bottom w:w="20" w:type="dxa"/>
                  <w:right w:w="30" w:type="dxa"/>
                </w:tcMar>
              </w:tcPr>
            </w:tcPrChange>
          </w:tcPr>
          <w:p w14:paraId="02930B07"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p>
        </w:tc>
      </w:tr>
      <w:tr w:rsidR="00A06247" w:rsidRPr="00FF0611" w14:paraId="4C524437" w14:textId="77777777" w:rsidTr="00903D18">
        <w:tc>
          <w:tcPr>
            <w:tcW w:w="2689" w:type="dxa"/>
            <w:tcMar>
              <w:top w:w="30" w:type="dxa"/>
              <w:left w:w="30" w:type="dxa"/>
              <w:bottom w:w="20" w:type="dxa"/>
              <w:right w:w="30" w:type="dxa"/>
            </w:tcMar>
            <w:tcPrChange w:id="1147" w:author="Ekspert Reinvention" w:date="2021-02-05T10:25:00Z">
              <w:tcPr>
                <w:tcW w:w="2689" w:type="dxa"/>
                <w:tcMar>
                  <w:top w:w="30" w:type="dxa"/>
                  <w:left w:w="30" w:type="dxa"/>
                  <w:bottom w:w="20" w:type="dxa"/>
                  <w:right w:w="30" w:type="dxa"/>
                </w:tcMar>
              </w:tcPr>
            </w:tcPrChange>
          </w:tcPr>
          <w:p w14:paraId="4013F78A"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x_demand</w:t>
            </w:r>
          </w:p>
        </w:tc>
        <w:tc>
          <w:tcPr>
            <w:tcW w:w="3969" w:type="dxa"/>
            <w:tcMar>
              <w:top w:w="30" w:type="dxa"/>
              <w:left w:w="30" w:type="dxa"/>
              <w:bottom w:w="20" w:type="dxa"/>
              <w:right w:w="30" w:type="dxa"/>
            </w:tcMar>
            <w:tcPrChange w:id="1148" w:author="Ekspert Reinvention" w:date="2021-02-05T10:25:00Z">
              <w:tcPr>
                <w:tcW w:w="4252" w:type="dxa"/>
                <w:tcMar>
                  <w:top w:w="30" w:type="dxa"/>
                  <w:left w:w="30" w:type="dxa"/>
                  <w:bottom w:w="20" w:type="dxa"/>
                  <w:right w:w="30" w:type="dxa"/>
                </w:tcMar>
              </w:tcPr>
            </w:tcPrChange>
          </w:tcPr>
          <w:p w14:paraId="590C376F"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Link to PNs</w:t>
            </w:r>
          </w:p>
        </w:tc>
        <w:tc>
          <w:tcPr>
            <w:tcW w:w="1819" w:type="dxa"/>
            <w:tcMar>
              <w:top w:w="30" w:type="dxa"/>
              <w:left w:w="30" w:type="dxa"/>
              <w:bottom w:w="20" w:type="dxa"/>
              <w:right w:w="30" w:type="dxa"/>
            </w:tcMar>
            <w:tcPrChange w:id="1149" w:author="Ekspert Reinvention" w:date="2021-02-05T10:25:00Z">
              <w:tcPr>
                <w:tcW w:w="1536" w:type="dxa"/>
                <w:tcMar>
                  <w:top w:w="30" w:type="dxa"/>
                  <w:left w:w="30" w:type="dxa"/>
                  <w:bottom w:w="20" w:type="dxa"/>
                  <w:right w:w="30" w:type="dxa"/>
                </w:tcMar>
              </w:tcPr>
            </w:tcPrChange>
          </w:tcPr>
          <w:p w14:paraId="44B7700C"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p>
        </w:tc>
      </w:tr>
      <w:tr w:rsidR="00A06247" w:rsidRPr="00FF0611" w14:paraId="01514AC8" w14:textId="77777777" w:rsidTr="00903D18">
        <w:tc>
          <w:tcPr>
            <w:tcW w:w="2689" w:type="dxa"/>
            <w:tcMar>
              <w:top w:w="30" w:type="dxa"/>
              <w:left w:w="30" w:type="dxa"/>
              <w:bottom w:w="20" w:type="dxa"/>
              <w:right w:w="30" w:type="dxa"/>
            </w:tcMar>
            <w:tcPrChange w:id="1150" w:author="Ekspert Reinvention" w:date="2021-02-05T10:25:00Z">
              <w:tcPr>
                <w:tcW w:w="2689" w:type="dxa"/>
                <w:tcMar>
                  <w:top w:w="30" w:type="dxa"/>
                  <w:left w:w="30" w:type="dxa"/>
                  <w:bottom w:w="20" w:type="dxa"/>
                  <w:right w:w="30" w:type="dxa"/>
                </w:tcMar>
              </w:tcPr>
            </w:tcPrChange>
          </w:tcPr>
          <w:p w14:paraId="0B0FD33E" w14:textId="77777777" w:rsidR="00A06247" w:rsidRPr="00FF0611" w:rsidRDefault="00A0624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3969" w:type="dxa"/>
            <w:tcMar>
              <w:top w:w="30" w:type="dxa"/>
              <w:left w:w="30" w:type="dxa"/>
              <w:bottom w:w="20" w:type="dxa"/>
              <w:right w:w="30" w:type="dxa"/>
            </w:tcMar>
            <w:tcPrChange w:id="1151" w:author="Ekspert Reinvention" w:date="2021-02-05T10:25:00Z">
              <w:tcPr>
                <w:tcW w:w="4252" w:type="dxa"/>
                <w:tcMar>
                  <w:top w:w="30" w:type="dxa"/>
                  <w:left w:w="30" w:type="dxa"/>
                  <w:bottom w:w="20" w:type="dxa"/>
                  <w:right w:w="30" w:type="dxa"/>
                </w:tcMar>
              </w:tcPr>
            </w:tcPrChange>
          </w:tcPr>
          <w:p w14:paraId="79279C28" w14:textId="77777777" w:rsidR="00A06247" w:rsidRPr="00FF0611" w:rsidRDefault="00A06247" w:rsidP="006F38AD">
            <w:pPr>
              <w:rPr>
                <w:rFonts w:ascii="Times New Roman" w:hAnsi="Times New Roman" w:cs="Times New Roman"/>
                <w:lang w:val="en-GB"/>
              </w:rPr>
            </w:pPr>
            <w:r w:rsidRPr="00FF0611">
              <w:rPr>
                <w:rFonts w:ascii="Times New Roman" w:hAnsi="Times New Roman" w:cs="Times New Roman"/>
                <w:lang w:val="en-GB"/>
              </w:rPr>
              <w:t>Link to AP</w:t>
            </w:r>
          </w:p>
        </w:tc>
        <w:tc>
          <w:tcPr>
            <w:tcW w:w="1819" w:type="dxa"/>
            <w:tcMar>
              <w:top w:w="30" w:type="dxa"/>
              <w:left w:w="30" w:type="dxa"/>
              <w:bottom w:w="20" w:type="dxa"/>
              <w:right w:w="30" w:type="dxa"/>
            </w:tcMar>
            <w:tcPrChange w:id="1152" w:author="Ekspert Reinvention" w:date="2021-02-05T10:25:00Z">
              <w:tcPr>
                <w:tcW w:w="1536" w:type="dxa"/>
                <w:tcMar>
                  <w:top w:w="30" w:type="dxa"/>
                  <w:left w:w="30" w:type="dxa"/>
                  <w:bottom w:w="20" w:type="dxa"/>
                  <w:right w:w="30" w:type="dxa"/>
                </w:tcMar>
              </w:tcPr>
            </w:tcPrChange>
          </w:tcPr>
          <w:p w14:paraId="7F9E91EE" w14:textId="77777777" w:rsidR="00A06247" w:rsidRPr="00FF0611" w:rsidRDefault="00CC155A" w:rsidP="006F38AD">
            <w:pPr>
              <w:rPr>
                <w:rFonts w:ascii="Times New Roman" w:hAnsi="Times New Roman" w:cs="Times New Roman"/>
                <w:lang w:val="en-GB"/>
              </w:rPr>
            </w:pPr>
            <w:r>
              <w:fldChar w:fldCharType="begin"/>
            </w:r>
            <w:r>
              <w:instrText xml:space="preserve"> HYPERLINK "https://standard.open-contracting.org/latest/en/schema/reference/?highlight=relatedProcess" \l "relatedprocess" \h </w:instrText>
            </w:r>
            <w:r>
              <w:fldChar w:fldCharType="separate"/>
            </w:r>
            <w:r w:rsidR="00A06247" w:rsidRPr="00FF0611">
              <w:rPr>
                <w:rFonts w:ascii="Times New Roman" w:hAnsi="Times New Roman" w:cs="Times New Roman"/>
                <w:color w:val="0000FF"/>
                <w:u w:val="single"/>
                <w:lang w:val="en-GB"/>
              </w:rPr>
              <w:t>OCDS 1.1</w:t>
            </w:r>
            <w:r>
              <w:rPr>
                <w:rFonts w:ascii="Times New Roman" w:hAnsi="Times New Roman" w:cs="Times New Roman"/>
                <w:color w:val="0000FF"/>
                <w:u w:val="single"/>
                <w:lang w:val="en-GB"/>
              </w:rPr>
              <w:fldChar w:fldCharType="end"/>
            </w:r>
          </w:p>
        </w:tc>
      </w:tr>
    </w:tbl>
    <w:p w14:paraId="73C968A8" w14:textId="044A9A4B" w:rsidR="00A06247" w:rsidRPr="00FF0611" w:rsidRDefault="00B23F7F" w:rsidP="00B23F7F">
      <w:pPr>
        <w:pStyle w:val="Legenda"/>
        <w:ind w:left="360"/>
        <w:jc w:val="center"/>
        <w:rPr>
          <w:lang w:val="en-GB"/>
        </w:rPr>
      </w:pPr>
      <w:bookmarkStart w:id="1153" w:name="_Toc58222366"/>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11</w:t>
      </w:r>
      <w:r w:rsidRPr="00FF0611">
        <w:rPr>
          <w:lang w:val="en-GB"/>
        </w:rPr>
        <w:fldChar w:fldCharType="end"/>
      </w:r>
      <w:r w:rsidRPr="00FF0611">
        <w:rPr>
          <w:lang w:val="en-GB"/>
        </w:rPr>
        <w:t xml:space="preserve"> – Attributes of FA</w:t>
      </w:r>
      <w:bookmarkEnd w:id="1153"/>
    </w:p>
    <w:p w14:paraId="2C2A0890" w14:textId="77777777" w:rsidR="006C6415" w:rsidRPr="00FF0611" w:rsidRDefault="006C6415" w:rsidP="00F3558A">
      <w:pPr>
        <w:pStyle w:val="Nagwek5"/>
        <w:numPr>
          <w:ilvl w:val="4"/>
          <w:numId w:val="3"/>
        </w:numPr>
        <w:rPr>
          <w:rFonts w:ascii="Times New Roman" w:hAnsi="Times New Roman" w:cs="Times New Roman"/>
        </w:rPr>
      </w:pPr>
      <w:r w:rsidRPr="00FF0611">
        <w:rPr>
          <w:rFonts w:ascii="Times New Roman" w:hAnsi="Times New Roman" w:cs="Times New Roman"/>
        </w:rPr>
        <w:t>AP</w:t>
      </w:r>
    </w:p>
    <w:tbl>
      <w:tblPr>
        <w:tblW w:w="8477"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263"/>
        <w:gridCol w:w="4678"/>
        <w:gridCol w:w="1536"/>
      </w:tblGrid>
      <w:tr w:rsidR="006C6415" w:rsidRPr="00FF0611" w14:paraId="2299845A" w14:textId="77777777" w:rsidTr="255888A3">
        <w:tc>
          <w:tcPr>
            <w:tcW w:w="2263" w:type="dxa"/>
            <w:shd w:val="clear" w:color="auto" w:fill="D9D9D9" w:themeFill="background1" w:themeFillShade="D9"/>
            <w:tcMar>
              <w:top w:w="30" w:type="dxa"/>
              <w:left w:w="30" w:type="dxa"/>
              <w:bottom w:w="20" w:type="dxa"/>
              <w:right w:w="30" w:type="dxa"/>
            </w:tcMar>
          </w:tcPr>
          <w:p w14:paraId="6BDB9295"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678" w:type="dxa"/>
            <w:shd w:val="clear" w:color="auto" w:fill="D9D9D9" w:themeFill="background1" w:themeFillShade="D9"/>
            <w:tcMar>
              <w:top w:w="30" w:type="dxa"/>
              <w:left w:w="30" w:type="dxa"/>
              <w:bottom w:w="20" w:type="dxa"/>
              <w:right w:w="30" w:type="dxa"/>
            </w:tcMar>
          </w:tcPr>
          <w:p w14:paraId="61934F58"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536" w:type="dxa"/>
            <w:shd w:val="clear" w:color="auto" w:fill="D9D9D9" w:themeFill="background1" w:themeFillShade="D9"/>
            <w:tcMar>
              <w:top w:w="30" w:type="dxa"/>
              <w:left w:w="30" w:type="dxa"/>
              <w:bottom w:w="20" w:type="dxa"/>
              <w:right w:w="30" w:type="dxa"/>
            </w:tcMar>
          </w:tcPr>
          <w:p w14:paraId="6B57CE7D"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6C6415" w:rsidRPr="00FF0611" w14:paraId="54D3D2B5" w14:textId="77777777" w:rsidTr="255888A3">
        <w:tc>
          <w:tcPr>
            <w:tcW w:w="2263" w:type="dxa"/>
            <w:tcMar>
              <w:top w:w="30" w:type="dxa"/>
              <w:left w:w="30" w:type="dxa"/>
              <w:bottom w:w="20" w:type="dxa"/>
              <w:right w:w="30" w:type="dxa"/>
            </w:tcMar>
          </w:tcPr>
          <w:p w14:paraId="76773CBF"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678" w:type="dxa"/>
            <w:tcMar>
              <w:top w:w="30" w:type="dxa"/>
              <w:left w:w="30" w:type="dxa"/>
              <w:bottom w:w="20" w:type="dxa"/>
              <w:right w:w="30" w:type="dxa"/>
            </w:tcMar>
          </w:tcPr>
          <w:p w14:paraId="5762533C"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Global unique identifier for the AP under this FA</w:t>
            </w:r>
          </w:p>
        </w:tc>
        <w:tc>
          <w:tcPr>
            <w:tcW w:w="1536" w:type="dxa"/>
            <w:tcMar>
              <w:top w:w="30" w:type="dxa"/>
              <w:left w:w="30" w:type="dxa"/>
              <w:bottom w:w="20" w:type="dxa"/>
              <w:right w:w="30" w:type="dxa"/>
            </w:tcMar>
          </w:tcPr>
          <w:p w14:paraId="72201BB5" w14:textId="77777777" w:rsidR="006C6415" w:rsidRPr="00FF0611" w:rsidRDefault="003D74AC" w:rsidP="006F38AD">
            <w:pPr>
              <w:rPr>
                <w:rFonts w:ascii="Times New Roman" w:hAnsi="Times New Roman" w:cs="Times New Roman"/>
                <w:lang w:val="en-GB"/>
              </w:rPr>
            </w:pPr>
            <w:hyperlink r:id="rId41" w:anchor="relatedprocess">
              <w:r w:rsidR="006C6415" w:rsidRPr="00FF0611">
                <w:rPr>
                  <w:rFonts w:ascii="Times New Roman" w:hAnsi="Times New Roman" w:cs="Times New Roman"/>
                  <w:color w:val="0000FF"/>
                  <w:u w:val="single"/>
                  <w:lang w:val="en-GB"/>
                </w:rPr>
                <w:t>OCDS 1.1</w:t>
              </w:r>
            </w:hyperlink>
          </w:p>
        </w:tc>
      </w:tr>
      <w:tr w:rsidR="006C6415" w:rsidRPr="00FF0611" w14:paraId="3B5A6E03" w14:textId="77777777" w:rsidTr="255888A3">
        <w:tc>
          <w:tcPr>
            <w:tcW w:w="2263" w:type="dxa"/>
            <w:tcMar>
              <w:top w:w="30" w:type="dxa"/>
              <w:left w:w="30" w:type="dxa"/>
              <w:bottom w:w="20" w:type="dxa"/>
              <w:right w:w="30" w:type="dxa"/>
            </w:tcMar>
          </w:tcPr>
          <w:p w14:paraId="5D474F94" w14:textId="77777777" w:rsidR="006C6415" w:rsidRPr="00FF0611" w:rsidRDefault="255888A3" w:rsidP="006F38AD">
            <w:pPr>
              <w:rPr>
                <w:rFonts w:ascii="Times New Roman" w:hAnsi="Times New Roman" w:cs="Times New Roman"/>
                <w:lang w:val="en-GB"/>
              </w:rPr>
            </w:pPr>
            <w:r w:rsidRPr="00FF0611">
              <w:rPr>
                <w:rFonts w:ascii="Times New Roman" w:eastAsia="Courier New" w:hAnsi="Times New Roman" w:cs="Times New Roman"/>
                <w:color w:val="000000" w:themeColor="text1"/>
                <w:lang w:val="en-GB"/>
              </w:rPr>
              <w:t>tender.classification</w:t>
            </w:r>
          </w:p>
        </w:tc>
        <w:tc>
          <w:tcPr>
            <w:tcW w:w="4678" w:type="dxa"/>
            <w:tcMar>
              <w:top w:w="30" w:type="dxa"/>
              <w:left w:w="30" w:type="dxa"/>
              <w:bottom w:w="20" w:type="dxa"/>
              <w:right w:w="30" w:type="dxa"/>
            </w:tcMar>
          </w:tcPr>
          <w:p w14:paraId="13C4DB34" w14:textId="6703E856" w:rsidR="006C6415" w:rsidRPr="00FF0611" w:rsidRDefault="255888A3" w:rsidP="255888A3">
            <w:pPr>
              <w:rPr>
                <w:lang w:val="en-GB"/>
              </w:rPr>
            </w:pPr>
            <w:r w:rsidRPr="00FF0611">
              <w:rPr>
                <w:rFonts w:ascii="Times New Roman" w:eastAsia="Times New Roman" w:hAnsi="Times New Roman" w:cs="Times New Roman"/>
                <w:lang w:val="en-GB"/>
              </w:rPr>
              <w:t>Classification of this AP according to CPV</w:t>
            </w:r>
          </w:p>
        </w:tc>
        <w:tc>
          <w:tcPr>
            <w:tcW w:w="1536" w:type="dxa"/>
            <w:tcMar>
              <w:top w:w="30" w:type="dxa"/>
              <w:left w:w="30" w:type="dxa"/>
              <w:bottom w:w="20" w:type="dxa"/>
              <w:right w:w="30" w:type="dxa"/>
            </w:tcMar>
          </w:tcPr>
          <w:p w14:paraId="021A05BA" w14:textId="77777777" w:rsidR="006C6415" w:rsidRPr="00FF0611" w:rsidRDefault="003D74AC" w:rsidP="006F38AD">
            <w:pPr>
              <w:rPr>
                <w:rFonts w:ascii="Times New Roman" w:hAnsi="Times New Roman" w:cs="Times New Roman"/>
                <w:lang w:val="en-GB"/>
              </w:rPr>
            </w:pPr>
            <w:hyperlink r:id="rId42" w:anchor="relatedprocess">
              <w:r w:rsidR="006C6415" w:rsidRPr="00FF0611">
                <w:rPr>
                  <w:rFonts w:ascii="Times New Roman" w:hAnsi="Times New Roman" w:cs="Times New Roman"/>
                  <w:color w:val="0000FF"/>
                  <w:u w:val="single"/>
                  <w:lang w:val="en-GB"/>
                </w:rPr>
                <w:t>OCDS 1.1</w:t>
              </w:r>
            </w:hyperlink>
          </w:p>
        </w:tc>
      </w:tr>
      <w:tr w:rsidR="006C6415" w:rsidRPr="00FF0611" w14:paraId="4AE1B101" w14:textId="77777777" w:rsidTr="255888A3">
        <w:tc>
          <w:tcPr>
            <w:tcW w:w="2263" w:type="dxa"/>
            <w:tcMar>
              <w:top w:w="30" w:type="dxa"/>
              <w:left w:w="30" w:type="dxa"/>
              <w:bottom w:w="20" w:type="dxa"/>
              <w:right w:w="30" w:type="dxa"/>
            </w:tcMar>
          </w:tcPr>
          <w:p w14:paraId="173B40D6"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678" w:type="dxa"/>
            <w:tcMar>
              <w:top w:w="30" w:type="dxa"/>
              <w:left w:w="30" w:type="dxa"/>
              <w:bottom w:w="20" w:type="dxa"/>
              <w:right w:w="30" w:type="dxa"/>
            </w:tcMar>
          </w:tcPr>
          <w:p w14:paraId="573310C1" w14:textId="150AD7C0" w:rsidR="006C6415" w:rsidRPr="00FF0611" w:rsidRDefault="006C6415" w:rsidP="00B23F7F">
            <w:pPr>
              <w:rPr>
                <w:rFonts w:ascii="Times New Roman" w:hAnsi="Times New Roman" w:cs="Times New Roman"/>
                <w:lang w:val="en-GB"/>
              </w:rPr>
            </w:pPr>
            <w:r w:rsidRPr="00FF0611">
              <w:rPr>
                <w:rFonts w:ascii="Times New Roman" w:hAnsi="Times New Roman" w:cs="Times New Roman"/>
                <w:lang w:val="en-GB"/>
              </w:rPr>
              <w:t xml:space="preserve">Indicative </w:t>
            </w:r>
            <w:r w:rsidR="00B23F7F" w:rsidRPr="00FF0611">
              <w:rPr>
                <w:rFonts w:ascii="Times New Roman" w:hAnsi="Times New Roman" w:cs="Times New Roman"/>
                <w:lang w:val="en-GB"/>
              </w:rPr>
              <w:t xml:space="preserve">start </w:t>
            </w:r>
            <w:r w:rsidRPr="00FF0611">
              <w:rPr>
                <w:rFonts w:ascii="Times New Roman" w:hAnsi="Times New Roman" w:cs="Times New Roman"/>
                <w:lang w:val="en-GB"/>
              </w:rPr>
              <w:t xml:space="preserve">date </w:t>
            </w:r>
            <w:r w:rsidR="00B23F7F" w:rsidRPr="00FF0611">
              <w:rPr>
                <w:rFonts w:ascii="Times New Roman" w:hAnsi="Times New Roman" w:cs="Times New Roman"/>
                <w:lang w:val="en-GB"/>
              </w:rPr>
              <w:t xml:space="preserve">for the conclusion </w:t>
            </w:r>
            <w:r w:rsidRPr="00FF0611">
              <w:rPr>
                <w:rFonts w:ascii="Times New Roman" w:hAnsi="Times New Roman" w:cs="Times New Roman"/>
                <w:lang w:val="en-GB"/>
              </w:rPr>
              <w:t xml:space="preserve">of </w:t>
            </w:r>
            <w:r w:rsidR="00B23F7F" w:rsidRPr="00FF0611">
              <w:rPr>
                <w:rFonts w:ascii="Times New Roman" w:hAnsi="Times New Roman" w:cs="Times New Roman"/>
                <w:lang w:val="en-GB"/>
              </w:rPr>
              <w:t xml:space="preserve">the </w:t>
            </w:r>
            <w:r w:rsidRPr="00FF0611">
              <w:rPr>
                <w:rFonts w:ascii="Times New Roman" w:hAnsi="Times New Roman" w:cs="Times New Roman"/>
                <w:lang w:val="en-GB"/>
              </w:rPr>
              <w:t xml:space="preserve">FA </w:t>
            </w:r>
          </w:p>
        </w:tc>
        <w:tc>
          <w:tcPr>
            <w:tcW w:w="1536" w:type="dxa"/>
            <w:tcMar>
              <w:top w:w="30" w:type="dxa"/>
              <w:left w:w="30" w:type="dxa"/>
              <w:bottom w:w="20" w:type="dxa"/>
              <w:right w:w="30" w:type="dxa"/>
            </w:tcMar>
          </w:tcPr>
          <w:p w14:paraId="5D16B319" w14:textId="77777777" w:rsidR="006C6415" w:rsidRPr="00FF0611" w:rsidRDefault="003D74AC" w:rsidP="006F38AD">
            <w:pPr>
              <w:rPr>
                <w:rFonts w:ascii="Times New Roman" w:hAnsi="Times New Roman" w:cs="Times New Roman"/>
                <w:lang w:val="en-GB"/>
              </w:rPr>
            </w:pPr>
            <w:hyperlink r:id="rId43" w:anchor="relatedprocess">
              <w:r w:rsidR="006C6415" w:rsidRPr="00FF0611">
                <w:rPr>
                  <w:rFonts w:ascii="Times New Roman" w:hAnsi="Times New Roman" w:cs="Times New Roman"/>
                  <w:color w:val="0000FF"/>
                  <w:u w:val="single"/>
                  <w:lang w:val="en-GB"/>
                </w:rPr>
                <w:t>OCDS 1.1</w:t>
              </w:r>
            </w:hyperlink>
          </w:p>
        </w:tc>
      </w:tr>
      <w:tr w:rsidR="006C6415" w:rsidRPr="00FF0611" w14:paraId="049FA281" w14:textId="77777777" w:rsidTr="255888A3">
        <w:tc>
          <w:tcPr>
            <w:tcW w:w="2263" w:type="dxa"/>
            <w:tcMar>
              <w:top w:w="30" w:type="dxa"/>
              <w:left w:w="30" w:type="dxa"/>
              <w:bottom w:w="20" w:type="dxa"/>
              <w:right w:w="30" w:type="dxa"/>
            </w:tcMar>
          </w:tcPr>
          <w:p w14:paraId="4F5054EB"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678" w:type="dxa"/>
            <w:tcMar>
              <w:top w:w="30" w:type="dxa"/>
              <w:left w:w="30" w:type="dxa"/>
              <w:bottom w:w="20" w:type="dxa"/>
              <w:right w:w="30" w:type="dxa"/>
            </w:tcMar>
          </w:tcPr>
          <w:p w14:paraId="57D6A83E"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Nomenclature of this AP</w:t>
            </w:r>
          </w:p>
        </w:tc>
        <w:tc>
          <w:tcPr>
            <w:tcW w:w="1536" w:type="dxa"/>
            <w:tcMar>
              <w:top w:w="30" w:type="dxa"/>
              <w:left w:w="30" w:type="dxa"/>
              <w:bottom w:w="20" w:type="dxa"/>
              <w:right w:w="30" w:type="dxa"/>
            </w:tcMar>
          </w:tcPr>
          <w:p w14:paraId="61012970" w14:textId="77777777" w:rsidR="006C6415" w:rsidRPr="00FF0611" w:rsidRDefault="003D74AC" w:rsidP="006F38AD">
            <w:pPr>
              <w:rPr>
                <w:rFonts w:ascii="Times New Roman" w:hAnsi="Times New Roman" w:cs="Times New Roman"/>
                <w:lang w:val="en-GB"/>
              </w:rPr>
            </w:pPr>
            <w:hyperlink r:id="rId44" w:anchor="relatedprocess">
              <w:r w:rsidR="006C6415" w:rsidRPr="00FF0611">
                <w:rPr>
                  <w:rFonts w:ascii="Times New Roman" w:hAnsi="Times New Roman" w:cs="Times New Roman"/>
                  <w:color w:val="0000FF"/>
                  <w:u w:val="single"/>
                  <w:lang w:val="en-GB"/>
                </w:rPr>
                <w:t>OCDS 1.1</w:t>
              </w:r>
            </w:hyperlink>
          </w:p>
        </w:tc>
      </w:tr>
      <w:tr w:rsidR="006C6415" w:rsidRPr="00FF0611" w14:paraId="44AB019F" w14:textId="77777777" w:rsidTr="255888A3">
        <w:tc>
          <w:tcPr>
            <w:tcW w:w="2263" w:type="dxa"/>
            <w:tcMar>
              <w:top w:w="30" w:type="dxa"/>
              <w:left w:w="30" w:type="dxa"/>
              <w:bottom w:w="20" w:type="dxa"/>
              <w:right w:w="30" w:type="dxa"/>
            </w:tcMar>
          </w:tcPr>
          <w:p w14:paraId="7B29E927"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tender.lots</w:t>
            </w:r>
          </w:p>
        </w:tc>
        <w:tc>
          <w:tcPr>
            <w:tcW w:w="4678" w:type="dxa"/>
            <w:tcMar>
              <w:top w:w="30" w:type="dxa"/>
              <w:left w:w="30" w:type="dxa"/>
              <w:bottom w:w="20" w:type="dxa"/>
              <w:right w:w="30" w:type="dxa"/>
            </w:tcMar>
          </w:tcPr>
          <w:p w14:paraId="11E28983" w14:textId="1490363F" w:rsidR="006C6415" w:rsidRPr="00FF0611" w:rsidRDefault="006C6415" w:rsidP="00B23F7F">
            <w:pPr>
              <w:rPr>
                <w:rFonts w:ascii="Times New Roman" w:hAnsi="Times New Roman" w:cs="Times New Roman"/>
                <w:lang w:val="en-GB"/>
              </w:rPr>
            </w:pPr>
            <w:r w:rsidRPr="00FF0611">
              <w:rPr>
                <w:rFonts w:ascii="Times New Roman" w:hAnsi="Times New Roman" w:cs="Times New Roman"/>
                <w:lang w:val="en-GB"/>
              </w:rPr>
              <w:t>Lots this AP</w:t>
            </w:r>
            <w:r w:rsidR="00B23F7F" w:rsidRPr="00FF0611">
              <w:rPr>
                <w:rFonts w:ascii="Times New Roman" w:hAnsi="Times New Roman" w:cs="Times New Roman"/>
                <w:lang w:val="en-GB"/>
              </w:rPr>
              <w:t xml:space="preserve"> is divided into</w:t>
            </w:r>
          </w:p>
        </w:tc>
        <w:tc>
          <w:tcPr>
            <w:tcW w:w="1536" w:type="dxa"/>
            <w:tcMar>
              <w:top w:w="30" w:type="dxa"/>
              <w:left w:w="30" w:type="dxa"/>
              <w:bottom w:w="20" w:type="dxa"/>
              <w:right w:w="30" w:type="dxa"/>
            </w:tcMar>
          </w:tcPr>
          <w:p w14:paraId="3AC2224F" w14:textId="77777777" w:rsidR="006C6415" w:rsidRPr="00FF0611" w:rsidRDefault="003D74AC" w:rsidP="006F38AD">
            <w:pPr>
              <w:rPr>
                <w:rFonts w:ascii="Times New Roman" w:hAnsi="Times New Roman" w:cs="Times New Roman"/>
                <w:lang w:val="en-GB"/>
              </w:rPr>
            </w:pPr>
            <w:hyperlink r:id="rId45">
              <w:r w:rsidR="006C6415" w:rsidRPr="00FF0611">
                <w:rPr>
                  <w:rFonts w:ascii="Times New Roman" w:hAnsi="Times New Roman" w:cs="Times New Roman"/>
                  <w:color w:val="0000FF"/>
                  <w:u w:val="single"/>
                  <w:lang w:val="en-GB"/>
                </w:rPr>
                <w:t>core_extension</w:t>
              </w:r>
            </w:hyperlink>
          </w:p>
        </w:tc>
      </w:tr>
      <w:tr w:rsidR="006C6415" w:rsidRPr="00FF0611" w14:paraId="72B71231" w14:textId="77777777" w:rsidTr="255888A3">
        <w:tc>
          <w:tcPr>
            <w:tcW w:w="2263" w:type="dxa"/>
            <w:tcMar>
              <w:top w:w="30" w:type="dxa"/>
              <w:left w:w="30" w:type="dxa"/>
              <w:bottom w:w="20" w:type="dxa"/>
              <w:right w:w="30" w:type="dxa"/>
            </w:tcMar>
          </w:tcPr>
          <w:p w14:paraId="6F6A1131"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678" w:type="dxa"/>
            <w:tcMar>
              <w:top w:w="30" w:type="dxa"/>
              <w:left w:w="30" w:type="dxa"/>
              <w:bottom w:w="20" w:type="dxa"/>
              <w:right w:w="30" w:type="dxa"/>
            </w:tcMar>
          </w:tcPr>
          <w:p w14:paraId="53227C3C"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Parallel processes related to this AP</w:t>
            </w:r>
          </w:p>
        </w:tc>
        <w:tc>
          <w:tcPr>
            <w:tcW w:w="1536" w:type="dxa"/>
            <w:tcMar>
              <w:top w:w="30" w:type="dxa"/>
              <w:left w:w="30" w:type="dxa"/>
              <w:bottom w:w="20" w:type="dxa"/>
              <w:right w:w="30" w:type="dxa"/>
            </w:tcMar>
          </w:tcPr>
          <w:p w14:paraId="6D04F850" w14:textId="77777777" w:rsidR="006C6415" w:rsidRPr="00FF0611" w:rsidRDefault="003D74AC" w:rsidP="006F38AD">
            <w:pPr>
              <w:rPr>
                <w:rFonts w:ascii="Times New Roman" w:hAnsi="Times New Roman" w:cs="Times New Roman"/>
                <w:lang w:val="en-GB"/>
              </w:rPr>
            </w:pPr>
            <w:hyperlink r:id="rId46" w:anchor="relatedprocess">
              <w:r w:rsidR="006C6415" w:rsidRPr="00FF0611">
                <w:rPr>
                  <w:rFonts w:ascii="Times New Roman" w:hAnsi="Times New Roman" w:cs="Times New Roman"/>
                  <w:color w:val="0000FF"/>
                  <w:u w:val="single"/>
                  <w:lang w:val="en-GB"/>
                </w:rPr>
                <w:t>OCDS 1.1</w:t>
              </w:r>
            </w:hyperlink>
          </w:p>
        </w:tc>
      </w:tr>
      <w:tr w:rsidR="006C6415" w:rsidRPr="00FF0611" w14:paraId="00FA7341" w14:textId="77777777" w:rsidTr="255888A3">
        <w:tc>
          <w:tcPr>
            <w:tcW w:w="2263" w:type="dxa"/>
            <w:tcMar>
              <w:top w:w="30" w:type="dxa"/>
              <w:left w:w="30" w:type="dxa"/>
              <w:bottom w:w="20" w:type="dxa"/>
              <w:right w:w="30" w:type="dxa"/>
            </w:tcMar>
          </w:tcPr>
          <w:p w14:paraId="7441C8D3"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x_scope</w:t>
            </w:r>
          </w:p>
        </w:tc>
        <w:tc>
          <w:tcPr>
            <w:tcW w:w="4678" w:type="dxa"/>
            <w:tcMar>
              <w:top w:w="30" w:type="dxa"/>
              <w:left w:w="30" w:type="dxa"/>
              <w:bottom w:w="20" w:type="dxa"/>
              <w:right w:w="30" w:type="dxa"/>
            </w:tcMar>
          </w:tcPr>
          <w:p w14:paraId="1AC23D91"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Link to PNs</w:t>
            </w:r>
          </w:p>
        </w:tc>
        <w:tc>
          <w:tcPr>
            <w:tcW w:w="1536" w:type="dxa"/>
            <w:tcMar>
              <w:top w:w="30" w:type="dxa"/>
              <w:left w:w="30" w:type="dxa"/>
              <w:bottom w:w="20" w:type="dxa"/>
              <w:right w:w="30" w:type="dxa"/>
            </w:tcMar>
          </w:tcPr>
          <w:p w14:paraId="28C0A158" w14:textId="77777777" w:rsidR="006C6415" w:rsidRPr="00FF0611" w:rsidRDefault="003D74AC" w:rsidP="006F38AD">
            <w:pPr>
              <w:rPr>
                <w:rFonts w:ascii="Times New Roman" w:hAnsi="Times New Roman" w:cs="Times New Roman"/>
                <w:lang w:val="en-GB"/>
              </w:rPr>
            </w:pPr>
            <w:hyperlink r:id="rId47" w:anchor="relatedprocess">
              <w:r w:rsidR="006C6415" w:rsidRPr="00FF0611">
                <w:rPr>
                  <w:rFonts w:ascii="Times New Roman" w:hAnsi="Times New Roman" w:cs="Times New Roman"/>
                  <w:color w:val="0000FF"/>
                  <w:u w:val="single"/>
                  <w:lang w:val="en-GB"/>
                </w:rPr>
                <w:t>OCDS 1.1</w:t>
              </w:r>
            </w:hyperlink>
          </w:p>
        </w:tc>
      </w:tr>
      <w:tr w:rsidR="006C6415" w:rsidRPr="00FF0611" w14:paraId="22374F93" w14:textId="77777777" w:rsidTr="255888A3">
        <w:tc>
          <w:tcPr>
            <w:tcW w:w="2263" w:type="dxa"/>
            <w:tcMar>
              <w:top w:w="30" w:type="dxa"/>
              <w:left w:w="30" w:type="dxa"/>
              <w:bottom w:w="20" w:type="dxa"/>
              <w:right w:w="30" w:type="dxa"/>
            </w:tcMar>
          </w:tcPr>
          <w:p w14:paraId="232446A1" w14:textId="77777777" w:rsidR="006C6415" w:rsidRPr="00FF0611" w:rsidRDefault="006C6415"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parent</w:t>
            </w:r>
          </w:p>
        </w:tc>
        <w:tc>
          <w:tcPr>
            <w:tcW w:w="4678" w:type="dxa"/>
            <w:tcMar>
              <w:top w:w="30" w:type="dxa"/>
              <w:left w:w="30" w:type="dxa"/>
              <w:bottom w:w="20" w:type="dxa"/>
              <w:right w:w="30" w:type="dxa"/>
            </w:tcMar>
          </w:tcPr>
          <w:p w14:paraId="41B642F1" w14:textId="77777777" w:rsidR="006C6415" w:rsidRPr="00FF0611" w:rsidRDefault="006C6415" w:rsidP="006F38AD">
            <w:pPr>
              <w:rPr>
                <w:rFonts w:ascii="Times New Roman" w:hAnsi="Times New Roman" w:cs="Times New Roman"/>
                <w:lang w:val="en-GB"/>
              </w:rPr>
            </w:pPr>
            <w:r w:rsidRPr="00FF0611">
              <w:rPr>
                <w:rFonts w:ascii="Times New Roman" w:hAnsi="Times New Roman" w:cs="Times New Roman"/>
                <w:lang w:val="en-GB"/>
              </w:rPr>
              <w:t>Link to FA</w:t>
            </w:r>
          </w:p>
        </w:tc>
        <w:tc>
          <w:tcPr>
            <w:tcW w:w="1536" w:type="dxa"/>
            <w:tcMar>
              <w:top w:w="30" w:type="dxa"/>
              <w:left w:w="30" w:type="dxa"/>
              <w:bottom w:w="20" w:type="dxa"/>
              <w:right w:w="30" w:type="dxa"/>
            </w:tcMar>
          </w:tcPr>
          <w:p w14:paraId="0832DC3A" w14:textId="77777777" w:rsidR="006C6415" w:rsidRPr="00FF0611" w:rsidRDefault="003D74AC" w:rsidP="006F38AD">
            <w:pPr>
              <w:rPr>
                <w:rFonts w:ascii="Times New Roman" w:hAnsi="Times New Roman" w:cs="Times New Roman"/>
                <w:lang w:val="en-GB"/>
              </w:rPr>
            </w:pPr>
            <w:hyperlink r:id="rId48" w:anchor="relatedprocess">
              <w:r w:rsidR="006C6415" w:rsidRPr="00FF0611">
                <w:rPr>
                  <w:rFonts w:ascii="Times New Roman" w:hAnsi="Times New Roman" w:cs="Times New Roman"/>
                  <w:color w:val="0000FF"/>
                  <w:u w:val="single"/>
                  <w:lang w:val="en-GB"/>
                </w:rPr>
                <w:t>OCDS 1.1</w:t>
              </w:r>
            </w:hyperlink>
          </w:p>
        </w:tc>
      </w:tr>
    </w:tbl>
    <w:p w14:paraId="39C9D106" w14:textId="46151896" w:rsidR="00B23F7F" w:rsidRPr="00FF0611" w:rsidRDefault="00B23F7F" w:rsidP="00B23F7F">
      <w:pPr>
        <w:pStyle w:val="Legenda"/>
        <w:ind w:left="432"/>
        <w:jc w:val="center"/>
        <w:rPr>
          <w:lang w:val="en-GB"/>
        </w:rPr>
      </w:pPr>
      <w:bookmarkStart w:id="1154" w:name="_Toc58222367"/>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12</w:t>
      </w:r>
      <w:r w:rsidRPr="00FF0611">
        <w:rPr>
          <w:lang w:val="en-GB"/>
        </w:rPr>
        <w:fldChar w:fldCharType="end"/>
      </w:r>
      <w:r w:rsidRPr="00FF0611">
        <w:rPr>
          <w:lang w:val="en-GB"/>
        </w:rPr>
        <w:t xml:space="preserve"> – Attributes of AP</w:t>
      </w:r>
      <w:bookmarkEnd w:id="1154"/>
    </w:p>
    <w:p w14:paraId="3D70A6F4" w14:textId="43B27D59" w:rsidR="005D2087" w:rsidRPr="00FF0611" w:rsidRDefault="006C6415" w:rsidP="00F3558A">
      <w:pPr>
        <w:pStyle w:val="Nagwek5"/>
        <w:numPr>
          <w:ilvl w:val="4"/>
          <w:numId w:val="3"/>
        </w:numPr>
        <w:rPr>
          <w:rFonts w:ascii="Times New Roman" w:hAnsi="Times New Roman" w:cs="Times New Roman"/>
        </w:rPr>
      </w:pPr>
      <w:r w:rsidRPr="00FF0611">
        <w:rPr>
          <w:rFonts w:ascii="Times New Roman" w:hAnsi="Times New Roman" w:cs="Times New Roman"/>
        </w:rPr>
        <w:t>FE</w:t>
      </w:r>
    </w:p>
    <w:tbl>
      <w:tblPr>
        <w:tblW w:w="8478"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4536"/>
        <w:gridCol w:w="1253"/>
      </w:tblGrid>
      <w:tr w:rsidR="00DA49BD" w:rsidRPr="00FF0611" w14:paraId="145AC438" w14:textId="77777777" w:rsidTr="00B23F7F">
        <w:tc>
          <w:tcPr>
            <w:tcW w:w="2689" w:type="dxa"/>
            <w:shd w:val="clear" w:color="auto" w:fill="D9D9D9" w:themeFill="background1" w:themeFillShade="D9"/>
            <w:tcMar>
              <w:top w:w="30" w:type="dxa"/>
              <w:left w:w="30" w:type="dxa"/>
              <w:bottom w:w="20" w:type="dxa"/>
              <w:right w:w="30" w:type="dxa"/>
            </w:tcMar>
          </w:tcPr>
          <w:p w14:paraId="1158570E"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536" w:type="dxa"/>
            <w:shd w:val="clear" w:color="auto" w:fill="D9D9D9" w:themeFill="background1" w:themeFillShade="D9"/>
            <w:tcMar>
              <w:top w:w="30" w:type="dxa"/>
              <w:left w:w="30" w:type="dxa"/>
              <w:bottom w:w="20" w:type="dxa"/>
              <w:right w:w="30" w:type="dxa"/>
            </w:tcMar>
          </w:tcPr>
          <w:p w14:paraId="05106551"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253" w:type="dxa"/>
            <w:shd w:val="clear" w:color="auto" w:fill="D9D9D9" w:themeFill="background1" w:themeFillShade="D9"/>
            <w:tcMar>
              <w:top w:w="30" w:type="dxa"/>
              <w:left w:w="30" w:type="dxa"/>
              <w:bottom w:w="20" w:type="dxa"/>
              <w:right w:w="30" w:type="dxa"/>
            </w:tcMar>
          </w:tcPr>
          <w:p w14:paraId="610B94DD"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DA49BD" w:rsidRPr="00FF0611" w14:paraId="1FF6808C" w14:textId="77777777" w:rsidTr="00095AF7">
        <w:tc>
          <w:tcPr>
            <w:tcW w:w="2689" w:type="dxa"/>
            <w:tcMar>
              <w:top w:w="30" w:type="dxa"/>
              <w:left w:w="30" w:type="dxa"/>
              <w:bottom w:w="20" w:type="dxa"/>
              <w:right w:w="30" w:type="dxa"/>
            </w:tcMar>
          </w:tcPr>
          <w:p w14:paraId="79265B54"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536" w:type="dxa"/>
            <w:tcMar>
              <w:top w:w="30" w:type="dxa"/>
              <w:left w:w="30" w:type="dxa"/>
              <w:bottom w:w="20" w:type="dxa"/>
              <w:right w:w="30" w:type="dxa"/>
            </w:tcMar>
          </w:tcPr>
          <w:p w14:paraId="4F8A8E31"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Global unique identifier for the FE under this FA</w:t>
            </w:r>
          </w:p>
        </w:tc>
        <w:tc>
          <w:tcPr>
            <w:tcW w:w="1253" w:type="dxa"/>
            <w:tcMar>
              <w:top w:w="30" w:type="dxa"/>
              <w:left w:w="30" w:type="dxa"/>
              <w:bottom w:w="20" w:type="dxa"/>
              <w:right w:w="30" w:type="dxa"/>
            </w:tcMar>
          </w:tcPr>
          <w:p w14:paraId="117DBE34" w14:textId="77777777" w:rsidR="00DA49BD" w:rsidRPr="00FF0611" w:rsidRDefault="003D74AC" w:rsidP="006F38AD">
            <w:pPr>
              <w:rPr>
                <w:rFonts w:ascii="Times New Roman" w:hAnsi="Times New Roman" w:cs="Times New Roman"/>
                <w:lang w:val="en-GB"/>
              </w:rPr>
            </w:pPr>
            <w:hyperlink r:id="rId49" w:anchor="relatedprocess">
              <w:r w:rsidR="00DA49BD" w:rsidRPr="00FF0611">
                <w:rPr>
                  <w:rFonts w:ascii="Times New Roman" w:hAnsi="Times New Roman" w:cs="Times New Roman"/>
                  <w:color w:val="0000FF"/>
                  <w:u w:val="single"/>
                  <w:lang w:val="en-GB"/>
                </w:rPr>
                <w:t>OCDS 1.1</w:t>
              </w:r>
            </w:hyperlink>
          </w:p>
        </w:tc>
      </w:tr>
      <w:tr w:rsidR="00DA49BD" w:rsidRPr="00FF0611" w14:paraId="208D49A0" w14:textId="77777777" w:rsidTr="00095AF7">
        <w:tc>
          <w:tcPr>
            <w:tcW w:w="2689" w:type="dxa"/>
            <w:tcMar>
              <w:top w:w="30" w:type="dxa"/>
              <w:left w:w="30" w:type="dxa"/>
              <w:bottom w:w="20" w:type="dxa"/>
              <w:right w:w="30" w:type="dxa"/>
            </w:tcMar>
          </w:tcPr>
          <w:p w14:paraId="4EAE426A"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tender.procuringEntity</w:t>
            </w:r>
          </w:p>
        </w:tc>
        <w:tc>
          <w:tcPr>
            <w:tcW w:w="4536" w:type="dxa"/>
            <w:tcMar>
              <w:top w:w="30" w:type="dxa"/>
              <w:left w:w="30" w:type="dxa"/>
              <w:bottom w:w="20" w:type="dxa"/>
              <w:right w:w="30" w:type="dxa"/>
            </w:tcMar>
          </w:tcPr>
          <w:p w14:paraId="0E36C842" w14:textId="34F15E99" w:rsidR="00DA49BD" w:rsidRPr="00FF0611" w:rsidRDefault="00B23F7F" w:rsidP="006F38AD">
            <w:pPr>
              <w:rPr>
                <w:rFonts w:ascii="Times New Roman" w:hAnsi="Times New Roman" w:cs="Times New Roman"/>
                <w:lang w:val="en-GB"/>
              </w:rPr>
            </w:pPr>
            <w:r w:rsidRPr="00FF0611">
              <w:rPr>
                <w:rFonts w:ascii="Times New Roman" w:hAnsi="Times New Roman" w:cs="Times New Roman"/>
                <w:lang w:val="en-GB"/>
              </w:rPr>
              <w:t>CA</w:t>
            </w:r>
            <w:r w:rsidR="00DA49BD" w:rsidRPr="00FF0611">
              <w:rPr>
                <w:rFonts w:ascii="Times New Roman" w:hAnsi="Times New Roman" w:cs="Times New Roman"/>
                <w:lang w:val="en-GB"/>
              </w:rPr>
              <w:t xml:space="preserve"> in this FA</w:t>
            </w:r>
          </w:p>
        </w:tc>
        <w:tc>
          <w:tcPr>
            <w:tcW w:w="1253" w:type="dxa"/>
            <w:tcMar>
              <w:top w:w="30" w:type="dxa"/>
              <w:left w:w="30" w:type="dxa"/>
              <w:bottom w:w="20" w:type="dxa"/>
              <w:right w:w="30" w:type="dxa"/>
            </w:tcMar>
          </w:tcPr>
          <w:p w14:paraId="66AD4718" w14:textId="77777777" w:rsidR="00DA49BD" w:rsidRPr="00FF0611" w:rsidRDefault="003D74AC" w:rsidP="006F38AD">
            <w:pPr>
              <w:rPr>
                <w:rFonts w:ascii="Times New Roman" w:hAnsi="Times New Roman" w:cs="Times New Roman"/>
                <w:lang w:val="en-GB"/>
              </w:rPr>
            </w:pPr>
            <w:hyperlink r:id="rId50" w:anchor="relatedprocess">
              <w:r w:rsidR="00DA49BD" w:rsidRPr="00FF0611">
                <w:rPr>
                  <w:rFonts w:ascii="Times New Roman" w:hAnsi="Times New Roman" w:cs="Times New Roman"/>
                  <w:color w:val="0000FF"/>
                  <w:u w:val="single"/>
                  <w:lang w:val="en-GB"/>
                </w:rPr>
                <w:t>OCDS 1.1</w:t>
              </w:r>
            </w:hyperlink>
          </w:p>
        </w:tc>
      </w:tr>
      <w:tr w:rsidR="00DA49BD" w:rsidRPr="00FF0611" w14:paraId="13EF8BDB" w14:textId="77777777" w:rsidTr="00095AF7">
        <w:tc>
          <w:tcPr>
            <w:tcW w:w="2689" w:type="dxa"/>
            <w:tcMar>
              <w:top w:w="30" w:type="dxa"/>
              <w:left w:w="30" w:type="dxa"/>
              <w:bottom w:w="20" w:type="dxa"/>
              <w:right w:w="30" w:type="dxa"/>
            </w:tcMar>
          </w:tcPr>
          <w:p w14:paraId="674E33CC"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tender.classification</w:t>
            </w:r>
          </w:p>
        </w:tc>
        <w:tc>
          <w:tcPr>
            <w:tcW w:w="4536" w:type="dxa"/>
            <w:tcMar>
              <w:top w:w="30" w:type="dxa"/>
              <w:left w:w="30" w:type="dxa"/>
              <w:bottom w:w="20" w:type="dxa"/>
              <w:right w:w="30" w:type="dxa"/>
            </w:tcMar>
          </w:tcPr>
          <w:p w14:paraId="3E260D8C"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Classification of this FA according to CPV</w:t>
            </w:r>
          </w:p>
        </w:tc>
        <w:tc>
          <w:tcPr>
            <w:tcW w:w="1253" w:type="dxa"/>
            <w:tcMar>
              <w:top w:w="30" w:type="dxa"/>
              <w:left w:w="30" w:type="dxa"/>
              <w:bottom w:w="20" w:type="dxa"/>
              <w:right w:w="30" w:type="dxa"/>
            </w:tcMar>
          </w:tcPr>
          <w:p w14:paraId="54E2980A" w14:textId="77777777" w:rsidR="00DA49BD" w:rsidRPr="00FF0611" w:rsidRDefault="003D74AC" w:rsidP="006F38AD">
            <w:pPr>
              <w:rPr>
                <w:rFonts w:ascii="Times New Roman" w:hAnsi="Times New Roman" w:cs="Times New Roman"/>
                <w:lang w:val="en-GB"/>
              </w:rPr>
            </w:pPr>
            <w:hyperlink r:id="rId51" w:anchor="relatedprocess">
              <w:r w:rsidR="00DA49BD" w:rsidRPr="00FF0611">
                <w:rPr>
                  <w:rFonts w:ascii="Times New Roman" w:hAnsi="Times New Roman" w:cs="Times New Roman"/>
                  <w:color w:val="0000FF"/>
                  <w:u w:val="single"/>
                  <w:lang w:val="en-GB"/>
                </w:rPr>
                <w:t>OCDS 1.1</w:t>
              </w:r>
            </w:hyperlink>
          </w:p>
        </w:tc>
      </w:tr>
      <w:tr w:rsidR="00DA49BD" w:rsidRPr="00FF0611" w14:paraId="1CF2A8E3" w14:textId="77777777" w:rsidTr="00095AF7">
        <w:tc>
          <w:tcPr>
            <w:tcW w:w="2689" w:type="dxa"/>
            <w:tcMar>
              <w:top w:w="30" w:type="dxa"/>
              <w:left w:w="30" w:type="dxa"/>
              <w:bottom w:w="20" w:type="dxa"/>
              <w:right w:w="30" w:type="dxa"/>
            </w:tcMar>
          </w:tcPr>
          <w:p w14:paraId="67D50A54"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536" w:type="dxa"/>
            <w:tcMar>
              <w:top w:w="30" w:type="dxa"/>
              <w:left w:w="30" w:type="dxa"/>
              <w:bottom w:w="20" w:type="dxa"/>
              <w:right w:w="30" w:type="dxa"/>
            </w:tcMar>
          </w:tcPr>
          <w:p w14:paraId="72FA1413"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Parallel processes related to this FE</w:t>
            </w:r>
          </w:p>
        </w:tc>
        <w:tc>
          <w:tcPr>
            <w:tcW w:w="1253" w:type="dxa"/>
            <w:tcMar>
              <w:top w:w="30" w:type="dxa"/>
              <w:left w:w="30" w:type="dxa"/>
              <w:bottom w:w="20" w:type="dxa"/>
              <w:right w:w="30" w:type="dxa"/>
            </w:tcMar>
          </w:tcPr>
          <w:p w14:paraId="7EE11BC1" w14:textId="77777777" w:rsidR="00DA49BD" w:rsidRPr="00FF0611" w:rsidRDefault="003D74AC" w:rsidP="006F38AD">
            <w:pPr>
              <w:rPr>
                <w:rFonts w:ascii="Times New Roman" w:hAnsi="Times New Roman" w:cs="Times New Roman"/>
                <w:lang w:val="en-GB"/>
              </w:rPr>
            </w:pPr>
            <w:hyperlink r:id="rId52" w:anchor="relatedprocess">
              <w:r w:rsidR="00DA49BD" w:rsidRPr="00FF0611">
                <w:rPr>
                  <w:rFonts w:ascii="Times New Roman" w:hAnsi="Times New Roman" w:cs="Times New Roman"/>
                  <w:color w:val="0000FF"/>
                  <w:u w:val="single"/>
                  <w:lang w:val="en-GB"/>
                </w:rPr>
                <w:t>OCDS 1.1</w:t>
              </w:r>
            </w:hyperlink>
          </w:p>
        </w:tc>
      </w:tr>
      <w:tr w:rsidR="00DA49BD" w:rsidRPr="00FF0611" w14:paraId="3B3A2E42" w14:textId="77777777" w:rsidTr="00095AF7">
        <w:tc>
          <w:tcPr>
            <w:tcW w:w="2689" w:type="dxa"/>
            <w:tcMar>
              <w:top w:w="30" w:type="dxa"/>
              <w:left w:w="30" w:type="dxa"/>
              <w:bottom w:w="20" w:type="dxa"/>
              <w:right w:w="30" w:type="dxa"/>
            </w:tcMar>
          </w:tcPr>
          <w:p w14:paraId="2445C3FD"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planning</w:t>
            </w:r>
          </w:p>
        </w:tc>
        <w:tc>
          <w:tcPr>
            <w:tcW w:w="4536" w:type="dxa"/>
            <w:tcMar>
              <w:top w:w="30" w:type="dxa"/>
              <w:left w:w="30" w:type="dxa"/>
              <w:bottom w:w="20" w:type="dxa"/>
              <w:right w:w="30" w:type="dxa"/>
            </w:tcMar>
          </w:tcPr>
          <w:p w14:paraId="237C8B3E"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 xml:space="preserve">Link to AP </w:t>
            </w:r>
          </w:p>
        </w:tc>
        <w:tc>
          <w:tcPr>
            <w:tcW w:w="1253" w:type="dxa"/>
            <w:tcMar>
              <w:top w:w="30" w:type="dxa"/>
              <w:left w:w="30" w:type="dxa"/>
              <w:bottom w:w="20" w:type="dxa"/>
              <w:right w:w="30" w:type="dxa"/>
            </w:tcMar>
          </w:tcPr>
          <w:p w14:paraId="7BF68430" w14:textId="77777777" w:rsidR="00DA49BD" w:rsidRPr="00FF0611" w:rsidRDefault="003D74AC" w:rsidP="006F38AD">
            <w:pPr>
              <w:rPr>
                <w:rFonts w:ascii="Times New Roman" w:hAnsi="Times New Roman" w:cs="Times New Roman"/>
                <w:lang w:val="en-GB"/>
              </w:rPr>
            </w:pPr>
            <w:hyperlink r:id="rId53" w:anchor="relatedprocess">
              <w:r w:rsidR="00DA49BD" w:rsidRPr="00FF0611">
                <w:rPr>
                  <w:rFonts w:ascii="Times New Roman" w:hAnsi="Times New Roman" w:cs="Times New Roman"/>
                  <w:color w:val="0000FF"/>
                  <w:u w:val="single"/>
                  <w:lang w:val="en-GB"/>
                </w:rPr>
                <w:t>OCDS 1.1</w:t>
              </w:r>
            </w:hyperlink>
          </w:p>
        </w:tc>
      </w:tr>
      <w:tr w:rsidR="00DA49BD" w:rsidRPr="00FF0611" w14:paraId="474B656E" w14:textId="77777777" w:rsidTr="00095AF7">
        <w:tc>
          <w:tcPr>
            <w:tcW w:w="2689" w:type="dxa"/>
            <w:tcMar>
              <w:top w:w="30" w:type="dxa"/>
              <w:left w:w="30" w:type="dxa"/>
              <w:bottom w:w="20" w:type="dxa"/>
              <w:right w:w="30" w:type="dxa"/>
            </w:tcMar>
          </w:tcPr>
          <w:p w14:paraId="420D6787" w14:textId="77777777" w:rsidR="00DA49BD" w:rsidRPr="00FF0611" w:rsidRDefault="00DA49BD"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qualification</w:t>
            </w:r>
          </w:p>
        </w:tc>
        <w:tc>
          <w:tcPr>
            <w:tcW w:w="4536" w:type="dxa"/>
            <w:tcMar>
              <w:top w:w="30" w:type="dxa"/>
              <w:left w:w="30" w:type="dxa"/>
              <w:bottom w:w="20" w:type="dxa"/>
              <w:right w:w="30" w:type="dxa"/>
            </w:tcMar>
          </w:tcPr>
          <w:p w14:paraId="17497FCF" w14:textId="77777777" w:rsidR="00DA49BD" w:rsidRPr="00FF0611" w:rsidRDefault="00DA49BD" w:rsidP="006F38AD">
            <w:pPr>
              <w:rPr>
                <w:rFonts w:ascii="Times New Roman" w:hAnsi="Times New Roman" w:cs="Times New Roman"/>
                <w:lang w:val="en-GB"/>
              </w:rPr>
            </w:pPr>
            <w:r w:rsidRPr="00FF0611">
              <w:rPr>
                <w:rFonts w:ascii="Times New Roman" w:hAnsi="Times New Roman" w:cs="Times New Roman"/>
                <w:lang w:val="en-GB"/>
              </w:rPr>
              <w:t>Link to PQ</w:t>
            </w:r>
          </w:p>
        </w:tc>
        <w:tc>
          <w:tcPr>
            <w:tcW w:w="1253" w:type="dxa"/>
            <w:tcMar>
              <w:top w:w="30" w:type="dxa"/>
              <w:left w:w="30" w:type="dxa"/>
              <w:bottom w:w="20" w:type="dxa"/>
              <w:right w:w="30" w:type="dxa"/>
            </w:tcMar>
          </w:tcPr>
          <w:p w14:paraId="79B8F2E6" w14:textId="77777777" w:rsidR="00DA49BD" w:rsidRPr="00FF0611" w:rsidRDefault="003D74AC" w:rsidP="006F38AD">
            <w:pPr>
              <w:rPr>
                <w:rFonts w:ascii="Times New Roman" w:hAnsi="Times New Roman" w:cs="Times New Roman"/>
                <w:lang w:val="en-GB"/>
              </w:rPr>
            </w:pPr>
            <w:hyperlink r:id="rId54" w:anchor="relatedprocess">
              <w:r w:rsidR="00DA49BD" w:rsidRPr="00FF0611">
                <w:rPr>
                  <w:rFonts w:ascii="Times New Roman" w:hAnsi="Times New Roman" w:cs="Times New Roman"/>
                  <w:color w:val="0000FF"/>
                  <w:u w:val="single"/>
                  <w:lang w:val="en-GB"/>
                </w:rPr>
                <w:t>OCDS 1.1</w:t>
              </w:r>
            </w:hyperlink>
          </w:p>
        </w:tc>
      </w:tr>
    </w:tbl>
    <w:p w14:paraId="6477E0ED" w14:textId="2F3A0D64" w:rsidR="00F039F0" w:rsidRPr="00FF0611" w:rsidRDefault="00F039F0" w:rsidP="00F039F0">
      <w:pPr>
        <w:pStyle w:val="Legenda"/>
        <w:ind w:left="432"/>
        <w:jc w:val="center"/>
        <w:rPr>
          <w:lang w:val="en-GB"/>
        </w:rPr>
      </w:pPr>
      <w:bookmarkStart w:id="1155" w:name="_Toc58222368"/>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13</w:t>
      </w:r>
      <w:r w:rsidRPr="00FF0611">
        <w:rPr>
          <w:lang w:val="en-GB"/>
        </w:rPr>
        <w:fldChar w:fldCharType="end"/>
      </w:r>
      <w:r w:rsidRPr="00FF0611">
        <w:rPr>
          <w:lang w:val="en-GB"/>
        </w:rPr>
        <w:t xml:space="preserve"> – Attributes of FE</w:t>
      </w:r>
      <w:bookmarkEnd w:id="1155"/>
    </w:p>
    <w:p w14:paraId="39740571" w14:textId="77777777" w:rsidR="00E31FD9" w:rsidRPr="00FF0611" w:rsidRDefault="00E31FD9" w:rsidP="00F3558A">
      <w:pPr>
        <w:pStyle w:val="Nagwek5"/>
        <w:numPr>
          <w:ilvl w:val="5"/>
          <w:numId w:val="3"/>
        </w:numPr>
        <w:rPr>
          <w:rFonts w:ascii="Times New Roman" w:hAnsi="Times New Roman" w:cs="Times New Roman"/>
        </w:rPr>
      </w:pPr>
      <w:r w:rsidRPr="00FF0611">
        <w:rPr>
          <w:rFonts w:ascii="Times New Roman" w:hAnsi="Times New Roman" w:cs="Times New Roman"/>
        </w:rPr>
        <w:t>PQ</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830"/>
        <w:gridCol w:w="4253"/>
        <w:gridCol w:w="1394"/>
      </w:tblGrid>
      <w:tr w:rsidR="00E31FD9" w:rsidRPr="00FF0611" w14:paraId="4D647A4C" w14:textId="77777777" w:rsidTr="00046230">
        <w:tc>
          <w:tcPr>
            <w:tcW w:w="2830" w:type="dxa"/>
            <w:shd w:val="clear" w:color="auto" w:fill="D9D9D9" w:themeFill="background1" w:themeFillShade="D9"/>
            <w:tcMar>
              <w:top w:w="30" w:type="dxa"/>
              <w:left w:w="30" w:type="dxa"/>
              <w:bottom w:w="20" w:type="dxa"/>
              <w:right w:w="30" w:type="dxa"/>
            </w:tcMar>
          </w:tcPr>
          <w:p w14:paraId="00BCCA1C"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253" w:type="dxa"/>
            <w:shd w:val="clear" w:color="auto" w:fill="D9D9D9" w:themeFill="background1" w:themeFillShade="D9"/>
            <w:tcMar>
              <w:top w:w="30" w:type="dxa"/>
              <w:left w:w="30" w:type="dxa"/>
              <w:bottom w:w="20" w:type="dxa"/>
              <w:right w:w="30" w:type="dxa"/>
            </w:tcMar>
          </w:tcPr>
          <w:p w14:paraId="65A245D9"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394" w:type="dxa"/>
            <w:shd w:val="clear" w:color="auto" w:fill="D9D9D9" w:themeFill="background1" w:themeFillShade="D9"/>
            <w:tcMar>
              <w:top w:w="30" w:type="dxa"/>
              <w:left w:w="30" w:type="dxa"/>
              <w:bottom w:w="20" w:type="dxa"/>
              <w:right w:w="30" w:type="dxa"/>
            </w:tcMar>
          </w:tcPr>
          <w:p w14:paraId="1D5E8015"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E31FD9" w:rsidRPr="00FF0611" w14:paraId="604F9B34" w14:textId="77777777" w:rsidTr="00046230">
        <w:tc>
          <w:tcPr>
            <w:tcW w:w="2830" w:type="dxa"/>
            <w:tcMar>
              <w:top w:w="30" w:type="dxa"/>
              <w:left w:w="30" w:type="dxa"/>
              <w:bottom w:w="20" w:type="dxa"/>
              <w:right w:w="30" w:type="dxa"/>
            </w:tcMar>
          </w:tcPr>
          <w:p w14:paraId="22B49931"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253" w:type="dxa"/>
            <w:tcMar>
              <w:top w:w="30" w:type="dxa"/>
              <w:left w:w="30" w:type="dxa"/>
              <w:bottom w:w="20" w:type="dxa"/>
              <w:right w:w="30" w:type="dxa"/>
            </w:tcMar>
          </w:tcPr>
          <w:p w14:paraId="0565AFA4" w14:textId="77777777" w:rsidR="00E31FD9" w:rsidRPr="00FF0611" w:rsidRDefault="00E31FD9" w:rsidP="006F38AD">
            <w:pPr>
              <w:rPr>
                <w:rFonts w:ascii="Times New Roman" w:hAnsi="Times New Roman" w:cs="Times New Roman"/>
                <w:lang w:val="en-GB"/>
              </w:rPr>
            </w:pPr>
            <w:commentRangeStart w:id="1156"/>
            <w:commentRangeStart w:id="1157"/>
            <w:r w:rsidRPr="00FF0611">
              <w:rPr>
                <w:rFonts w:ascii="Times New Roman" w:hAnsi="Times New Roman" w:cs="Times New Roman"/>
                <w:lang w:val="en-GB"/>
              </w:rPr>
              <w:t>Global unique identifier for the PQ under this FA</w:t>
            </w:r>
            <w:commentRangeEnd w:id="1156"/>
            <w:r w:rsidR="00B70478">
              <w:rPr>
                <w:rStyle w:val="Odwoaniedokomentarza"/>
              </w:rPr>
              <w:commentReference w:id="1156"/>
            </w:r>
            <w:commentRangeEnd w:id="1157"/>
            <w:r w:rsidR="002946D5">
              <w:rPr>
                <w:rStyle w:val="Odwoaniedokomentarza"/>
              </w:rPr>
              <w:commentReference w:id="1157"/>
            </w:r>
          </w:p>
        </w:tc>
        <w:tc>
          <w:tcPr>
            <w:tcW w:w="1394" w:type="dxa"/>
            <w:tcMar>
              <w:top w:w="30" w:type="dxa"/>
              <w:left w:w="30" w:type="dxa"/>
              <w:bottom w:w="20" w:type="dxa"/>
              <w:right w:w="30" w:type="dxa"/>
            </w:tcMar>
          </w:tcPr>
          <w:p w14:paraId="290FDAF4" w14:textId="77777777" w:rsidR="00E31FD9" w:rsidRPr="00FF0611" w:rsidRDefault="003D74AC" w:rsidP="006F38AD">
            <w:pPr>
              <w:rPr>
                <w:rFonts w:ascii="Times New Roman" w:hAnsi="Times New Roman" w:cs="Times New Roman"/>
                <w:lang w:val="en-GB"/>
              </w:rPr>
            </w:pPr>
            <w:hyperlink r:id="rId55" w:anchor="relatedprocess">
              <w:r w:rsidR="00E31FD9" w:rsidRPr="00FF0611">
                <w:rPr>
                  <w:rFonts w:ascii="Times New Roman" w:hAnsi="Times New Roman" w:cs="Times New Roman"/>
                  <w:color w:val="0000FF"/>
                  <w:u w:val="single"/>
                  <w:lang w:val="en-GB"/>
                </w:rPr>
                <w:t>OCDS 1.1</w:t>
              </w:r>
            </w:hyperlink>
          </w:p>
        </w:tc>
      </w:tr>
      <w:tr w:rsidR="00E31FD9" w:rsidRPr="00FF0611" w14:paraId="2D7A3ED8" w14:textId="77777777" w:rsidTr="00046230">
        <w:tc>
          <w:tcPr>
            <w:tcW w:w="2830" w:type="dxa"/>
            <w:tcMar>
              <w:top w:w="30" w:type="dxa"/>
              <w:left w:w="30" w:type="dxa"/>
              <w:bottom w:w="20" w:type="dxa"/>
              <w:right w:w="30" w:type="dxa"/>
            </w:tcMar>
          </w:tcPr>
          <w:p w14:paraId="69020E8D"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preQualification.enquiryPeriod</w:t>
            </w:r>
          </w:p>
        </w:tc>
        <w:tc>
          <w:tcPr>
            <w:tcW w:w="4253" w:type="dxa"/>
            <w:tcMar>
              <w:top w:w="30" w:type="dxa"/>
              <w:left w:w="30" w:type="dxa"/>
              <w:bottom w:w="20" w:type="dxa"/>
              <w:right w:w="30" w:type="dxa"/>
            </w:tcMar>
          </w:tcPr>
          <w:p w14:paraId="0EF5304F"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Enquiry period allocated under this PQ</w:t>
            </w:r>
          </w:p>
        </w:tc>
        <w:tc>
          <w:tcPr>
            <w:tcW w:w="1394" w:type="dxa"/>
            <w:tcMar>
              <w:top w:w="30" w:type="dxa"/>
              <w:left w:w="30" w:type="dxa"/>
              <w:bottom w:w="20" w:type="dxa"/>
              <w:right w:w="30" w:type="dxa"/>
            </w:tcMar>
          </w:tcPr>
          <w:p w14:paraId="6F4B0E8E" w14:textId="77777777" w:rsidR="00E31FD9" w:rsidRPr="00FF0611" w:rsidRDefault="003D74AC" w:rsidP="006F38AD">
            <w:pPr>
              <w:rPr>
                <w:rStyle w:val="Hipercze"/>
                <w:rFonts w:ascii="Times New Roman" w:hAnsi="Times New Roman" w:cs="Times New Roman"/>
                <w:lang w:val="en-GB"/>
              </w:rPr>
            </w:pPr>
            <w:hyperlink r:id="rId56">
              <w:r w:rsidR="00E31FD9" w:rsidRPr="00FF0611">
                <w:rPr>
                  <w:rStyle w:val="Hipercze"/>
                  <w:rFonts w:ascii="Times New Roman" w:hAnsi="Times New Roman" w:cs="Times New Roman"/>
                  <w:lang w:val="en-GB"/>
                </w:rPr>
                <w:t>core_extension</w:t>
              </w:r>
            </w:hyperlink>
          </w:p>
        </w:tc>
      </w:tr>
      <w:tr w:rsidR="00E31FD9" w:rsidRPr="00FF0611" w14:paraId="6054539F" w14:textId="77777777" w:rsidTr="00046230">
        <w:tc>
          <w:tcPr>
            <w:tcW w:w="2830" w:type="dxa"/>
            <w:tcMar>
              <w:top w:w="30" w:type="dxa"/>
              <w:left w:w="30" w:type="dxa"/>
              <w:bottom w:w="20" w:type="dxa"/>
              <w:right w:w="30" w:type="dxa"/>
            </w:tcMar>
          </w:tcPr>
          <w:p w14:paraId="45C9B59E"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preQualification.period</w:t>
            </w:r>
          </w:p>
        </w:tc>
        <w:tc>
          <w:tcPr>
            <w:tcW w:w="4253" w:type="dxa"/>
            <w:tcMar>
              <w:top w:w="30" w:type="dxa"/>
              <w:left w:w="30" w:type="dxa"/>
              <w:bottom w:w="20" w:type="dxa"/>
              <w:right w:w="30" w:type="dxa"/>
            </w:tcMar>
          </w:tcPr>
          <w:p w14:paraId="66493D5F"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Period for submission of EoIs</w:t>
            </w:r>
          </w:p>
        </w:tc>
        <w:tc>
          <w:tcPr>
            <w:tcW w:w="1394" w:type="dxa"/>
            <w:tcMar>
              <w:top w:w="30" w:type="dxa"/>
              <w:left w:w="30" w:type="dxa"/>
              <w:bottom w:w="20" w:type="dxa"/>
              <w:right w:w="30" w:type="dxa"/>
            </w:tcMar>
          </w:tcPr>
          <w:p w14:paraId="22C45096" w14:textId="77777777" w:rsidR="00E31FD9" w:rsidRPr="00FF0611" w:rsidRDefault="003D74AC" w:rsidP="006F38AD">
            <w:pPr>
              <w:rPr>
                <w:rStyle w:val="Hipercze"/>
                <w:rFonts w:ascii="Times New Roman" w:hAnsi="Times New Roman" w:cs="Times New Roman"/>
                <w:lang w:val="en-GB"/>
              </w:rPr>
            </w:pPr>
            <w:hyperlink r:id="rId57">
              <w:r w:rsidR="00E31FD9" w:rsidRPr="00FF0611">
                <w:rPr>
                  <w:rStyle w:val="Hipercze"/>
                  <w:rFonts w:ascii="Times New Roman" w:hAnsi="Times New Roman" w:cs="Times New Roman"/>
                  <w:lang w:val="en-GB"/>
                </w:rPr>
                <w:t>core_extension</w:t>
              </w:r>
            </w:hyperlink>
          </w:p>
        </w:tc>
      </w:tr>
      <w:tr w:rsidR="00E31FD9" w:rsidRPr="00FF0611" w14:paraId="209CCFCF" w14:textId="77777777" w:rsidTr="00046230">
        <w:tc>
          <w:tcPr>
            <w:tcW w:w="2830" w:type="dxa"/>
            <w:tcMar>
              <w:top w:w="30" w:type="dxa"/>
              <w:left w:w="30" w:type="dxa"/>
              <w:bottom w:w="20" w:type="dxa"/>
              <w:right w:w="30" w:type="dxa"/>
            </w:tcMar>
          </w:tcPr>
          <w:p w14:paraId="1E18DF65"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preQualification.qualificationPeriod</w:t>
            </w:r>
          </w:p>
        </w:tc>
        <w:tc>
          <w:tcPr>
            <w:tcW w:w="4253" w:type="dxa"/>
            <w:tcMar>
              <w:top w:w="30" w:type="dxa"/>
              <w:left w:w="30" w:type="dxa"/>
              <w:bottom w:w="20" w:type="dxa"/>
              <w:right w:w="30" w:type="dxa"/>
            </w:tcMar>
          </w:tcPr>
          <w:p w14:paraId="3B3ED6FF" w14:textId="7E60403D" w:rsidR="00E31FD9" w:rsidRPr="00FF0611" w:rsidRDefault="00E31FD9" w:rsidP="00F039F0">
            <w:pPr>
              <w:rPr>
                <w:rFonts w:ascii="Times New Roman" w:hAnsi="Times New Roman" w:cs="Times New Roman"/>
                <w:lang w:val="en-GB"/>
              </w:rPr>
            </w:pPr>
            <w:r w:rsidRPr="00FF0611">
              <w:rPr>
                <w:rFonts w:ascii="Times New Roman" w:hAnsi="Times New Roman" w:cs="Times New Roman"/>
                <w:lang w:val="en-GB"/>
              </w:rPr>
              <w:t xml:space="preserve">Period for consideration of EoIs collected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w:t>
            </w:r>
          </w:p>
        </w:tc>
        <w:tc>
          <w:tcPr>
            <w:tcW w:w="1394" w:type="dxa"/>
            <w:tcMar>
              <w:top w:w="30" w:type="dxa"/>
              <w:left w:w="30" w:type="dxa"/>
              <w:bottom w:w="20" w:type="dxa"/>
              <w:right w:w="30" w:type="dxa"/>
            </w:tcMar>
          </w:tcPr>
          <w:p w14:paraId="74CABC0A" w14:textId="77777777" w:rsidR="00E31FD9" w:rsidRPr="00FF0611" w:rsidRDefault="003D74AC" w:rsidP="006F38AD">
            <w:pPr>
              <w:rPr>
                <w:rStyle w:val="Hipercze"/>
                <w:rFonts w:ascii="Times New Roman" w:hAnsi="Times New Roman" w:cs="Times New Roman"/>
                <w:lang w:val="en-GB"/>
              </w:rPr>
            </w:pPr>
            <w:hyperlink r:id="rId58">
              <w:r w:rsidR="00E31FD9" w:rsidRPr="00FF0611">
                <w:rPr>
                  <w:rStyle w:val="Hipercze"/>
                  <w:rFonts w:ascii="Times New Roman" w:hAnsi="Times New Roman" w:cs="Times New Roman"/>
                  <w:lang w:val="en-GB"/>
                </w:rPr>
                <w:t>core_extension</w:t>
              </w:r>
            </w:hyperlink>
          </w:p>
        </w:tc>
      </w:tr>
      <w:tr w:rsidR="00E31FD9" w:rsidRPr="00FF0611" w14:paraId="2B6668F8" w14:textId="77777777" w:rsidTr="00046230">
        <w:tc>
          <w:tcPr>
            <w:tcW w:w="2830" w:type="dxa"/>
            <w:tcMar>
              <w:top w:w="30" w:type="dxa"/>
              <w:left w:w="30" w:type="dxa"/>
              <w:bottom w:w="20" w:type="dxa"/>
              <w:right w:w="30" w:type="dxa"/>
            </w:tcMar>
          </w:tcPr>
          <w:p w14:paraId="3ADCFB8F"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submissions</w:t>
            </w:r>
          </w:p>
        </w:tc>
        <w:tc>
          <w:tcPr>
            <w:tcW w:w="4253" w:type="dxa"/>
            <w:tcMar>
              <w:top w:w="30" w:type="dxa"/>
              <w:left w:w="30" w:type="dxa"/>
              <w:bottom w:w="20" w:type="dxa"/>
              <w:right w:w="30" w:type="dxa"/>
            </w:tcMar>
          </w:tcPr>
          <w:p w14:paraId="4AAB821A"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EoIs by interested EOs</w:t>
            </w:r>
          </w:p>
        </w:tc>
        <w:tc>
          <w:tcPr>
            <w:tcW w:w="1394" w:type="dxa"/>
            <w:tcMar>
              <w:top w:w="30" w:type="dxa"/>
              <w:left w:w="30" w:type="dxa"/>
              <w:bottom w:w="20" w:type="dxa"/>
              <w:right w:w="30" w:type="dxa"/>
            </w:tcMar>
          </w:tcPr>
          <w:p w14:paraId="30AB0187"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Not covered</w:t>
            </w:r>
          </w:p>
        </w:tc>
      </w:tr>
      <w:tr w:rsidR="00E31FD9" w:rsidRPr="00FF0611" w14:paraId="0F45194C" w14:textId="77777777" w:rsidTr="00046230">
        <w:tc>
          <w:tcPr>
            <w:tcW w:w="2830" w:type="dxa"/>
            <w:tcMar>
              <w:top w:w="30" w:type="dxa"/>
              <w:left w:w="30" w:type="dxa"/>
              <w:bottom w:w="20" w:type="dxa"/>
              <w:right w:w="30" w:type="dxa"/>
            </w:tcMar>
          </w:tcPr>
          <w:p w14:paraId="12D5AC2B" w14:textId="77777777" w:rsidR="00E31FD9" w:rsidRPr="00FF0611" w:rsidRDefault="00E31FD9" w:rsidP="006F38AD">
            <w:pPr>
              <w:rPr>
                <w:rFonts w:ascii="Times New Roman" w:hAnsi="Times New Roman" w:cs="Times New Roman"/>
                <w:lang w:val="en-GB"/>
              </w:rPr>
            </w:pPr>
            <w:r w:rsidRPr="00FF0611">
              <w:rPr>
                <w:rFonts w:ascii="Times New Roman" w:eastAsia="Courier New" w:hAnsi="Times New Roman" w:cs="Times New Roman"/>
                <w:color w:val="000000"/>
                <w:lang w:val="en-GB"/>
              </w:rPr>
              <w:t>qualifications</w:t>
            </w:r>
          </w:p>
        </w:tc>
        <w:tc>
          <w:tcPr>
            <w:tcW w:w="4253" w:type="dxa"/>
            <w:tcMar>
              <w:top w:w="30" w:type="dxa"/>
              <w:left w:w="30" w:type="dxa"/>
              <w:bottom w:w="20" w:type="dxa"/>
              <w:right w:w="30" w:type="dxa"/>
            </w:tcMar>
          </w:tcPr>
          <w:p w14:paraId="2A3A9855" w14:textId="4105DB80" w:rsidR="00E31FD9" w:rsidRPr="00FF0611" w:rsidRDefault="00E31FD9" w:rsidP="00F039F0">
            <w:pPr>
              <w:rPr>
                <w:rFonts w:ascii="Times New Roman" w:hAnsi="Times New Roman" w:cs="Times New Roman"/>
                <w:lang w:val="en-GB"/>
              </w:rPr>
            </w:pPr>
            <w:r w:rsidRPr="00FF0611">
              <w:rPr>
                <w:rFonts w:ascii="Times New Roman" w:hAnsi="Times New Roman" w:cs="Times New Roman"/>
                <w:lang w:val="en-GB"/>
              </w:rPr>
              <w:t xml:space="preserve">Qualification decisions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against received EoI</w:t>
            </w:r>
          </w:p>
        </w:tc>
        <w:tc>
          <w:tcPr>
            <w:tcW w:w="1394" w:type="dxa"/>
            <w:tcMar>
              <w:top w:w="30" w:type="dxa"/>
              <w:left w:w="30" w:type="dxa"/>
              <w:bottom w:w="20" w:type="dxa"/>
              <w:right w:w="30" w:type="dxa"/>
            </w:tcMar>
          </w:tcPr>
          <w:p w14:paraId="24F2BCE3" w14:textId="77777777" w:rsidR="00E31FD9" w:rsidRPr="00FF0611" w:rsidRDefault="00E31FD9" w:rsidP="006F38AD">
            <w:pPr>
              <w:rPr>
                <w:rFonts w:ascii="Times New Roman" w:hAnsi="Times New Roman" w:cs="Times New Roman"/>
                <w:lang w:val="en-GB"/>
              </w:rPr>
            </w:pPr>
            <w:r w:rsidRPr="00FF0611">
              <w:rPr>
                <w:rFonts w:ascii="Times New Roman" w:hAnsi="Times New Roman" w:cs="Times New Roman"/>
                <w:lang w:val="en-GB"/>
              </w:rPr>
              <w:t>Not covered</w:t>
            </w:r>
          </w:p>
        </w:tc>
      </w:tr>
    </w:tbl>
    <w:p w14:paraId="6120837A" w14:textId="17442DB2" w:rsidR="00F039F0" w:rsidRPr="00FF0611" w:rsidRDefault="00F039F0" w:rsidP="00F039F0">
      <w:pPr>
        <w:pStyle w:val="Legenda"/>
        <w:ind w:left="432"/>
        <w:jc w:val="center"/>
        <w:rPr>
          <w:lang w:val="en-GB"/>
        </w:rPr>
      </w:pPr>
      <w:bookmarkStart w:id="1158" w:name="_Toc58222369"/>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14</w:t>
      </w:r>
      <w:r w:rsidRPr="00FF0611">
        <w:rPr>
          <w:lang w:val="en-GB"/>
        </w:rPr>
        <w:fldChar w:fldCharType="end"/>
      </w:r>
      <w:r w:rsidRPr="00FF0611">
        <w:rPr>
          <w:lang w:val="en-GB"/>
        </w:rPr>
        <w:t xml:space="preserve"> – Attributes of PQ</w:t>
      </w:r>
      <w:bookmarkEnd w:id="1158"/>
    </w:p>
    <w:p w14:paraId="6F7B56F5" w14:textId="77777777" w:rsidR="00745E07" w:rsidRPr="00FF0611" w:rsidRDefault="00745E07" w:rsidP="00F3558A">
      <w:pPr>
        <w:pStyle w:val="Nagwek5"/>
        <w:numPr>
          <w:ilvl w:val="6"/>
          <w:numId w:val="3"/>
        </w:numPr>
        <w:rPr>
          <w:rFonts w:ascii="Times New Roman" w:hAnsi="Times New Roman" w:cs="Times New Roman"/>
        </w:rPr>
      </w:pPr>
      <w:r w:rsidRPr="00FF0611">
        <w:rPr>
          <w:rFonts w:ascii="Times New Roman" w:hAnsi="Times New Roman" w:cs="Times New Roman"/>
        </w:rPr>
        <w:t>PQC</w:t>
      </w:r>
    </w:p>
    <w:tbl>
      <w:tblPr>
        <w:tblW w:w="847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689"/>
        <w:gridCol w:w="4394"/>
        <w:gridCol w:w="1394"/>
      </w:tblGrid>
      <w:tr w:rsidR="00745E07" w:rsidRPr="00FF0611" w14:paraId="10DB9257" w14:textId="77777777" w:rsidTr="00046230">
        <w:tc>
          <w:tcPr>
            <w:tcW w:w="2689" w:type="dxa"/>
            <w:shd w:val="clear" w:color="auto" w:fill="D9D9D9" w:themeFill="background1" w:themeFillShade="D9"/>
            <w:tcMar>
              <w:top w:w="30" w:type="dxa"/>
              <w:left w:w="30" w:type="dxa"/>
              <w:bottom w:w="20" w:type="dxa"/>
              <w:right w:w="30" w:type="dxa"/>
            </w:tcMar>
          </w:tcPr>
          <w:p w14:paraId="5CF312F8"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394" w:type="dxa"/>
            <w:shd w:val="clear" w:color="auto" w:fill="D9D9D9" w:themeFill="background1" w:themeFillShade="D9"/>
            <w:tcMar>
              <w:top w:w="30" w:type="dxa"/>
              <w:left w:w="30" w:type="dxa"/>
              <w:bottom w:w="20" w:type="dxa"/>
              <w:right w:w="30" w:type="dxa"/>
            </w:tcMar>
          </w:tcPr>
          <w:p w14:paraId="742B90DA"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394" w:type="dxa"/>
            <w:shd w:val="clear" w:color="auto" w:fill="D9D9D9" w:themeFill="background1" w:themeFillShade="D9"/>
            <w:tcMar>
              <w:top w:w="30" w:type="dxa"/>
              <w:left w:w="30" w:type="dxa"/>
              <w:bottom w:w="20" w:type="dxa"/>
              <w:right w:w="30" w:type="dxa"/>
            </w:tcMar>
          </w:tcPr>
          <w:p w14:paraId="4660F674"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745E07" w:rsidRPr="00FF0611" w14:paraId="5F5B31FA" w14:textId="77777777" w:rsidTr="00046230">
        <w:tc>
          <w:tcPr>
            <w:tcW w:w="2689" w:type="dxa"/>
            <w:tcMar>
              <w:top w:w="30" w:type="dxa"/>
              <w:left w:w="30" w:type="dxa"/>
              <w:bottom w:w="20" w:type="dxa"/>
              <w:right w:w="30" w:type="dxa"/>
            </w:tcMar>
          </w:tcPr>
          <w:p w14:paraId="5289D10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394" w:type="dxa"/>
            <w:tcMar>
              <w:top w:w="30" w:type="dxa"/>
              <w:left w:w="30" w:type="dxa"/>
              <w:bottom w:w="20" w:type="dxa"/>
              <w:right w:w="30" w:type="dxa"/>
            </w:tcMar>
          </w:tcPr>
          <w:p w14:paraId="0C25911B" w14:textId="1BE24F0F" w:rsidR="00745E07" w:rsidRPr="00FF0611" w:rsidRDefault="00745E07" w:rsidP="00F039F0">
            <w:pPr>
              <w:rPr>
                <w:rFonts w:ascii="Times New Roman" w:hAnsi="Times New Roman" w:cs="Times New Roman"/>
                <w:lang w:val="en-GB"/>
              </w:rPr>
            </w:pPr>
            <w:r w:rsidRPr="00FF0611">
              <w:rPr>
                <w:rFonts w:ascii="Times New Roman" w:hAnsi="Times New Roman" w:cs="Times New Roman"/>
                <w:lang w:val="en-GB"/>
              </w:rPr>
              <w:t xml:space="preserve">Any qualification and/or evaluation criteria applied by </w:t>
            </w:r>
            <w:r w:rsidR="00F039F0" w:rsidRPr="00FF0611">
              <w:rPr>
                <w:rFonts w:ascii="Times New Roman" w:hAnsi="Times New Roman" w:cs="Times New Roman"/>
                <w:lang w:val="en-GB"/>
              </w:rPr>
              <w:t>the CA</w:t>
            </w:r>
          </w:p>
        </w:tc>
        <w:tc>
          <w:tcPr>
            <w:tcW w:w="1394" w:type="dxa"/>
            <w:tcMar>
              <w:top w:w="30" w:type="dxa"/>
              <w:left w:w="30" w:type="dxa"/>
              <w:bottom w:w="20" w:type="dxa"/>
              <w:right w:w="30" w:type="dxa"/>
            </w:tcMar>
          </w:tcPr>
          <w:p w14:paraId="183C60D3" w14:textId="77777777" w:rsidR="00745E07" w:rsidRPr="00FF0611" w:rsidRDefault="003D74AC" w:rsidP="006F38AD">
            <w:pPr>
              <w:rPr>
                <w:rFonts w:ascii="Times New Roman" w:hAnsi="Times New Roman" w:cs="Times New Roman"/>
                <w:lang w:val="en-GB"/>
              </w:rPr>
            </w:pPr>
            <w:hyperlink r:id="rId59">
              <w:r w:rsidR="00745E07" w:rsidRPr="00FF0611">
                <w:rPr>
                  <w:rFonts w:ascii="Times New Roman" w:hAnsi="Times New Roman" w:cs="Times New Roman"/>
                  <w:color w:val="0000FF"/>
                  <w:u w:val="single"/>
                  <w:lang w:val="en-GB"/>
                </w:rPr>
                <w:t>core_extension</w:t>
              </w:r>
            </w:hyperlink>
          </w:p>
        </w:tc>
      </w:tr>
      <w:tr w:rsidR="00745E07" w:rsidRPr="00FF0611" w14:paraId="0A51D3E8" w14:textId="77777777" w:rsidTr="00046230">
        <w:tc>
          <w:tcPr>
            <w:tcW w:w="2689" w:type="dxa"/>
            <w:tcMar>
              <w:top w:w="30" w:type="dxa"/>
              <w:left w:w="30" w:type="dxa"/>
              <w:bottom w:w="20" w:type="dxa"/>
              <w:right w:w="30" w:type="dxa"/>
            </w:tcMar>
          </w:tcPr>
          <w:p w14:paraId="48992DE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tender.conversions</w:t>
            </w:r>
          </w:p>
        </w:tc>
        <w:tc>
          <w:tcPr>
            <w:tcW w:w="4394" w:type="dxa"/>
            <w:tcMar>
              <w:top w:w="30" w:type="dxa"/>
              <w:left w:w="30" w:type="dxa"/>
              <w:bottom w:w="20" w:type="dxa"/>
              <w:right w:w="30" w:type="dxa"/>
            </w:tcMar>
          </w:tcPr>
          <w:p w14:paraId="37837201" w14:textId="1364B190" w:rsidR="00745E07" w:rsidRPr="00FF0611" w:rsidRDefault="00F039F0" w:rsidP="006F38AD">
            <w:pPr>
              <w:rPr>
                <w:rFonts w:ascii="Times New Roman" w:hAnsi="Times New Roman" w:cs="Times New Roman"/>
                <w:lang w:val="en-GB"/>
              </w:rPr>
            </w:pPr>
            <w:r w:rsidRPr="00FF0611">
              <w:rPr>
                <w:rFonts w:ascii="Times New Roman" w:hAnsi="Times New Roman" w:cs="Times New Roman"/>
                <w:lang w:val="en-GB"/>
              </w:rPr>
              <w:t>Any weighting related to applied</w:t>
            </w:r>
            <w:r w:rsidR="00745E07" w:rsidRPr="00FF0611">
              <w:rPr>
                <w:rFonts w:ascii="Times New Roman" w:hAnsi="Times New Roman" w:cs="Times New Roman"/>
                <w:lang w:val="en-GB"/>
              </w:rPr>
              <w:t xml:space="preserve"> criteria</w:t>
            </w:r>
          </w:p>
        </w:tc>
        <w:tc>
          <w:tcPr>
            <w:tcW w:w="1394" w:type="dxa"/>
            <w:tcMar>
              <w:top w:w="30" w:type="dxa"/>
              <w:left w:w="30" w:type="dxa"/>
              <w:bottom w:w="20" w:type="dxa"/>
              <w:right w:w="30" w:type="dxa"/>
            </w:tcMar>
          </w:tcPr>
          <w:p w14:paraId="48B95DD7"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lang w:val="en-GB"/>
              </w:rPr>
              <w:t>Not covered</w:t>
            </w:r>
          </w:p>
        </w:tc>
      </w:tr>
      <w:tr w:rsidR="00745E07" w:rsidRPr="00FF0611" w14:paraId="147065F9" w14:textId="77777777" w:rsidTr="00046230">
        <w:tc>
          <w:tcPr>
            <w:tcW w:w="2689" w:type="dxa"/>
            <w:tcMar>
              <w:top w:w="30" w:type="dxa"/>
              <w:left w:w="30" w:type="dxa"/>
              <w:bottom w:w="20" w:type="dxa"/>
              <w:right w:w="30" w:type="dxa"/>
            </w:tcMar>
          </w:tcPr>
          <w:p w14:paraId="003B13BF"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tender.otherCriteria</w:t>
            </w:r>
          </w:p>
        </w:tc>
        <w:tc>
          <w:tcPr>
            <w:tcW w:w="4394" w:type="dxa"/>
            <w:tcMar>
              <w:top w:w="30" w:type="dxa"/>
              <w:left w:w="30" w:type="dxa"/>
              <w:bottom w:w="20" w:type="dxa"/>
              <w:right w:w="30" w:type="dxa"/>
            </w:tcMar>
          </w:tcPr>
          <w:p w14:paraId="75713D28" w14:textId="3AF718B4" w:rsidR="00745E07" w:rsidRPr="00FF0611" w:rsidRDefault="00745E07" w:rsidP="00F039F0">
            <w:pPr>
              <w:rPr>
                <w:rFonts w:ascii="Times New Roman" w:hAnsi="Times New Roman" w:cs="Times New Roman"/>
                <w:lang w:val="en-GB"/>
              </w:rPr>
            </w:pPr>
            <w:r w:rsidRPr="00FF0611">
              <w:rPr>
                <w:rFonts w:ascii="Times New Roman" w:hAnsi="Times New Roman" w:cs="Times New Roman"/>
                <w:lang w:val="en-GB"/>
              </w:rPr>
              <w:t xml:space="preserve">Detailed information about any other requirements or techniques </w:t>
            </w:r>
            <w:r w:rsidR="00F039F0" w:rsidRPr="00FF0611">
              <w:rPr>
                <w:rFonts w:ascii="Times New Roman" w:hAnsi="Times New Roman" w:cs="Times New Roman"/>
                <w:lang w:val="en-GB"/>
              </w:rPr>
              <w:t xml:space="preserve">used </w:t>
            </w:r>
            <w:r w:rsidRPr="00FF0611">
              <w:rPr>
                <w:rFonts w:ascii="Times New Roman" w:hAnsi="Times New Roman" w:cs="Times New Roman"/>
                <w:lang w:val="en-GB"/>
              </w:rPr>
              <w:t xml:space="preserve">by </w:t>
            </w:r>
            <w:r w:rsidR="00F039F0" w:rsidRPr="00FF0611">
              <w:rPr>
                <w:rFonts w:ascii="Times New Roman" w:hAnsi="Times New Roman" w:cs="Times New Roman"/>
                <w:lang w:val="en-GB"/>
              </w:rPr>
              <w:t>the CA</w:t>
            </w:r>
          </w:p>
        </w:tc>
        <w:tc>
          <w:tcPr>
            <w:tcW w:w="1394" w:type="dxa"/>
            <w:tcMar>
              <w:top w:w="30" w:type="dxa"/>
              <w:left w:w="30" w:type="dxa"/>
              <w:bottom w:w="20" w:type="dxa"/>
              <w:right w:w="30" w:type="dxa"/>
            </w:tcMar>
          </w:tcPr>
          <w:p w14:paraId="14441F45" w14:textId="77777777" w:rsidR="00745E07" w:rsidRPr="00FF0611" w:rsidRDefault="003D74AC" w:rsidP="006F38AD">
            <w:pPr>
              <w:rPr>
                <w:rStyle w:val="Hipercze"/>
                <w:rFonts w:ascii="Times New Roman" w:hAnsi="Times New Roman" w:cs="Times New Roman"/>
                <w:lang w:val="en-GB"/>
              </w:rPr>
            </w:pPr>
            <w:hyperlink r:id="rId60">
              <w:r w:rsidR="00745E07" w:rsidRPr="00FF0611">
                <w:rPr>
                  <w:rStyle w:val="Hipercze"/>
                  <w:rFonts w:ascii="Times New Roman" w:hAnsi="Times New Roman" w:cs="Times New Roman"/>
                  <w:lang w:val="en-GB"/>
                </w:rPr>
                <w:t>core_extension</w:t>
              </w:r>
            </w:hyperlink>
          </w:p>
        </w:tc>
      </w:tr>
    </w:tbl>
    <w:p w14:paraId="18C290AC" w14:textId="0006E5BA" w:rsidR="00F039F0" w:rsidRPr="00FF0611" w:rsidRDefault="00F039F0" w:rsidP="00F039F0">
      <w:pPr>
        <w:pStyle w:val="Legenda"/>
        <w:ind w:left="432"/>
        <w:jc w:val="center"/>
        <w:rPr>
          <w:lang w:val="en-GB"/>
        </w:rPr>
      </w:pPr>
      <w:bookmarkStart w:id="1159" w:name="_Toc58222370"/>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15</w:t>
      </w:r>
      <w:r w:rsidRPr="00FF0611">
        <w:rPr>
          <w:lang w:val="en-GB"/>
        </w:rPr>
        <w:fldChar w:fldCharType="end"/>
      </w:r>
      <w:r w:rsidRPr="00FF0611">
        <w:rPr>
          <w:lang w:val="en-GB"/>
        </w:rPr>
        <w:t xml:space="preserve"> – Attributes of PQC</w:t>
      </w:r>
      <w:bookmarkEnd w:id="1159"/>
    </w:p>
    <w:p w14:paraId="4AA0E65E" w14:textId="1F3D32A1" w:rsidR="00745E07" w:rsidRPr="00FF0611" w:rsidRDefault="00745E07" w:rsidP="00F3558A">
      <w:pPr>
        <w:pStyle w:val="Nagwek5"/>
        <w:numPr>
          <w:ilvl w:val="5"/>
          <w:numId w:val="3"/>
        </w:numPr>
        <w:rPr>
          <w:rFonts w:ascii="Times New Roman" w:hAnsi="Times New Roman" w:cs="Times New Roman"/>
        </w:rPr>
      </w:pPr>
      <w:r w:rsidRPr="00FF0611">
        <w:rPr>
          <w:rFonts w:ascii="Times New Roman" w:hAnsi="Times New Roman" w:cs="Times New Roman"/>
        </w:rPr>
        <w:t>P</w:t>
      </w:r>
      <w:r w:rsidR="00046230" w:rsidRPr="00FF0611">
        <w:rPr>
          <w:rFonts w:ascii="Times New Roman" w:hAnsi="Times New Roman" w:cs="Times New Roman"/>
        </w:rPr>
        <w:t>A</w:t>
      </w:r>
      <w:r w:rsidRPr="00FF0611">
        <w:rPr>
          <w:rFonts w:ascii="Times New Roman" w:hAnsi="Times New Roman" w:cs="Times New Roman"/>
        </w:rPr>
        <w:t>C</w:t>
      </w:r>
    </w:p>
    <w:tbl>
      <w:tblPr>
        <w:tblW w:w="8476"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405"/>
        <w:gridCol w:w="4820"/>
        <w:gridCol w:w="1251"/>
      </w:tblGrid>
      <w:tr w:rsidR="00745E07" w:rsidRPr="00FF0611" w14:paraId="56B1D8FC" w14:textId="77777777" w:rsidTr="00046230">
        <w:tc>
          <w:tcPr>
            <w:tcW w:w="2405" w:type="dxa"/>
            <w:shd w:val="clear" w:color="auto" w:fill="D9D9D9" w:themeFill="background1" w:themeFillShade="D9"/>
            <w:tcMar>
              <w:top w:w="30" w:type="dxa"/>
              <w:left w:w="30" w:type="dxa"/>
              <w:bottom w:w="20" w:type="dxa"/>
              <w:right w:w="30" w:type="dxa"/>
            </w:tcMar>
          </w:tcPr>
          <w:p w14:paraId="2428637A"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Attribute</w:t>
            </w:r>
          </w:p>
        </w:tc>
        <w:tc>
          <w:tcPr>
            <w:tcW w:w="4820" w:type="dxa"/>
            <w:shd w:val="clear" w:color="auto" w:fill="D9D9D9" w:themeFill="background1" w:themeFillShade="D9"/>
            <w:tcMar>
              <w:top w:w="30" w:type="dxa"/>
              <w:left w:w="30" w:type="dxa"/>
              <w:bottom w:w="20" w:type="dxa"/>
              <w:right w:w="30" w:type="dxa"/>
            </w:tcMar>
          </w:tcPr>
          <w:p w14:paraId="3C7CF9B1"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Description</w:t>
            </w:r>
          </w:p>
        </w:tc>
        <w:tc>
          <w:tcPr>
            <w:tcW w:w="1251" w:type="dxa"/>
            <w:shd w:val="clear" w:color="auto" w:fill="D9D9D9" w:themeFill="background1" w:themeFillShade="D9"/>
            <w:tcMar>
              <w:top w:w="30" w:type="dxa"/>
              <w:left w:w="30" w:type="dxa"/>
              <w:bottom w:w="20" w:type="dxa"/>
              <w:right w:w="30" w:type="dxa"/>
            </w:tcMar>
          </w:tcPr>
          <w:p w14:paraId="2183C1E3"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b/>
                <w:lang w:val="en-GB"/>
              </w:rPr>
              <w:t>Covered by</w:t>
            </w:r>
          </w:p>
        </w:tc>
      </w:tr>
      <w:tr w:rsidR="00745E07" w:rsidRPr="00FF0611" w14:paraId="08C06C40" w14:textId="77777777" w:rsidTr="00046230">
        <w:tc>
          <w:tcPr>
            <w:tcW w:w="2405" w:type="dxa"/>
            <w:shd w:val="clear" w:color="auto" w:fill="FFFFFF" w:themeFill="background1"/>
            <w:tcMar>
              <w:top w:w="30" w:type="dxa"/>
              <w:left w:w="30" w:type="dxa"/>
              <w:bottom w:w="20" w:type="dxa"/>
              <w:right w:w="30" w:type="dxa"/>
            </w:tcMar>
          </w:tcPr>
          <w:p w14:paraId="7FDE2C3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ocid</w:t>
            </w:r>
          </w:p>
        </w:tc>
        <w:tc>
          <w:tcPr>
            <w:tcW w:w="4820" w:type="dxa"/>
            <w:shd w:val="clear" w:color="auto" w:fill="FFFFFF" w:themeFill="background1"/>
            <w:tcMar>
              <w:top w:w="30" w:type="dxa"/>
              <w:left w:w="30" w:type="dxa"/>
              <w:bottom w:w="20" w:type="dxa"/>
              <w:right w:w="30" w:type="dxa"/>
            </w:tcMar>
          </w:tcPr>
          <w:p w14:paraId="09540132" w14:textId="744D6235"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Global unique identifier for the P</w:t>
            </w:r>
            <w:r w:rsidR="00046230" w:rsidRPr="00FF0611">
              <w:rPr>
                <w:rFonts w:ascii="Times New Roman" w:hAnsi="Times New Roman" w:cs="Times New Roman"/>
                <w:lang w:val="en-GB"/>
              </w:rPr>
              <w:t>A</w:t>
            </w:r>
            <w:r w:rsidRPr="00FF0611">
              <w:rPr>
                <w:rFonts w:ascii="Times New Roman" w:hAnsi="Times New Roman" w:cs="Times New Roman"/>
                <w:lang w:val="en-GB"/>
              </w:rPr>
              <w:t>C under this FA</w:t>
            </w:r>
          </w:p>
        </w:tc>
        <w:tc>
          <w:tcPr>
            <w:tcW w:w="1251" w:type="dxa"/>
            <w:shd w:val="clear" w:color="auto" w:fill="FFFFFF" w:themeFill="background1"/>
            <w:tcMar>
              <w:top w:w="30" w:type="dxa"/>
              <w:left w:w="30" w:type="dxa"/>
              <w:bottom w:w="20" w:type="dxa"/>
              <w:right w:w="30" w:type="dxa"/>
            </w:tcMar>
          </w:tcPr>
          <w:p w14:paraId="76BE9754" w14:textId="77777777" w:rsidR="00745E07" w:rsidRPr="00FF0611" w:rsidRDefault="003D74AC" w:rsidP="006F38AD">
            <w:pPr>
              <w:rPr>
                <w:rFonts w:ascii="Times New Roman" w:hAnsi="Times New Roman" w:cs="Times New Roman"/>
                <w:lang w:val="en-GB"/>
              </w:rPr>
            </w:pPr>
            <w:hyperlink r:id="rId61" w:anchor="relatedprocess">
              <w:r w:rsidR="00745E07" w:rsidRPr="00FF0611">
                <w:rPr>
                  <w:rFonts w:ascii="Times New Roman" w:hAnsi="Times New Roman" w:cs="Times New Roman"/>
                  <w:color w:val="0000FF"/>
                  <w:u w:val="single"/>
                  <w:lang w:val="en-GB"/>
                </w:rPr>
                <w:t>OCDS 1.1</w:t>
              </w:r>
            </w:hyperlink>
          </w:p>
        </w:tc>
      </w:tr>
      <w:tr w:rsidR="00745E07" w:rsidRPr="00FF0611" w14:paraId="28ED6463" w14:textId="77777777" w:rsidTr="00046230">
        <w:tc>
          <w:tcPr>
            <w:tcW w:w="2405" w:type="dxa"/>
            <w:shd w:val="clear" w:color="auto" w:fill="FFFFFF" w:themeFill="background1"/>
            <w:tcMar>
              <w:top w:w="30" w:type="dxa"/>
              <w:left w:w="30" w:type="dxa"/>
              <w:bottom w:w="20" w:type="dxa"/>
              <w:right w:w="30" w:type="dxa"/>
            </w:tcMar>
          </w:tcPr>
          <w:p w14:paraId="59059B1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tender.items</w:t>
            </w:r>
          </w:p>
        </w:tc>
        <w:tc>
          <w:tcPr>
            <w:tcW w:w="4820" w:type="dxa"/>
            <w:shd w:val="clear" w:color="auto" w:fill="FFFFFF" w:themeFill="background1"/>
            <w:tcMar>
              <w:top w:w="30" w:type="dxa"/>
              <w:left w:w="30" w:type="dxa"/>
              <w:bottom w:w="20" w:type="dxa"/>
              <w:right w:w="30" w:type="dxa"/>
            </w:tcMar>
          </w:tcPr>
          <w:p w14:paraId="471C3C11" w14:textId="1B2375B4"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Nomenclature requested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within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2139292D" w14:textId="77777777" w:rsidR="00745E07" w:rsidRPr="00FF0611" w:rsidRDefault="003D74AC" w:rsidP="006F38AD">
            <w:pPr>
              <w:rPr>
                <w:rFonts w:ascii="Times New Roman" w:hAnsi="Times New Roman" w:cs="Times New Roman"/>
                <w:lang w:val="en-GB"/>
              </w:rPr>
            </w:pPr>
            <w:hyperlink r:id="rId62" w:anchor="relatedprocess">
              <w:r w:rsidR="00745E07" w:rsidRPr="00FF0611">
                <w:rPr>
                  <w:rFonts w:ascii="Times New Roman" w:hAnsi="Times New Roman" w:cs="Times New Roman"/>
                  <w:color w:val="0000FF"/>
                  <w:u w:val="single"/>
                  <w:lang w:val="en-GB"/>
                </w:rPr>
                <w:t>OCDS 1.1</w:t>
              </w:r>
            </w:hyperlink>
          </w:p>
        </w:tc>
      </w:tr>
      <w:tr w:rsidR="00745E07" w:rsidRPr="00FF0611" w14:paraId="439F5BBF" w14:textId="77777777" w:rsidTr="00046230">
        <w:tc>
          <w:tcPr>
            <w:tcW w:w="2405" w:type="dxa"/>
            <w:shd w:val="clear" w:color="auto" w:fill="FFFFFF" w:themeFill="background1"/>
            <w:tcMar>
              <w:top w:w="30" w:type="dxa"/>
              <w:left w:w="30" w:type="dxa"/>
              <w:bottom w:w="20" w:type="dxa"/>
              <w:right w:w="30" w:type="dxa"/>
            </w:tcMar>
          </w:tcPr>
          <w:p w14:paraId="3630F6EB"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tender.targets</w:t>
            </w:r>
          </w:p>
        </w:tc>
        <w:tc>
          <w:tcPr>
            <w:tcW w:w="4820" w:type="dxa"/>
            <w:shd w:val="clear" w:color="auto" w:fill="FFFFFF" w:themeFill="background1"/>
            <w:tcMar>
              <w:top w:w="30" w:type="dxa"/>
              <w:left w:w="30" w:type="dxa"/>
              <w:bottom w:w="20" w:type="dxa"/>
              <w:right w:w="30" w:type="dxa"/>
            </w:tcMar>
          </w:tcPr>
          <w:p w14:paraId="0F7D5DC1" w14:textId="27F4DA2B"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Any targets indicated by </w:t>
            </w:r>
            <w:r w:rsidR="00F039F0" w:rsidRPr="00FF0611">
              <w:rPr>
                <w:rFonts w:ascii="Times New Roman" w:hAnsi="Times New Roman" w:cs="Times New Roman"/>
                <w:lang w:val="en-GB"/>
              </w:rPr>
              <w:t>the CA</w:t>
            </w:r>
            <w:r w:rsidRPr="00FF0611">
              <w:rPr>
                <w:rFonts w:ascii="Times New Roman" w:hAnsi="Times New Roman" w:cs="Times New Roman"/>
                <w:lang w:val="en-GB"/>
              </w:rPr>
              <w:t xml:space="preserve"> within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57827A6C" w14:textId="77777777" w:rsidR="00745E07" w:rsidRPr="00FF0611" w:rsidRDefault="003D74AC" w:rsidP="006F38AD">
            <w:pPr>
              <w:rPr>
                <w:rFonts w:ascii="Times New Roman" w:hAnsi="Times New Roman" w:cs="Times New Roman"/>
                <w:lang w:val="en-GB"/>
              </w:rPr>
            </w:pPr>
            <w:hyperlink r:id="rId63">
              <w:r w:rsidR="00745E07" w:rsidRPr="00FF0611">
                <w:rPr>
                  <w:rFonts w:ascii="Times New Roman" w:hAnsi="Times New Roman" w:cs="Times New Roman"/>
                  <w:color w:val="0000FF"/>
                  <w:u w:val="single"/>
                  <w:lang w:val="en-GB"/>
                </w:rPr>
                <w:t>core_extension</w:t>
              </w:r>
            </w:hyperlink>
          </w:p>
        </w:tc>
      </w:tr>
      <w:tr w:rsidR="00745E07" w:rsidRPr="00FF0611" w14:paraId="6299E087" w14:textId="77777777" w:rsidTr="00046230">
        <w:tc>
          <w:tcPr>
            <w:tcW w:w="2405" w:type="dxa"/>
            <w:shd w:val="clear" w:color="auto" w:fill="FFFFFF" w:themeFill="background1"/>
            <w:tcMar>
              <w:top w:w="30" w:type="dxa"/>
              <w:left w:w="30" w:type="dxa"/>
              <w:bottom w:w="20" w:type="dxa"/>
              <w:right w:w="30" w:type="dxa"/>
            </w:tcMar>
          </w:tcPr>
          <w:p w14:paraId="538F9869"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tender.criteria</w:t>
            </w:r>
          </w:p>
        </w:tc>
        <w:tc>
          <w:tcPr>
            <w:tcW w:w="4820" w:type="dxa"/>
            <w:shd w:val="clear" w:color="auto" w:fill="FFFFFF" w:themeFill="background1"/>
            <w:tcMar>
              <w:top w:w="30" w:type="dxa"/>
              <w:left w:w="30" w:type="dxa"/>
              <w:bottom w:w="20" w:type="dxa"/>
              <w:right w:w="30" w:type="dxa"/>
            </w:tcMar>
          </w:tcPr>
          <w:p w14:paraId="46D6CECF" w14:textId="107C3AD4"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Evaluation criteria related to a nomenclature requested by this P</w:t>
            </w:r>
            <w:r w:rsidR="00046230" w:rsidRPr="00FF0611">
              <w:rPr>
                <w:rFonts w:ascii="Times New Roman" w:hAnsi="Times New Roman" w:cs="Times New Roman"/>
                <w:lang w:val="en-GB"/>
              </w:rPr>
              <w:t>C</w:t>
            </w:r>
            <w:r w:rsidRPr="00FF0611">
              <w:rPr>
                <w:rFonts w:ascii="Times New Roman" w:hAnsi="Times New Roman" w:cs="Times New Roman"/>
                <w:lang w:val="en-GB"/>
              </w:rPr>
              <w:t>R</w:t>
            </w:r>
          </w:p>
        </w:tc>
        <w:tc>
          <w:tcPr>
            <w:tcW w:w="1251" w:type="dxa"/>
            <w:shd w:val="clear" w:color="auto" w:fill="FFFFFF" w:themeFill="background1"/>
            <w:tcMar>
              <w:top w:w="30" w:type="dxa"/>
              <w:left w:w="30" w:type="dxa"/>
              <w:bottom w:w="20" w:type="dxa"/>
              <w:right w:w="30" w:type="dxa"/>
            </w:tcMar>
          </w:tcPr>
          <w:p w14:paraId="39C8ACCC" w14:textId="77777777" w:rsidR="00745E07" w:rsidRPr="00FF0611" w:rsidRDefault="003D74AC" w:rsidP="006F38AD">
            <w:pPr>
              <w:rPr>
                <w:rFonts w:ascii="Times New Roman" w:hAnsi="Times New Roman" w:cs="Times New Roman"/>
                <w:lang w:val="en-GB"/>
              </w:rPr>
            </w:pPr>
            <w:hyperlink r:id="rId64">
              <w:r w:rsidR="00745E07" w:rsidRPr="00FF0611">
                <w:rPr>
                  <w:rFonts w:ascii="Times New Roman" w:hAnsi="Times New Roman" w:cs="Times New Roman"/>
                  <w:color w:val="0000FF"/>
                  <w:u w:val="single"/>
                  <w:lang w:val="en-GB"/>
                </w:rPr>
                <w:t>core_extension</w:t>
              </w:r>
            </w:hyperlink>
          </w:p>
        </w:tc>
      </w:tr>
      <w:tr w:rsidR="00745E07" w:rsidRPr="00FF0611" w14:paraId="3BFA278E" w14:textId="77777777" w:rsidTr="00046230">
        <w:tc>
          <w:tcPr>
            <w:tcW w:w="2405" w:type="dxa"/>
            <w:shd w:val="clear" w:color="auto" w:fill="FFFFFF" w:themeFill="background1"/>
            <w:tcMar>
              <w:top w:w="30" w:type="dxa"/>
              <w:left w:w="30" w:type="dxa"/>
              <w:bottom w:w="20" w:type="dxa"/>
              <w:right w:w="30" w:type="dxa"/>
            </w:tcMar>
          </w:tcPr>
          <w:p w14:paraId="444793C1"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tender.tenderPeriod</w:t>
            </w:r>
          </w:p>
        </w:tc>
        <w:tc>
          <w:tcPr>
            <w:tcW w:w="4820" w:type="dxa"/>
            <w:shd w:val="clear" w:color="auto" w:fill="FFFFFF" w:themeFill="background1"/>
            <w:tcMar>
              <w:top w:w="30" w:type="dxa"/>
              <w:left w:w="30" w:type="dxa"/>
              <w:bottom w:w="20" w:type="dxa"/>
              <w:right w:w="30" w:type="dxa"/>
            </w:tcMar>
          </w:tcPr>
          <w:p w14:paraId="08FC1E7F" w14:textId="5847C46B"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 xml:space="preserve">Period for submission of </w:t>
            </w:r>
            <w:r w:rsidR="00046230" w:rsidRPr="00FF0611">
              <w:rPr>
                <w:rFonts w:ascii="Times New Roman" w:hAnsi="Times New Roman" w:cs="Times New Roman"/>
                <w:lang w:val="en-GB"/>
              </w:rPr>
              <w:t>PACs</w:t>
            </w:r>
            <w:r w:rsidRPr="00FF0611">
              <w:rPr>
                <w:rFonts w:ascii="Times New Roman" w:hAnsi="Times New Roman" w:cs="Times New Roman"/>
                <w:lang w:val="en-GB"/>
              </w:rPr>
              <w:t xml:space="preserve"> by invited EOs</w:t>
            </w:r>
          </w:p>
        </w:tc>
        <w:tc>
          <w:tcPr>
            <w:tcW w:w="1251" w:type="dxa"/>
            <w:shd w:val="clear" w:color="auto" w:fill="FFFFFF" w:themeFill="background1"/>
            <w:tcMar>
              <w:top w:w="30" w:type="dxa"/>
              <w:left w:w="30" w:type="dxa"/>
              <w:bottom w:w="20" w:type="dxa"/>
              <w:right w:w="30" w:type="dxa"/>
            </w:tcMar>
          </w:tcPr>
          <w:p w14:paraId="4B2A9746" w14:textId="77777777" w:rsidR="00745E07" w:rsidRPr="00FF0611" w:rsidRDefault="003D74AC" w:rsidP="006F38AD">
            <w:pPr>
              <w:rPr>
                <w:rFonts w:ascii="Times New Roman" w:hAnsi="Times New Roman" w:cs="Times New Roman"/>
                <w:lang w:val="en-GB"/>
              </w:rPr>
            </w:pPr>
            <w:hyperlink r:id="rId65" w:anchor="relatedprocess">
              <w:r w:rsidR="00745E07" w:rsidRPr="00FF0611">
                <w:rPr>
                  <w:rFonts w:ascii="Times New Roman" w:hAnsi="Times New Roman" w:cs="Times New Roman"/>
                  <w:color w:val="0000FF"/>
                  <w:u w:val="single"/>
                  <w:lang w:val="en-GB"/>
                </w:rPr>
                <w:t>OCDS 1.1</w:t>
              </w:r>
            </w:hyperlink>
          </w:p>
        </w:tc>
      </w:tr>
      <w:tr w:rsidR="00745E07" w:rsidRPr="00FF0611" w14:paraId="7118CE43" w14:textId="77777777" w:rsidTr="00046230">
        <w:tc>
          <w:tcPr>
            <w:tcW w:w="2405" w:type="dxa"/>
            <w:shd w:val="clear" w:color="auto" w:fill="FFFFFF" w:themeFill="background1"/>
            <w:tcMar>
              <w:top w:w="30" w:type="dxa"/>
              <w:left w:w="30" w:type="dxa"/>
              <w:bottom w:w="20" w:type="dxa"/>
              <w:right w:w="30" w:type="dxa"/>
            </w:tcMar>
          </w:tcPr>
          <w:p w14:paraId="06CC453C"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bids</w:t>
            </w:r>
          </w:p>
        </w:tc>
        <w:tc>
          <w:tcPr>
            <w:tcW w:w="4820" w:type="dxa"/>
            <w:shd w:val="clear" w:color="auto" w:fill="FFFFFF" w:themeFill="background1"/>
            <w:tcMar>
              <w:top w:w="30" w:type="dxa"/>
              <w:left w:w="30" w:type="dxa"/>
              <w:bottom w:w="20" w:type="dxa"/>
              <w:right w:w="30" w:type="dxa"/>
            </w:tcMar>
          </w:tcPr>
          <w:p w14:paraId="6588CFAF" w14:textId="79A3FFA3" w:rsidR="00745E07" w:rsidRPr="00FF0611" w:rsidRDefault="00046230" w:rsidP="006F38AD">
            <w:pPr>
              <w:rPr>
                <w:rFonts w:ascii="Times New Roman" w:hAnsi="Times New Roman" w:cs="Times New Roman"/>
                <w:lang w:val="en-GB"/>
              </w:rPr>
            </w:pPr>
            <w:r w:rsidRPr="00FF0611">
              <w:rPr>
                <w:rFonts w:ascii="Times New Roman" w:hAnsi="Times New Roman" w:cs="Times New Roman"/>
                <w:lang w:val="en-GB"/>
              </w:rPr>
              <w:t>PACs</w:t>
            </w:r>
            <w:r w:rsidR="00745E07" w:rsidRPr="00FF0611">
              <w:rPr>
                <w:rFonts w:ascii="Times New Roman" w:hAnsi="Times New Roman" w:cs="Times New Roman"/>
                <w:lang w:val="en-GB"/>
              </w:rPr>
              <w:t xml:space="preserve"> submitted by invited EOs</w:t>
            </w:r>
          </w:p>
        </w:tc>
        <w:tc>
          <w:tcPr>
            <w:tcW w:w="1251" w:type="dxa"/>
            <w:shd w:val="clear" w:color="auto" w:fill="FFFFFF" w:themeFill="background1"/>
            <w:tcMar>
              <w:top w:w="30" w:type="dxa"/>
              <w:left w:w="30" w:type="dxa"/>
              <w:bottom w:w="20" w:type="dxa"/>
              <w:right w:w="30" w:type="dxa"/>
            </w:tcMar>
          </w:tcPr>
          <w:p w14:paraId="4C9451F4" w14:textId="77777777" w:rsidR="00745E07" w:rsidRPr="00FF0611" w:rsidRDefault="003D74AC" w:rsidP="006F38AD">
            <w:pPr>
              <w:rPr>
                <w:rFonts w:ascii="Times New Roman" w:hAnsi="Times New Roman" w:cs="Times New Roman"/>
                <w:lang w:val="en-GB"/>
              </w:rPr>
            </w:pPr>
            <w:hyperlink r:id="rId66">
              <w:r w:rsidR="00745E07" w:rsidRPr="00FF0611">
                <w:rPr>
                  <w:rFonts w:ascii="Times New Roman" w:hAnsi="Times New Roman" w:cs="Times New Roman"/>
                  <w:color w:val="0000FF"/>
                  <w:u w:val="single"/>
                  <w:lang w:val="en-GB"/>
                </w:rPr>
                <w:t>core_extension</w:t>
              </w:r>
            </w:hyperlink>
          </w:p>
        </w:tc>
      </w:tr>
      <w:tr w:rsidR="00745E07" w:rsidRPr="00FF0611" w14:paraId="682DA69E" w14:textId="77777777" w:rsidTr="00046230">
        <w:tc>
          <w:tcPr>
            <w:tcW w:w="2405" w:type="dxa"/>
            <w:tcMar>
              <w:top w:w="30" w:type="dxa"/>
              <w:left w:w="30" w:type="dxa"/>
              <w:bottom w:w="20" w:type="dxa"/>
              <w:right w:w="30" w:type="dxa"/>
            </w:tcMar>
          </w:tcPr>
          <w:p w14:paraId="5FADCB43"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relatedProcesses</w:t>
            </w:r>
          </w:p>
        </w:tc>
        <w:tc>
          <w:tcPr>
            <w:tcW w:w="4820" w:type="dxa"/>
            <w:shd w:val="clear" w:color="auto" w:fill="FFFFFF" w:themeFill="background1"/>
            <w:tcMar>
              <w:top w:w="30" w:type="dxa"/>
              <w:left w:w="30" w:type="dxa"/>
              <w:bottom w:w="20" w:type="dxa"/>
              <w:right w:w="30" w:type="dxa"/>
            </w:tcMar>
          </w:tcPr>
          <w:p w14:paraId="295BAAF9" w14:textId="0189FFED" w:rsidR="00745E07" w:rsidRPr="00FF0611" w:rsidRDefault="00745E07" w:rsidP="00046230">
            <w:pPr>
              <w:rPr>
                <w:rFonts w:ascii="Times New Roman" w:hAnsi="Times New Roman" w:cs="Times New Roman"/>
                <w:lang w:val="en-GB"/>
              </w:rPr>
            </w:pPr>
            <w:r w:rsidRPr="00FF0611">
              <w:rPr>
                <w:rFonts w:ascii="Times New Roman" w:hAnsi="Times New Roman" w:cs="Times New Roman"/>
                <w:lang w:val="en-GB"/>
              </w:rPr>
              <w:t>Parallel processes related to this P</w:t>
            </w:r>
            <w:r w:rsidR="00046230" w:rsidRPr="00FF0611">
              <w:rPr>
                <w:rFonts w:ascii="Times New Roman" w:hAnsi="Times New Roman" w:cs="Times New Roman"/>
                <w:lang w:val="en-GB"/>
              </w:rPr>
              <w:t>A</w:t>
            </w:r>
            <w:r w:rsidRPr="00FF0611">
              <w:rPr>
                <w:rFonts w:ascii="Times New Roman" w:hAnsi="Times New Roman" w:cs="Times New Roman"/>
                <w:lang w:val="en-GB"/>
              </w:rPr>
              <w:t>C</w:t>
            </w:r>
          </w:p>
        </w:tc>
        <w:tc>
          <w:tcPr>
            <w:tcW w:w="1251" w:type="dxa"/>
            <w:shd w:val="clear" w:color="auto" w:fill="FFFFFF" w:themeFill="background1"/>
            <w:tcMar>
              <w:top w:w="30" w:type="dxa"/>
              <w:left w:w="30" w:type="dxa"/>
              <w:bottom w:w="20" w:type="dxa"/>
              <w:right w:w="30" w:type="dxa"/>
            </w:tcMar>
          </w:tcPr>
          <w:p w14:paraId="3CBADFEF" w14:textId="77777777" w:rsidR="00745E07" w:rsidRPr="00FF0611" w:rsidRDefault="003D74AC" w:rsidP="006F38AD">
            <w:pPr>
              <w:rPr>
                <w:rFonts w:ascii="Times New Roman" w:hAnsi="Times New Roman" w:cs="Times New Roman"/>
                <w:lang w:val="en-GB"/>
              </w:rPr>
            </w:pPr>
            <w:hyperlink r:id="rId67" w:anchor="relatedprocess">
              <w:r w:rsidR="00745E07" w:rsidRPr="00FF0611">
                <w:rPr>
                  <w:rFonts w:ascii="Times New Roman" w:hAnsi="Times New Roman" w:cs="Times New Roman"/>
                  <w:color w:val="0000FF"/>
                  <w:u w:val="single"/>
                  <w:lang w:val="en-GB"/>
                </w:rPr>
                <w:t>OCDS 1.1</w:t>
              </w:r>
            </w:hyperlink>
          </w:p>
        </w:tc>
      </w:tr>
      <w:tr w:rsidR="00745E07" w:rsidRPr="00FF0611" w14:paraId="19AF67CE" w14:textId="77777777" w:rsidTr="00046230">
        <w:tc>
          <w:tcPr>
            <w:tcW w:w="2405" w:type="dxa"/>
            <w:tcMar>
              <w:top w:w="30" w:type="dxa"/>
              <w:left w:w="30" w:type="dxa"/>
              <w:bottom w:w="20" w:type="dxa"/>
              <w:right w:w="30" w:type="dxa"/>
            </w:tcMar>
          </w:tcPr>
          <w:p w14:paraId="3A5DF096" w14:textId="77777777" w:rsidR="00745E07" w:rsidRPr="00FF0611" w:rsidRDefault="00745E07" w:rsidP="006F38AD">
            <w:pPr>
              <w:rPr>
                <w:rFonts w:ascii="Times New Roman" w:hAnsi="Times New Roman" w:cs="Times New Roman"/>
                <w:lang w:val="en-GB"/>
              </w:rPr>
            </w:pPr>
            <w:r w:rsidRPr="00FF0611">
              <w:rPr>
                <w:rFonts w:ascii="Times New Roman" w:eastAsia="Courier New" w:hAnsi="Times New Roman" w:cs="Times New Roman"/>
                <w:color w:val="000000"/>
                <w:lang w:val="en-GB"/>
              </w:rPr>
              <w:t>*.relationship: framework</w:t>
            </w:r>
          </w:p>
        </w:tc>
        <w:tc>
          <w:tcPr>
            <w:tcW w:w="4820" w:type="dxa"/>
            <w:shd w:val="clear" w:color="auto" w:fill="FFFFFF" w:themeFill="background1"/>
            <w:tcMar>
              <w:top w:w="30" w:type="dxa"/>
              <w:left w:w="30" w:type="dxa"/>
              <w:bottom w:w="20" w:type="dxa"/>
              <w:right w:w="30" w:type="dxa"/>
            </w:tcMar>
          </w:tcPr>
          <w:p w14:paraId="40E387A1" w14:textId="77777777" w:rsidR="00745E07" w:rsidRPr="00FF0611" w:rsidRDefault="00745E07" w:rsidP="006F38AD">
            <w:pPr>
              <w:rPr>
                <w:rFonts w:ascii="Times New Roman" w:hAnsi="Times New Roman" w:cs="Times New Roman"/>
                <w:lang w:val="en-GB"/>
              </w:rPr>
            </w:pPr>
            <w:r w:rsidRPr="00FF0611">
              <w:rPr>
                <w:rFonts w:ascii="Times New Roman" w:hAnsi="Times New Roman" w:cs="Times New Roman"/>
                <w:lang w:val="en-GB"/>
              </w:rPr>
              <w:t>Link to FA</w:t>
            </w:r>
          </w:p>
        </w:tc>
        <w:tc>
          <w:tcPr>
            <w:tcW w:w="1251" w:type="dxa"/>
            <w:shd w:val="clear" w:color="auto" w:fill="FFFFFF" w:themeFill="background1"/>
            <w:tcMar>
              <w:top w:w="30" w:type="dxa"/>
              <w:left w:w="30" w:type="dxa"/>
              <w:bottom w:w="20" w:type="dxa"/>
              <w:right w:w="30" w:type="dxa"/>
            </w:tcMar>
          </w:tcPr>
          <w:p w14:paraId="73D6FCDC" w14:textId="77777777" w:rsidR="00745E07" w:rsidRPr="00FF0611" w:rsidRDefault="003D74AC" w:rsidP="006F38AD">
            <w:pPr>
              <w:rPr>
                <w:rFonts w:ascii="Times New Roman" w:hAnsi="Times New Roman" w:cs="Times New Roman"/>
                <w:lang w:val="en-GB"/>
              </w:rPr>
            </w:pPr>
            <w:hyperlink r:id="rId68" w:anchor="relatedprocess">
              <w:r w:rsidR="00745E07" w:rsidRPr="00FF0611">
                <w:rPr>
                  <w:rFonts w:ascii="Times New Roman" w:hAnsi="Times New Roman" w:cs="Times New Roman"/>
                  <w:color w:val="0000FF"/>
                  <w:u w:val="single"/>
                  <w:lang w:val="en-GB"/>
                </w:rPr>
                <w:t>OCDS 1.1</w:t>
              </w:r>
            </w:hyperlink>
          </w:p>
        </w:tc>
      </w:tr>
    </w:tbl>
    <w:p w14:paraId="23A7B43D" w14:textId="4D351D01" w:rsidR="00F039F0" w:rsidRPr="00FF0611" w:rsidRDefault="00F039F0" w:rsidP="00F039F0">
      <w:pPr>
        <w:pStyle w:val="Legenda"/>
        <w:ind w:left="360"/>
        <w:jc w:val="center"/>
        <w:rPr>
          <w:lang w:val="en-GB"/>
        </w:rPr>
      </w:pPr>
      <w:bookmarkStart w:id="1160" w:name="_Toc58222371"/>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Pr="00FF0611">
        <w:rPr>
          <w:lang w:val="en-GB"/>
        </w:rPr>
        <w:t>16</w:t>
      </w:r>
      <w:r w:rsidRPr="00FF0611">
        <w:rPr>
          <w:lang w:val="en-GB"/>
        </w:rPr>
        <w:fldChar w:fldCharType="end"/>
      </w:r>
      <w:r w:rsidRPr="00FF0611">
        <w:rPr>
          <w:lang w:val="en-GB"/>
        </w:rPr>
        <w:t xml:space="preserve"> – Attributes of PaC</w:t>
      </w:r>
      <w:bookmarkEnd w:id="1160"/>
    </w:p>
    <w:p w14:paraId="7DB31728" w14:textId="790DBE8D" w:rsidR="00745E07" w:rsidRPr="00FF0611" w:rsidRDefault="00745E07" w:rsidP="00A96923">
      <w:pPr>
        <w:pStyle w:val="Nagwek2"/>
        <w:numPr>
          <w:ilvl w:val="1"/>
          <w:numId w:val="3"/>
        </w:numPr>
        <w:tabs>
          <w:tab w:val="left" w:pos="567"/>
        </w:tabs>
        <w:spacing w:before="120" w:after="240" w:line="240" w:lineRule="auto"/>
        <w:jc w:val="left"/>
        <w:rPr>
          <w:lang w:val="en-GB"/>
        </w:rPr>
      </w:pPr>
      <w:bookmarkStart w:id="1161" w:name="_Toc58222337"/>
      <w:r w:rsidRPr="00FF0611">
        <w:rPr>
          <w:lang w:val="en-GB"/>
        </w:rPr>
        <w:t>OCDS blocks</w:t>
      </w:r>
      <w:r w:rsidRPr="00FF0611">
        <w:rPr>
          <w:noProof/>
          <w:lang w:eastAsia="en-US"/>
        </w:rPr>
        <mc:AlternateContent>
          <mc:Choice Requires="wps">
            <w:drawing>
              <wp:anchor distT="0" distB="0" distL="114300" distR="114300" simplePos="0" relativeHeight="251661312" behindDoc="0" locked="0" layoutInCell="1" hidden="0" allowOverlap="1" wp14:anchorId="7B896438" wp14:editId="60D69FF8">
                <wp:simplePos x="0" y="0"/>
                <wp:positionH relativeFrom="column">
                  <wp:posOffset>114300</wp:posOffset>
                </wp:positionH>
                <wp:positionV relativeFrom="paragraph">
                  <wp:posOffset>0</wp:posOffset>
                </wp:positionV>
                <wp:extent cx="12700" cy="12700"/>
                <wp:effectExtent l="0" t="0" r="0" b="0"/>
                <wp:wrapNone/>
                <wp:docPr id="100005" name="Straight Arrow Connector 100005"/>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type w14:anchorId="2447DB29" id="_x0000_t32" coordsize="21600,21600" o:spt="32" o:oned="t" path="m,l21600,21600e" filled="f">
                <v:path arrowok="t" fillok="f" o:connecttype="none"/>
                <o:lock v:ext="edit" shapetype="t"/>
              </v:shapetype>
              <v:shape id="Straight Arrow Connector 100005" o:spid="_x0000_s1026" type="#_x0000_t32" style="position:absolute;margin-left:9pt;margin-top:0;width:1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A1Yuif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r w:rsidR="00DB743C" w:rsidRPr="00FF0611">
        <w:rPr>
          <w:lang w:val="en-GB"/>
        </w:rPr>
        <w:t xml:space="preserve"> involved in the conclusion of a FA</w:t>
      </w:r>
      <w:bookmarkEnd w:id="1161"/>
    </w:p>
    <w:p w14:paraId="5A8C4C78" w14:textId="3C7944C1" w:rsidR="00745E07" w:rsidRPr="00FF0611" w:rsidRDefault="00745E07" w:rsidP="00745E07">
      <w:pPr>
        <w:jc w:val="both"/>
        <w:rPr>
          <w:rFonts w:ascii="Times New Roman" w:hAnsi="Times New Roman" w:cs="Times New Roman"/>
          <w:lang w:val="en-GB"/>
        </w:rPr>
      </w:pPr>
      <w:r w:rsidRPr="00FF0611">
        <w:rPr>
          <w:rFonts w:ascii="Times New Roman" w:hAnsi="Times New Roman" w:cs="Times New Roman"/>
          <w:lang w:val="en-GB"/>
        </w:rPr>
        <w:t>All the</w:t>
      </w:r>
      <w:r w:rsidR="000E55AD" w:rsidRPr="00FF0611">
        <w:rPr>
          <w:rFonts w:ascii="Times New Roman" w:hAnsi="Times New Roman" w:cs="Times New Roman"/>
          <w:lang w:val="en-GB"/>
        </w:rPr>
        <w:t xml:space="preserve"> aforementioned</w:t>
      </w:r>
      <w:r w:rsidRPr="00FF0611">
        <w:rPr>
          <w:rFonts w:ascii="Times New Roman" w:hAnsi="Times New Roman" w:cs="Times New Roman"/>
          <w:lang w:val="en-GB"/>
        </w:rPr>
        <w:t xml:space="preserve"> blocks are involved </w:t>
      </w:r>
      <w:r w:rsidR="000E55AD" w:rsidRPr="00FF0611">
        <w:rPr>
          <w:rFonts w:ascii="Times New Roman" w:hAnsi="Times New Roman" w:cs="Times New Roman"/>
          <w:lang w:val="en-GB"/>
        </w:rPr>
        <w:t>in the</w:t>
      </w:r>
      <w:r w:rsidRPr="00FF0611">
        <w:rPr>
          <w:rFonts w:ascii="Times New Roman" w:hAnsi="Times New Roman" w:cs="Times New Roman"/>
          <w:lang w:val="en-GB"/>
        </w:rPr>
        <w:t xml:space="preserve"> entire </w:t>
      </w:r>
      <w:r w:rsidR="000E55AD" w:rsidRPr="00FF0611">
        <w:rPr>
          <w:rFonts w:ascii="Times New Roman" w:hAnsi="Times New Roman" w:cs="Times New Roman"/>
          <w:lang w:val="en-GB"/>
        </w:rPr>
        <w:t>FA</w:t>
      </w:r>
      <w:r w:rsidRPr="00FF0611">
        <w:rPr>
          <w:rFonts w:ascii="Times New Roman" w:hAnsi="Times New Roman" w:cs="Times New Roman"/>
          <w:lang w:val="en-GB"/>
        </w:rPr>
        <w:t xml:space="preserve"> lifecycle. </w:t>
      </w:r>
      <w:r w:rsidR="000E55AD" w:rsidRPr="00FF0611">
        <w:rPr>
          <w:rFonts w:ascii="Times New Roman" w:hAnsi="Times New Roman" w:cs="Times New Roman"/>
          <w:lang w:val="en-GB"/>
        </w:rPr>
        <w:t xml:space="preserve">However, regarding the </w:t>
      </w:r>
      <w:r w:rsidR="00DB743C" w:rsidRPr="00FF0611">
        <w:rPr>
          <w:rFonts w:ascii="Times New Roman" w:hAnsi="Times New Roman" w:cs="Times New Roman"/>
          <w:lang w:val="en-GB"/>
        </w:rPr>
        <w:t>conclusion of a FA, only several are involved</w:t>
      </w:r>
      <w:r w:rsidRPr="00FF0611">
        <w:rPr>
          <w:rFonts w:ascii="Times New Roman" w:hAnsi="Times New Roman" w:cs="Times New Roman"/>
          <w:lang w:val="en-GB"/>
        </w:rPr>
        <w:t>:</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303"/>
        <w:gridCol w:w="7764"/>
      </w:tblGrid>
      <w:tr w:rsidR="00DB743C" w:rsidRPr="00FF0611" w14:paraId="716EB29D" w14:textId="77777777" w:rsidTr="00DB743C">
        <w:tc>
          <w:tcPr>
            <w:tcW w:w="1303" w:type="dxa"/>
            <w:shd w:val="clear" w:color="auto" w:fill="D9D9D9" w:themeFill="background1" w:themeFillShade="D9"/>
            <w:tcMar>
              <w:top w:w="30" w:type="dxa"/>
              <w:left w:w="30" w:type="dxa"/>
              <w:bottom w:w="20" w:type="dxa"/>
              <w:right w:w="30" w:type="dxa"/>
            </w:tcMar>
          </w:tcPr>
          <w:p w14:paraId="458186C5" w14:textId="1FA7CE3D" w:rsidR="00DB743C" w:rsidRPr="00FF0611" w:rsidRDefault="00DB743C" w:rsidP="00B23F7F">
            <w:pPr>
              <w:rPr>
                <w:rFonts w:ascii="Times New Roman" w:hAnsi="Times New Roman" w:cs="Times New Roman"/>
                <w:lang w:val="en-GB"/>
              </w:rPr>
            </w:pPr>
            <w:r w:rsidRPr="00FF0611">
              <w:rPr>
                <w:rFonts w:ascii="Times New Roman" w:hAnsi="Times New Roman" w:cs="Times New Roman"/>
                <w:b/>
                <w:lang w:val="en-GB"/>
              </w:rPr>
              <w:t>Block</w:t>
            </w:r>
          </w:p>
        </w:tc>
        <w:tc>
          <w:tcPr>
            <w:tcW w:w="7764" w:type="dxa"/>
            <w:shd w:val="clear" w:color="auto" w:fill="D9D9D9" w:themeFill="background1" w:themeFillShade="D9"/>
            <w:tcMar>
              <w:top w:w="30" w:type="dxa"/>
              <w:left w:w="30" w:type="dxa"/>
              <w:bottom w:w="20" w:type="dxa"/>
              <w:right w:w="30" w:type="dxa"/>
            </w:tcMar>
          </w:tcPr>
          <w:p w14:paraId="151C156D" w14:textId="234A7E71" w:rsidR="00DB743C" w:rsidRPr="00FF0611" w:rsidRDefault="00DB743C" w:rsidP="00B23F7F">
            <w:pPr>
              <w:rPr>
                <w:rFonts w:ascii="Times New Roman" w:hAnsi="Times New Roman" w:cs="Times New Roman"/>
                <w:lang w:val="en-GB"/>
              </w:rPr>
            </w:pPr>
            <w:r w:rsidRPr="00FF0611">
              <w:rPr>
                <w:rFonts w:ascii="Times New Roman" w:hAnsi="Times New Roman" w:cs="Times New Roman"/>
                <w:b/>
                <w:lang w:val="en-GB"/>
              </w:rPr>
              <w:t>Description</w:t>
            </w:r>
          </w:p>
        </w:tc>
      </w:tr>
      <w:tr w:rsidR="00DB743C" w:rsidRPr="00FF0611" w14:paraId="4F2EE7AB" w14:textId="77777777" w:rsidTr="00DB743C">
        <w:tc>
          <w:tcPr>
            <w:tcW w:w="1303" w:type="dxa"/>
            <w:tcMar>
              <w:top w:w="30" w:type="dxa"/>
              <w:left w:w="30" w:type="dxa"/>
              <w:bottom w:w="20" w:type="dxa"/>
              <w:right w:w="30" w:type="dxa"/>
            </w:tcMar>
          </w:tcPr>
          <w:p w14:paraId="0BDA1D17" w14:textId="15EBE13F"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FA</w:t>
            </w:r>
          </w:p>
        </w:tc>
        <w:tc>
          <w:tcPr>
            <w:tcW w:w="7764" w:type="dxa"/>
            <w:tcMar>
              <w:top w:w="30" w:type="dxa"/>
              <w:left w:w="30" w:type="dxa"/>
              <w:bottom w:w="20" w:type="dxa"/>
              <w:right w:w="30" w:type="dxa"/>
            </w:tcMar>
          </w:tcPr>
          <w:p w14:paraId="499AB56D" w14:textId="6DB1F28E" w:rsidR="00DB743C" w:rsidRPr="00FF0611" w:rsidRDefault="00DB743C" w:rsidP="00DB743C">
            <w:pPr>
              <w:jc w:val="both"/>
              <w:rPr>
                <w:rFonts w:ascii="Times New Roman" w:hAnsi="Times New Roman" w:cs="Times New Roman"/>
                <w:lang w:val="en-GB"/>
              </w:rPr>
            </w:pPr>
            <w:r w:rsidRPr="00FF0611">
              <w:rPr>
                <w:rFonts w:ascii="Times New Roman" w:hAnsi="Times New Roman" w:cs="Times New Roman"/>
                <w:lang w:val="en-GB"/>
              </w:rPr>
              <w:t>Describes a specific instance of a FA initiated by a CPB.</w:t>
            </w:r>
          </w:p>
        </w:tc>
      </w:tr>
      <w:tr w:rsidR="00DB743C" w:rsidRPr="00FF0611" w14:paraId="69C638C9" w14:textId="77777777" w:rsidTr="00DB743C">
        <w:tc>
          <w:tcPr>
            <w:tcW w:w="1303" w:type="dxa"/>
            <w:tcMar>
              <w:top w:w="30" w:type="dxa"/>
              <w:left w:w="30" w:type="dxa"/>
              <w:bottom w:w="20" w:type="dxa"/>
              <w:right w:w="30" w:type="dxa"/>
            </w:tcMar>
          </w:tcPr>
          <w:p w14:paraId="785EC610" w14:textId="1B5066B8"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AP</w:t>
            </w:r>
          </w:p>
        </w:tc>
        <w:tc>
          <w:tcPr>
            <w:tcW w:w="7764" w:type="dxa"/>
            <w:tcMar>
              <w:top w:w="30" w:type="dxa"/>
              <w:left w:w="30" w:type="dxa"/>
              <w:bottom w:w="20" w:type="dxa"/>
              <w:right w:w="30" w:type="dxa"/>
            </w:tcMar>
          </w:tcPr>
          <w:p w14:paraId="66E13BF6" w14:textId="59F8833F" w:rsidR="00DB743C" w:rsidRPr="00FF0611" w:rsidRDefault="00DB743C" w:rsidP="00B23F7F">
            <w:pPr>
              <w:jc w:val="both"/>
              <w:rPr>
                <w:rFonts w:ascii="Times New Roman" w:hAnsi="Times New Roman" w:cs="Times New Roman"/>
                <w:lang w:val="en-GB"/>
              </w:rPr>
            </w:pPr>
            <w:r w:rsidRPr="00FF0611">
              <w:rPr>
                <w:rFonts w:ascii="Times New Roman" w:hAnsi="Times New Roman" w:cs="Times New Roman"/>
                <w:lang w:val="en-GB"/>
              </w:rPr>
              <w:t>Describes aggregate demand as per CPB analysis.</w:t>
            </w:r>
          </w:p>
        </w:tc>
      </w:tr>
      <w:tr w:rsidR="00DB743C" w:rsidRPr="00FF0611" w14:paraId="4C397AC2" w14:textId="77777777" w:rsidTr="00DB743C">
        <w:tc>
          <w:tcPr>
            <w:tcW w:w="1303" w:type="dxa"/>
            <w:tcMar>
              <w:top w:w="30" w:type="dxa"/>
              <w:left w:w="30" w:type="dxa"/>
              <w:bottom w:w="20" w:type="dxa"/>
              <w:right w:w="30" w:type="dxa"/>
            </w:tcMar>
          </w:tcPr>
          <w:p w14:paraId="608214FF" w14:textId="6CD503DB" w:rsidR="00DB743C" w:rsidRPr="00FF0611" w:rsidRDefault="00DB743C" w:rsidP="00B23F7F">
            <w:pPr>
              <w:rPr>
                <w:rFonts w:ascii="Times New Roman" w:hAnsi="Times New Roman" w:cs="Times New Roman"/>
                <w:lang w:val="en-GB"/>
              </w:rPr>
            </w:pPr>
            <w:r w:rsidRPr="00FF0611">
              <w:rPr>
                <w:rFonts w:ascii="Times New Roman" w:eastAsia="Courier New" w:hAnsi="Times New Roman" w:cs="Times New Roman"/>
                <w:color w:val="000000"/>
                <w:lang w:val="en-GB"/>
              </w:rPr>
              <w:t>FE</w:t>
            </w:r>
          </w:p>
        </w:tc>
        <w:tc>
          <w:tcPr>
            <w:tcW w:w="7764" w:type="dxa"/>
            <w:tcMar>
              <w:top w:w="30" w:type="dxa"/>
              <w:left w:w="30" w:type="dxa"/>
              <w:bottom w:w="20" w:type="dxa"/>
              <w:right w:w="30" w:type="dxa"/>
            </w:tcMar>
          </w:tcPr>
          <w:p w14:paraId="796C5659" w14:textId="0707234D" w:rsidR="00DB743C" w:rsidRPr="00FF0611" w:rsidRDefault="00DB743C" w:rsidP="00DB743C">
            <w:pPr>
              <w:jc w:val="both"/>
              <w:rPr>
                <w:rFonts w:ascii="Times New Roman" w:hAnsi="Times New Roman" w:cs="Times New Roman"/>
                <w:lang w:val="en-GB"/>
              </w:rPr>
            </w:pPr>
            <w:r w:rsidRPr="00FF0611">
              <w:rPr>
                <w:rFonts w:ascii="Times New Roman" w:hAnsi="Times New Roman" w:cs="Times New Roman"/>
                <w:lang w:val="en-GB"/>
              </w:rPr>
              <w:t>Describes the conclusion of the FA.</w:t>
            </w:r>
          </w:p>
        </w:tc>
      </w:tr>
      <w:tr w:rsidR="00DB743C" w:rsidRPr="00FF0611" w14:paraId="33141A65" w14:textId="77777777" w:rsidTr="00DB743C">
        <w:tc>
          <w:tcPr>
            <w:tcW w:w="1303" w:type="dxa"/>
            <w:tcMar>
              <w:top w:w="30" w:type="dxa"/>
              <w:left w:w="30" w:type="dxa"/>
              <w:bottom w:w="20" w:type="dxa"/>
              <w:right w:w="30" w:type="dxa"/>
            </w:tcMar>
          </w:tcPr>
          <w:p w14:paraId="27FDCE6B" w14:textId="4545010A" w:rsidR="00DB743C" w:rsidRPr="00FF0611" w:rsidRDefault="00DB743C" w:rsidP="00046230">
            <w:pPr>
              <w:rPr>
                <w:rFonts w:ascii="Times New Roman" w:hAnsi="Times New Roman" w:cs="Times New Roman"/>
                <w:lang w:val="en-GB"/>
              </w:rPr>
            </w:pPr>
            <w:r w:rsidRPr="00FF0611">
              <w:rPr>
                <w:rFonts w:ascii="Times New Roman" w:eastAsia="Courier New" w:hAnsi="Times New Roman" w:cs="Times New Roman"/>
                <w:color w:val="000000"/>
                <w:lang w:val="en-GB"/>
              </w:rPr>
              <w:t>P</w:t>
            </w:r>
            <w:r w:rsidR="00046230" w:rsidRPr="00FF0611">
              <w:rPr>
                <w:rFonts w:ascii="Times New Roman" w:eastAsia="Courier New" w:hAnsi="Times New Roman" w:cs="Times New Roman"/>
                <w:color w:val="000000"/>
                <w:lang w:val="en-GB"/>
              </w:rPr>
              <w:t>A</w:t>
            </w:r>
            <w:r w:rsidRPr="00FF0611">
              <w:rPr>
                <w:rFonts w:ascii="Times New Roman" w:eastAsia="Courier New" w:hAnsi="Times New Roman" w:cs="Times New Roman"/>
                <w:color w:val="000000"/>
                <w:lang w:val="en-GB"/>
              </w:rPr>
              <w:t>C</w:t>
            </w:r>
          </w:p>
        </w:tc>
        <w:tc>
          <w:tcPr>
            <w:tcW w:w="7764" w:type="dxa"/>
            <w:tcMar>
              <w:top w:w="30" w:type="dxa"/>
              <w:left w:w="30" w:type="dxa"/>
              <w:bottom w:w="20" w:type="dxa"/>
              <w:right w:w="30" w:type="dxa"/>
            </w:tcMar>
          </w:tcPr>
          <w:p w14:paraId="4EE49AD1" w14:textId="49F7A958" w:rsidR="00DB743C" w:rsidRPr="00FF0611" w:rsidRDefault="00DB743C" w:rsidP="009D6160">
            <w:pPr>
              <w:jc w:val="both"/>
              <w:rPr>
                <w:rFonts w:ascii="Times New Roman" w:hAnsi="Times New Roman" w:cs="Times New Roman"/>
                <w:lang w:val="en-GB"/>
              </w:rPr>
            </w:pPr>
            <w:r w:rsidRPr="00FF0611">
              <w:rPr>
                <w:rFonts w:ascii="Times New Roman" w:hAnsi="Times New Roman" w:cs="Times New Roman"/>
                <w:lang w:val="en-GB"/>
              </w:rPr>
              <w:t xml:space="preserve">Describes a structured electronic catalogue with specific categories of goods or services for </w:t>
            </w:r>
            <w:r w:rsidR="009D6160" w:rsidRPr="00FF0611">
              <w:rPr>
                <w:rFonts w:ascii="Times New Roman" w:hAnsi="Times New Roman" w:cs="Times New Roman"/>
                <w:lang w:val="en-GB"/>
              </w:rPr>
              <w:t>a</w:t>
            </w:r>
            <w:r w:rsidRPr="00FF0611">
              <w:rPr>
                <w:rFonts w:ascii="Times New Roman" w:hAnsi="Times New Roman" w:cs="Times New Roman"/>
                <w:lang w:val="en-GB"/>
              </w:rPr>
              <w:t xml:space="preserve"> </w:t>
            </w:r>
            <w:r w:rsidRPr="00FF0611">
              <w:rPr>
                <w:rFonts w:ascii="Times New Roman" w:eastAsia="Courier New" w:hAnsi="Times New Roman" w:cs="Times New Roman"/>
                <w:color w:val="000000"/>
                <w:lang w:val="en-GB"/>
              </w:rPr>
              <w:t>FA,</w:t>
            </w:r>
            <w:r w:rsidRPr="00FF0611">
              <w:rPr>
                <w:rFonts w:ascii="Times New Roman" w:hAnsi="Times New Roman" w:cs="Times New Roman"/>
                <w:lang w:val="en-GB"/>
              </w:rPr>
              <w:t xml:space="preserve"> as well as the relevant indicative prices received from selected </w:t>
            </w:r>
            <w:r w:rsidR="009D6160" w:rsidRPr="00FF0611">
              <w:rPr>
                <w:rFonts w:ascii="Times New Roman" w:hAnsi="Times New Roman" w:cs="Times New Roman"/>
                <w:lang w:val="en-GB"/>
              </w:rPr>
              <w:t>EOs</w:t>
            </w:r>
            <w:r w:rsidRPr="00FF0611">
              <w:rPr>
                <w:rFonts w:ascii="Times New Roman" w:hAnsi="Times New Roman" w:cs="Times New Roman"/>
                <w:lang w:val="en-GB"/>
              </w:rPr>
              <w:t xml:space="preserve"> (</w:t>
            </w:r>
            <w:r w:rsidR="009D6160" w:rsidRPr="00FF0611">
              <w:rPr>
                <w:rFonts w:ascii="Times New Roman" w:hAnsi="Times New Roman" w:cs="Times New Roman"/>
                <w:lang w:val="en-GB"/>
              </w:rPr>
              <w:t xml:space="preserve">in the case of </w:t>
            </w:r>
            <w:r w:rsidRPr="00FF0611">
              <w:rPr>
                <w:rFonts w:ascii="Times New Roman" w:hAnsi="Times New Roman" w:cs="Times New Roman"/>
                <w:lang w:val="en-GB"/>
              </w:rPr>
              <w:t xml:space="preserve">request of electronic catalogues to the selected </w:t>
            </w:r>
            <w:r w:rsidR="009D6160" w:rsidRPr="00FF0611">
              <w:rPr>
                <w:rFonts w:ascii="Times New Roman" w:hAnsi="Times New Roman" w:cs="Times New Roman"/>
                <w:lang w:val="en-GB"/>
              </w:rPr>
              <w:t>EOs</w:t>
            </w:r>
            <w:r w:rsidRPr="00FF0611">
              <w:rPr>
                <w:rFonts w:ascii="Times New Roman" w:hAnsi="Times New Roman" w:cs="Times New Roman"/>
                <w:lang w:val="en-GB"/>
              </w:rPr>
              <w:t>)</w:t>
            </w:r>
          </w:p>
        </w:tc>
      </w:tr>
    </w:tbl>
    <w:p w14:paraId="78994AA2" w14:textId="3B9306A1" w:rsidR="00DB743C" w:rsidRPr="00FF0611" w:rsidRDefault="00DB743C" w:rsidP="00DB743C">
      <w:pPr>
        <w:pStyle w:val="Legenda"/>
        <w:jc w:val="center"/>
        <w:rPr>
          <w:rFonts w:ascii="Times New Roman" w:hAnsi="Times New Roman" w:cs="Times New Roman"/>
          <w:lang w:val="en-GB"/>
        </w:rPr>
      </w:pPr>
      <w:bookmarkStart w:id="1162" w:name="_Toc58222372"/>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r w:rsidR="00DF0CC4" w:rsidRPr="00FF0611">
        <w:rPr>
          <w:lang w:val="en-GB"/>
        </w:rPr>
        <w:t>17</w:t>
      </w:r>
      <w:r w:rsidRPr="00FF0611">
        <w:rPr>
          <w:lang w:val="en-GB"/>
        </w:rPr>
        <w:fldChar w:fldCharType="end"/>
      </w:r>
      <w:r w:rsidRPr="00FF0611">
        <w:rPr>
          <w:lang w:val="en-GB"/>
        </w:rPr>
        <w:t xml:space="preserve"> - OCDS blocks involved in the conclusion of a FA</w:t>
      </w:r>
      <w:bookmarkEnd w:id="1162"/>
    </w:p>
    <w:p w14:paraId="6FC051A5" w14:textId="6409E5D0" w:rsidR="00872107" w:rsidRPr="00FF0611" w:rsidRDefault="00872107" w:rsidP="00A96923">
      <w:pPr>
        <w:pStyle w:val="Nagwek2"/>
        <w:numPr>
          <w:ilvl w:val="1"/>
          <w:numId w:val="3"/>
        </w:numPr>
        <w:tabs>
          <w:tab w:val="left" w:pos="567"/>
        </w:tabs>
        <w:spacing w:before="120" w:after="240" w:line="240" w:lineRule="auto"/>
        <w:jc w:val="left"/>
        <w:rPr>
          <w:lang w:val="en-GB"/>
        </w:rPr>
      </w:pPr>
      <w:bookmarkStart w:id="1163" w:name="_Toc58222338"/>
      <w:r w:rsidRPr="00FF0611">
        <w:rPr>
          <w:lang w:val="en-GB"/>
        </w:rPr>
        <w:t>Building components</w:t>
      </w:r>
      <w:bookmarkEnd w:id="1163"/>
    </w:p>
    <w:p w14:paraId="3E5F430E" w14:textId="78D1E31E" w:rsidR="00872107" w:rsidRPr="00FF0611" w:rsidRDefault="00135261" w:rsidP="00135261">
      <w:pPr>
        <w:jc w:val="both"/>
        <w:rPr>
          <w:rFonts w:ascii="Times New Roman" w:hAnsi="Times New Roman" w:cs="Times New Roman"/>
          <w:lang w:val="en-GB"/>
        </w:rPr>
      </w:pPr>
      <w:r w:rsidRPr="00FF0611">
        <w:rPr>
          <w:rFonts w:ascii="Times New Roman" w:hAnsi="Times New Roman" w:cs="Times New Roman"/>
          <w:lang w:val="en-GB"/>
        </w:rPr>
        <w:t xml:space="preserve">The following building components are relevant for the conclusion of a FA: </w:t>
      </w:r>
    </w:p>
    <w:p w14:paraId="2B8A201D" w14:textId="40AA043C" w:rsidR="00095AF7" w:rsidRPr="00FF0611" w:rsidRDefault="00872107" w:rsidP="00E61C3B">
      <w:pPr>
        <w:pStyle w:val="Akapitzlist"/>
        <w:numPr>
          <w:ilvl w:val="0"/>
          <w:numId w:val="6"/>
        </w:numPr>
        <w:spacing w:before="160" w:line="259" w:lineRule="auto"/>
        <w:rPr>
          <w:rFonts w:ascii="Times New Roman" w:hAnsi="Times New Roman"/>
        </w:rPr>
      </w:pPr>
      <w:r w:rsidRPr="00FF0611">
        <w:rPr>
          <w:rFonts w:ascii="Times New Roman" w:hAnsi="Times New Roman"/>
          <w:u w:val="single"/>
        </w:rPr>
        <w:t xml:space="preserve">Initiation of a </w:t>
      </w:r>
      <w:r w:rsidR="00241C30" w:rsidRPr="00FF0611">
        <w:rPr>
          <w:rFonts w:ascii="Times New Roman" w:hAnsi="Times New Roman"/>
          <w:u w:val="single"/>
        </w:rPr>
        <w:t>FA</w:t>
      </w:r>
      <w:r w:rsidR="0027377F" w:rsidRPr="00FF0611">
        <w:rPr>
          <w:rFonts w:ascii="Times New Roman" w:eastAsiaTheme="minorHAnsi" w:hAnsi="Times New Roman"/>
          <w:color w:val="auto"/>
          <w:szCs w:val="22"/>
          <w:lang w:eastAsia="en-US"/>
        </w:rPr>
        <w:t>:</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O</w:t>
      </w:r>
      <w:r w:rsidRPr="00FF0611">
        <w:rPr>
          <w:rFonts w:ascii="Times New Roman" w:eastAsiaTheme="minorHAnsi" w:hAnsi="Times New Roman"/>
          <w:color w:val="auto"/>
          <w:szCs w:val="22"/>
          <w:lang w:eastAsia="en-US"/>
        </w:rPr>
        <w:t xml:space="preserve">ffline process </w:t>
      </w:r>
      <w:r w:rsidR="0027377F" w:rsidRPr="00FF0611">
        <w:rPr>
          <w:rFonts w:ascii="Times New Roman" w:eastAsiaTheme="minorHAnsi" w:hAnsi="Times New Roman"/>
          <w:color w:val="auto"/>
          <w:szCs w:val="22"/>
          <w:lang w:eastAsia="en-US"/>
        </w:rPr>
        <w:t xml:space="preserve">conducted </w:t>
      </w:r>
      <w:r w:rsidRPr="00FF0611">
        <w:rPr>
          <w:rFonts w:ascii="Times New Roman" w:eastAsiaTheme="minorHAnsi" w:hAnsi="Times New Roman"/>
          <w:color w:val="auto"/>
          <w:szCs w:val="22"/>
          <w:lang w:eastAsia="en-US"/>
        </w:rPr>
        <w:t xml:space="preserve">by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CPB. It </w:t>
      </w:r>
      <w:r w:rsidR="0027377F" w:rsidRPr="00FF0611">
        <w:rPr>
          <w:rFonts w:ascii="Times New Roman" w:eastAsiaTheme="minorHAnsi" w:hAnsi="Times New Roman"/>
          <w:color w:val="auto"/>
          <w:szCs w:val="22"/>
          <w:lang w:eastAsia="en-US"/>
        </w:rPr>
        <w:t xml:space="preserve">is </w:t>
      </w:r>
      <w:r w:rsidRPr="00FF0611">
        <w:rPr>
          <w:rFonts w:ascii="Times New Roman" w:eastAsiaTheme="minorHAnsi" w:hAnsi="Times New Roman"/>
          <w:color w:val="auto"/>
          <w:szCs w:val="22"/>
          <w:lang w:eastAsia="en-US"/>
        </w:rPr>
        <w:t xml:space="preserve">based on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analysis of </w:t>
      </w:r>
      <w:r w:rsidR="0027377F" w:rsidRPr="00FF0611">
        <w:rPr>
          <w:rFonts w:ascii="Times New Roman" w:eastAsiaTheme="minorHAnsi" w:hAnsi="Times New Roman"/>
          <w:color w:val="auto"/>
          <w:szCs w:val="22"/>
          <w:lang w:eastAsia="en-US"/>
        </w:rPr>
        <w:t>CAs’</w:t>
      </w:r>
      <w:r w:rsidRPr="00FF0611">
        <w:rPr>
          <w:rFonts w:ascii="Times New Roman" w:eastAsiaTheme="minorHAnsi" w:hAnsi="Times New Roman"/>
          <w:color w:val="auto"/>
          <w:szCs w:val="22"/>
          <w:lang w:eastAsia="en-US"/>
        </w:rPr>
        <w:t xml:space="preserve"> demand</w:t>
      </w:r>
      <w:r w:rsidR="0027377F" w:rsidRPr="00FF0611">
        <w:rPr>
          <w:rFonts w:ascii="Times New Roman" w:eastAsiaTheme="minorHAnsi" w:hAnsi="Times New Roman"/>
          <w:color w:val="auto"/>
          <w:szCs w:val="22"/>
          <w:lang w:eastAsia="en-US"/>
        </w:rPr>
        <w:t>s</w:t>
      </w:r>
      <w:r w:rsidRPr="00FF0611">
        <w:rPr>
          <w:rFonts w:ascii="Times New Roman" w:eastAsiaTheme="minorHAnsi" w:hAnsi="Times New Roman"/>
          <w:color w:val="auto"/>
          <w:szCs w:val="22"/>
          <w:lang w:eastAsia="en-US"/>
        </w:rPr>
        <w:t xml:space="preserve"> described </w:t>
      </w:r>
      <w:r w:rsidR="0027377F" w:rsidRPr="00FF0611">
        <w:rPr>
          <w:rFonts w:ascii="Times New Roman" w:eastAsiaTheme="minorHAnsi" w:hAnsi="Times New Roman"/>
          <w:color w:val="auto"/>
          <w:szCs w:val="22"/>
          <w:lang w:eastAsia="en-US"/>
        </w:rPr>
        <w:t>through</w:t>
      </w:r>
      <w:r w:rsidRPr="00FF0611">
        <w:rPr>
          <w:rFonts w:ascii="Times New Roman" w:eastAsiaTheme="minorHAnsi" w:hAnsi="Times New Roman"/>
          <w:color w:val="auto"/>
          <w:szCs w:val="22"/>
          <w:lang w:eastAsia="en-US"/>
        </w:rPr>
        <w:t xml:space="preserve"> the lists of </w:t>
      </w:r>
      <w:r w:rsidR="00A65806" w:rsidRPr="00FF0611">
        <w:rPr>
          <w:rFonts w:ascii="Times New Roman" w:eastAsiaTheme="minorHAnsi" w:hAnsi="Times New Roman"/>
          <w:color w:val="auto"/>
          <w:szCs w:val="22"/>
          <w:lang w:eastAsia="en-US"/>
        </w:rPr>
        <w:t>EIs</w:t>
      </w:r>
      <w:r w:rsidRPr="00FF0611">
        <w:rPr>
          <w:rFonts w:ascii="Times New Roman" w:eastAsiaTheme="minorHAnsi" w:hAnsi="Times New Roman"/>
          <w:color w:val="auto"/>
          <w:szCs w:val="22"/>
          <w:lang w:eastAsia="en-US"/>
        </w:rPr>
        <w:t xml:space="preserve"> as a part of </w:t>
      </w:r>
      <w:r w:rsidR="0027377F" w:rsidRPr="00FF0611">
        <w:rPr>
          <w:rFonts w:ascii="Times New Roman" w:eastAsiaTheme="minorHAnsi" w:hAnsi="Times New Roman"/>
          <w:color w:val="auto"/>
          <w:szCs w:val="22"/>
          <w:lang w:eastAsia="en-US"/>
        </w:rPr>
        <w:t xml:space="preserve">their </w:t>
      </w:r>
      <w:r w:rsidRPr="00FF0611">
        <w:rPr>
          <w:rFonts w:ascii="Times New Roman" w:eastAsiaTheme="minorHAnsi" w:hAnsi="Times New Roman"/>
          <w:color w:val="auto"/>
          <w:szCs w:val="22"/>
          <w:lang w:eastAsia="en-US"/>
        </w:rPr>
        <w:t xml:space="preserve">budgeting process. Having all the needs described by </w:t>
      </w:r>
      <w:r w:rsidR="0027377F" w:rsidRPr="00FF0611">
        <w:rPr>
          <w:rFonts w:ascii="Times New Roman" w:eastAsiaTheme="minorHAnsi" w:hAnsi="Times New Roman"/>
          <w:color w:val="auto"/>
          <w:szCs w:val="22"/>
          <w:lang w:eastAsia="en-US"/>
        </w:rPr>
        <w:t>the CAs that want to be party of the FA</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 xml:space="preserve">the </w:t>
      </w:r>
      <w:r w:rsidRPr="00FF0611">
        <w:rPr>
          <w:rFonts w:ascii="Times New Roman" w:eastAsiaTheme="minorHAnsi" w:hAnsi="Times New Roman"/>
          <w:color w:val="auto"/>
          <w:szCs w:val="22"/>
          <w:lang w:eastAsia="en-US"/>
        </w:rPr>
        <w:t xml:space="preserve">CPB can </w:t>
      </w:r>
      <w:r w:rsidR="0027377F" w:rsidRPr="00FF0611">
        <w:rPr>
          <w:rFonts w:ascii="Times New Roman" w:eastAsiaTheme="minorHAnsi" w:hAnsi="Times New Roman"/>
          <w:color w:val="auto"/>
          <w:szCs w:val="22"/>
          <w:lang w:eastAsia="en-US"/>
        </w:rPr>
        <w:t>determine the</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global needs and specificities of the FA (</w:t>
      </w:r>
      <w:r w:rsidRPr="00FF0611">
        <w:rPr>
          <w:rFonts w:ascii="Times New Roman" w:eastAsiaTheme="minorHAnsi" w:hAnsi="Times New Roman"/>
          <w:color w:val="auto"/>
          <w:szCs w:val="22"/>
          <w:lang w:eastAsia="en-US"/>
        </w:rPr>
        <w:t xml:space="preserve">overall value, geographical distribution, </w:t>
      </w:r>
      <w:r w:rsidR="0027377F" w:rsidRPr="00FF0611">
        <w:rPr>
          <w:rFonts w:ascii="Times New Roman" w:eastAsiaTheme="minorHAnsi" w:hAnsi="Times New Roman"/>
          <w:color w:val="auto"/>
          <w:szCs w:val="22"/>
          <w:lang w:eastAsia="en-US"/>
        </w:rPr>
        <w:t>timings, etc.)</w:t>
      </w:r>
      <w:r w:rsidRPr="00FF0611">
        <w:rPr>
          <w:rFonts w:ascii="Times New Roman" w:eastAsiaTheme="minorHAnsi" w:hAnsi="Times New Roman"/>
          <w:color w:val="auto"/>
          <w:szCs w:val="22"/>
          <w:lang w:eastAsia="en-US"/>
        </w:rPr>
        <w:t xml:space="preserve">. </w:t>
      </w:r>
      <w:r w:rsidR="0027377F" w:rsidRPr="00FF0611">
        <w:rPr>
          <w:rFonts w:ascii="Times New Roman" w:eastAsiaTheme="minorHAnsi" w:hAnsi="Times New Roman"/>
          <w:color w:val="auto"/>
          <w:szCs w:val="22"/>
          <w:lang w:eastAsia="en-US"/>
        </w:rPr>
        <w:t>The m</w:t>
      </w:r>
      <w:r w:rsidRPr="00FF0611">
        <w:rPr>
          <w:rFonts w:ascii="Times New Roman" w:eastAsiaTheme="minorHAnsi" w:hAnsi="Times New Roman"/>
          <w:color w:val="auto"/>
          <w:szCs w:val="22"/>
          <w:lang w:eastAsia="en-US"/>
        </w:rPr>
        <w:t xml:space="preserve">ain goal of this stage is to decide on </w:t>
      </w:r>
      <w:r w:rsidR="0027377F" w:rsidRPr="00FF0611">
        <w:rPr>
          <w:rFonts w:ascii="Times New Roman" w:eastAsiaTheme="minorHAnsi" w:hAnsi="Times New Roman"/>
          <w:color w:val="auto"/>
          <w:szCs w:val="22"/>
          <w:lang w:eastAsia="en-US"/>
        </w:rPr>
        <w:t>the</w:t>
      </w:r>
      <w:r w:rsidRPr="00FF0611">
        <w:rPr>
          <w:rFonts w:ascii="Times New Roman" w:eastAsiaTheme="minorHAnsi" w:hAnsi="Times New Roman"/>
          <w:color w:val="auto"/>
          <w:szCs w:val="22"/>
          <w:lang w:eastAsia="en-US"/>
        </w:rPr>
        <w:t xml:space="preserve"> procurement strategy </w:t>
      </w:r>
      <w:r w:rsidR="0027377F" w:rsidRPr="00FF0611">
        <w:rPr>
          <w:rFonts w:ascii="Times New Roman" w:eastAsiaTheme="minorHAnsi" w:hAnsi="Times New Roman"/>
          <w:color w:val="auto"/>
          <w:szCs w:val="22"/>
          <w:lang w:eastAsia="en-US"/>
        </w:rPr>
        <w:t xml:space="preserve">for the conclusion of the FA </w:t>
      </w:r>
      <w:r w:rsidRPr="00FF0611">
        <w:rPr>
          <w:rFonts w:ascii="Times New Roman" w:eastAsiaTheme="minorHAnsi" w:hAnsi="Times New Roman"/>
          <w:color w:val="auto"/>
          <w:szCs w:val="22"/>
          <w:lang w:eastAsia="en-US"/>
        </w:rPr>
        <w:t xml:space="preserve">and inform </w:t>
      </w:r>
      <w:r w:rsidR="0027377F" w:rsidRPr="00FF0611">
        <w:rPr>
          <w:rFonts w:ascii="Times New Roman" w:eastAsiaTheme="minorHAnsi" w:hAnsi="Times New Roman"/>
          <w:color w:val="auto"/>
          <w:szCs w:val="22"/>
          <w:lang w:eastAsia="en-US"/>
        </w:rPr>
        <w:t>the CAs</w:t>
      </w:r>
      <w:r w:rsidR="00B631A2" w:rsidRPr="00FF0611">
        <w:rPr>
          <w:rFonts w:ascii="Times New Roman" w:hAnsi="Times New Roman"/>
        </w:rPr>
        <w:t>;</w:t>
      </w:r>
    </w:p>
    <w:p w14:paraId="57E17D33" w14:textId="60B42833" w:rsidR="00095AF7" w:rsidRPr="00FF0611" w:rsidRDefault="00B631A2" w:rsidP="00E61C3B">
      <w:pPr>
        <w:pStyle w:val="Akapitzlist"/>
        <w:numPr>
          <w:ilvl w:val="0"/>
          <w:numId w:val="6"/>
        </w:numPr>
        <w:spacing w:before="160" w:line="259" w:lineRule="auto"/>
        <w:rPr>
          <w:rFonts w:ascii="Times New Roman" w:hAnsi="Times New Roman"/>
        </w:rPr>
      </w:pPr>
      <w:r w:rsidRPr="00FF0611">
        <w:rPr>
          <w:rFonts w:ascii="Times New Roman" w:hAnsi="Times New Roman"/>
          <w:u w:val="single"/>
        </w:rPr>
        <w:t>Aggregated</w:t>
      </w:r>
      <w:r w:rsidR="00872107" w:rsidRPr="00FF0611">
        <w:rPr>
          <w:rFonts w:ascii="Times New Roman" w:hAnsi="Times New Roman"/>
          <w:u w:val="single"/>
        </w:rPr>
        <w:t xml:space="preserve"> planning</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It</w:t>
      </w:r>
      <w:r w:rsidR="00872107" w:rsidRPr="00FF0611">
        <w:rPr>
          <w:rFonts w:ascii="Times New Roman" w:hAnsi="Times New Roman"/>
        </w:rPr>
        <w:t xml:space="preserve"> contains information about multiple individual procurement plans. Through the aggregation of demand</w:t>
      </w:r>
      <w:r w:rsidR="0027377F" w:rsidRPr="00FF0611">
        <w:rPr>
          <w:rFonts w:ascii="Times New Roman" w:hAnsi="Times New Roman"/>
        </w:rPr>
        <w:t>, CPBs</w:t>
      </w:r>
      <w:r w:rsidR="00872107" w:rsidRPr="00FF0611">
        <w:rPr>
          <w:rFonts w:ascii="Times New Roman" w:hAnsi="Times New Roman"/>
        </w:rPr>
        <w:t xml:space="preserve"> </w:t>
      </w:r>
      <w:r w:rsidR="0027377F" w:rsidRPr="00FF0611">
        <w:rPr>
          <w:rFonts w:ascii="Times New Roman" w:hAnsi="Times New Roman"/>
        </w:rPr>
        <w:t>are able to</w:t>
      </w:r>
      <w:r w:rsidR="00872107" w:rsidRPr="00FF0611">
        <w:rPr>
          <w:rFonts w:ascii="Times New Roman" w:hAnsi="Times New Roman"/>
        </w:rPr>
        <w:t xml:space="preserve"> significantly diminish costs </w:t>
      </w:r>
      <w:r w:rsidR="0027377F" w:rsidRPr="00FF0611">
        <w:rPr>
          <w:rFonts w:ascii="Times New Roman" w:hAnsi="Times New Roman"/>
        </w:rPr>
        <w:t>and get better value for money through economies of scale, although p</w:t>
      </w:r>
      <w:r w:rsidR="00872107" w:rsidRPr="00FF0611">
        <w:rPr>
          <w:rFonts w:ascii="Times New Roman" w:hAnsi="Times New Roman"/>
        </w:rPr>
        <w:t>rocurement techniques that involve aggregation</w:t>
      </w:r>
      <w:r w:rsidR="0027377F" w:rsidRPr="00FF0611">
        <w:rPr>
          <w:rFonts w:ascii="Times New Roman" w:hAnsi="Times New Roman"/>
        </w:rPr>
        <w:t>, such as FA,</w:t>
      </w:r>
      <w:r w:rsidR="00872107" w:rsidRPr="00FF0611">
        <w:rPr>
          <w:rFonts w:ascii="Times New Roman" w:hAnsi="Times New Roman"/>
        </w:rPr>
        <w:t xml:space="preserve"> usually take longer to award than non-aggregated procurement processes;</w:t>
      </w:r>
    </w:p>
    <w:p w14:paraId="0243BB32" w14:textId="04C88005" w:rsidR="00095AF7" w:rsidRPr="00FF0611" w:rsidRDefault="00B631A2" w:rsidP="00E61C3B">
      <w:pPr>
        <w:pStyle w:val="Akapitzlist"/>
        <w:numPr>
          <w:ilvl w:val="0"/>
          <w:numId w:val="6"/>
        </w:numPr>
        <w:spacing w:before="160" w:line="259" w:lineRule="auto"/>
        <w:rPr>
          <w:rFonts w:ascii="Times New Roman" w:hAnsi="Times New Roman"/>
        </w:rPr>
      </w:pPr>
      <w:r w:rsidRPr="00FF0611">
        <w:rPr>
          <w:rFonts w:ascii="Times New Roman" w:hAnsi="Times New Roman"/>
          <w:u w:val="single"/>
        </w:rPr>
        <w:t>D</w:t>
      </w:r>
      <w:r w:rsidR="00872107" w:rsidRPr="00FF0611">
        <w:rPr>
          <w:rFonts w:ascii="Times New Roman" w:hAnsi="Times New Roman"/>
          <w:u w:val="single"/>
        </w:rPr>
        <w:t xml:space="preserve">esign of a </w:t>
      </w:r>
      <w:r w:rsidR="00895953" w:rsidRPr="00FF0611">
        <w:rPr>
          <w:rFonts w:ascii="Times New Roman" w:hAnsi="Times New Roman"/>
          <w:u w:val="single"/>
        </w:rPr>
        <w:t>FA</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 xml:space="preserve">Based on the procurement strategy adopted by the CPB, the relevant aspects regarding the conclusion and execution of the FA are defined in order to  </w:t>
      </w:r>
      <w:r w:rsidR="00872107" w:rsidRPr="00FF0611">
        <w:rPr>
          <w:rFonts w:ascii="Times New Roman" w:hAnsi="Times New Roman"/>
        </w:rPr>
        <w:t xml:space="preserve">initiate </w:t>
      </w:r>
      <w:r w:rsidR="0027377F" w:rsidRPr="00FF0611">
        <w:rPr>
          <w:rFonts w:ascii="Times New Roman" w:hAnsi="Times New Roman"/>
        </w:rPr>
        <w:t>the</w:t>
      </w:r>
      <w:r w:rsidR="00872107" w:rsidRPr="00FF0611">
        <w:rPr>
          <w:rFonts w:ascii="Times New Roman" w:hAnsi="Times New Roman"/>
        </w:rPr>
        <w:t xml:space="preserve"> </w:t>
      </w:r>
      <w:r w:rsidR="0027377F" w:rsidRPr="00FF0611">
        <w:rPr>
          <w:rFonts w:ascii="Times New Roman" w:hAnsi="Times New Roman"/>
        </w:rPr>
        <w:t>FA</w:t>
      </w:r>
      <w:r w:rsidR="00872107" w:rsidRPr="00FF0611">
        <w:rPr>
          <w:rFonts w:ascii="Times New Roman" w:hAnsi="Times New Roman"/>
        </w:rPr>
        <w:t xml:space="preserve"> process;</w:t>
      </w:r>
    </w:p>
    <w:p w14:paraId="31313EC0" w14:textId="5571475D" w:rsidR="00095AF7" w:rsidRPr="00FF0611" w:rsidRDefault="00A65806" w:rsidP="00E61C3B">
      <w:pPr>
        <w:pStyle w:val="Akapitzlist"/>
        <w:numPr>
          <w:ilvl w:val="0"/>
          <w:numId w:val="6"/>
        </w:numPr>
        <w:spacing w:before="160" w:line="259" w:lineRule="auto"/>
        <w:rPr>
          <w:rFonts w:ascii="Times New Roman" w:hAnsi="Times New Roman"/>
        </w:rPr>
      </w:pPr>
      <w:r w:rsidRPr="00FF0611">
        <w:rPr>
          <w:rFonts w:ascii="Times New Roman" w:hAnsi="Times New Roman"/>
          <w:u w:val="single"/>
        </w:rPr>
        <w:t>C</w:t>
      </w:r>
      <w:r w:rsidR="0027377F" w:rsidRPr="00FF0611">
        <w:rPr>
          <w:rFonts w:ascii="Times New Roman" w:hAnsi="Times New Roman"/>
          <w:u w:val="single"/>
        </w:rPr>
        <w:t>onclusion</w:t>
      </w:r>
      <w:r w:rsidRPr="00FF0611">
        <w:rPr>
          <w:rFonts w:ascii="Times New Roman" w:hAnsi="Times New Roman"/>
          <w:u w:val="single"/>
        </w:rPr>
        <w:t xml:space="preserve"> of a FA</w:t>
      </w:r>
      <w:r w:rsidR="0027377F" w:rsidRPr="00FF0611">
        <w:rPr>
          <w:rFonts w:ascii="Times New Roman" w:hAnsi="Times New Roman"/>
        </w:rPr>
        <w:t>:</w:t>
      </w:r>
      <w:r w:rsidR="00872107" w:rsidRPr="00FF0611">
        <w:rPr>
          <w:rFonts w:ascii="Times New Roman" w:hAnsi="Times New Roman"/>
        </w:rPr>
        <w:t xml:space="preserve"> </w:t>
      </w:r>
      <w:r w:rsidR="0027377F" w:rsidRPr="00FF0611">
        <w:rPr>
          <w:rFonts w:ascii="Times New Roman" w:hAnsi="Times New Roman"/>
        </w:rPr>
        <w:t>FAs are frequently set by CPBs, which can either act on their own behalf or on behalf of a number of CAs. The successful tenderers are usually selected using open or restricted procedures (although negotiated procedures can also be used when the appropriate conditions are met). The FA determines the method in which specific contracts based on the FA will be awarded to selected EOs, as well as the terms applying to that award</w:t>
      </w:r>
      <w:r w:rsidRPr="00FF0611">
        <w:rPr>
          <w:rFonts w:ascii="Times New Roman" w:hAnsi="Times New Roman"/>
        </w:rPr>
        <w:t>s</w:t>
      </w:r>
      <w:r w:rsidR="0027377F" w:rsidRPr="00FF0611">
        <w:rPr>
          <w:rFonts w:ascii="Times New Roman" w:hAnsi="Times New Roman"/>
        </w:rPr>
        <w:t xml:space="preserve"> for a certain period of time</w:t>
      </w:r>
      <w:r w:rsidR="00872107" w:rsidRPr="00FF0611">
        <w:rPr>
          <w:rFonts w:ascii="Times New Roman" w:hAnsi="Times New Roman"/>
        </w:rPr>
        <w:t>;</w:t>
      </w:r>
    </w:p>
    <w:p w14:paraId="75196F32" w14:textId="5DB24715" w:rsidR="00DA49BD" w:rsidRPr="00FF0611" w:rsidRDefault="00B631A2" w:rsidP="00E61C3B">
      <w:pPr>
        <w:pStyle w:val="Akapitzlist"/>
        <w:numPr>
          <w:ilvl w:val="0"/>
          <w:numId w:val="6"/>
        </w:numPr>
        <w:spacing w:before="160" w:line="259" w:lineRule="auto"/>
        <w:rPr>
          <w:rFonts w:eastAsiaTheme="minorEastAsia"/>
          <w:lang w:eastAsia="en-US"/>
        </w:rPr>
      </w:pPr>
      <w:r w:rsidRPr="00FF0611">
        <w:rPr>
          <w:rFonts w:ascii="Times New Roman" w:hAnsi="Times New Roman"/>
          <w:u w:val="single"/>
        </w:rPr>
        <w:t>Pre-award</w:t>
      </w:r>
      <w:r w:rsidR="00872107" w:rsidRPr="00FF0611">
        <w:rPr>
          <w:rFonts w:ascii="Times New Roman" w:hAnsi="Times New Roman"/>
          <w:u w:val="single"/>
        </w:rPr>
        <w:t xml:space="preserve"> catalogue request</w:t>
      </w:r>
      <w:r w:rsidR="0027377F" w:rsidRPr="00FF0611">
        <w:rPr>
          <w:rFonts w:ascii="Times New Roman" w:hAnsi="Times New Roman"/>
        </w:rPr>
        <w:t>:</w:t>
      </w:r>
      <w:r w:rsidR="00872107" w:rsidRPr="00FF0611">
        <w:rPr>
          <w:rFonts w:ascii="Times New Roman" w:hAnsi="Times New Roman"/>
        </w:rPr>
        <w:t xml:space="preserve"> </w:t>
      </w:r>
      <w:r w:rsidR="00241C30" w:rsidRPr="00FF0611">
        <w:rPr>
          <w:rFonts w:ascii="Times New Roman" w:hAnsi="Times New Roman"/>
        </w:rPr>
        <w:t>The PAC provides a list and high-level information and requirements on the goods or services included within the FA, in order for the EOs to</w:t>
      </w:r>
      <w:r w:rsidR="00872107" w:rsidRPr="00FF0611">
        <w:rPr>
          <w:rFonts w:ascii="Times New Roman" w:hAnsi="Times New Roman"/>
        </w:rPr>
        <w:t xml:space="preserve"> </w:t>
      </w:r>
      <w:r w:rsidR="00241C30" w:rsidRPr="00FF0611">
        <w:rPr>
          <w:rFonts w:ascii="Times New Roman" w:hAnsi="Times New Roman"/>
        </w:rPr>
        <w:t>be able to decide whether they have the capacity and are interested or not in being party of the FA.</w:t>
      </w:r>
      <w:r w:rsidR="00872107" w:rsidRPr="00FF0611">
        <w:rPr>
          <w:rFonts w:ascii="Times New Roman" w:hAnsi="Times New Roman"/>
        </w:rPr>
        <w:t xml:space="preserve"> A </w:t>
      </w:r>
      <w:r w:rsidR="00241C30" w:rsidRPr="00FF0611">
        <w:rPr>
          <w:rFonts w:ascii="Times New Roman" w:hAnsi="Times New Roman"/>
        </w:rPr>
        <w:t>PAC</w:t>
      </w:r>
      <w:r w:rsidR="00872107" w:rsidRPr="00FF0611">
        <w:rPr>
          <w:rFonts w:ascii="Times New Roman" w:hAnsi="Times New Roman"/>
        </w:rPr>
        <w:t xml:space="preserve"> request does not contain any vendor-specific data.</w:t>
      </w:r>
    </w:p>
    <w:p w14:paraId="12B5E672" w14:textId="74BDCC9A" w:rsidR="00241C30" w:rsidRPr="00FF0611" w:rsidRDefault="00241C30" w:rsidP="00241C30">
      <w:pPr>
        <w:pStyle w:val="Nagwek3"/>
        <w:numPr>
          <w:ilvl w:val="2"/>
          <w:numId w:val="3"/>
        </w:numPr>
        <w:tabs>
          <w:tab w:val="left" w:pos="567"/>
        </w:tabs>
        <w:spacing w:before="360" w:after="120" w:line="240" w:lineRule="auto"/>
        <w:jc w:val="left"/>
      </w:pPr>
      <w:bookmarkStart w:id="1164" w:name="_Toc58222339"/>
      <w:r w:rsidRPr="00FF0611">
        <w:t>Initiation of a FA</w:t>
      </w:r>
      <w:bookmarkEnd w:id="1164"/>
    </w:p>
    <w:p w14:paraId="7962D127" w14:textId="4198AECA" w:rsidR="00241C30" w:rsidRPr="00FF0611" w:rsidRDefault="00F179F8" w:rsidP="00F179F8">
      <w:pPr>
        <w:jc w:val="both"/>
        <w:rPr>
          <w:rFonts w:ascii="Times New Roman" w:hAnsi="Times New Roman"/>
          <w:lang w:val="en-GB"/>
        </w:rPr>
      </w:pPr>
      <w:r w:rsidRPr="00FF0611">
        <w:rPr>
          <w:rFonts w:ascii="Times New Roman" w:hAnsi="Times New Roman"/>
          <w:lang w:val="en-GB"/>
        </w:rPr>
        <w:t>The diagram below shows the processes for the initiation of a FA:</w:t>
      </w:r>
    </w:p>
    <w:p w14:paraId="1028C44F" w14:textId="7578E4CA" w:rsidR="00241C30" w:rsidRPr="00FF0611" w:rsidRDefault="00241C30" w:rsidP="1E72C20B">
      <w:pPr>
        <w:spacing w:before="160"/>
        <w:rPr>
          <w:rFonts w:eastAsiaTheme="minorEastAsia"/>
          <w:lang w:val="en-GB"/>
        </w:rPr>
      </w:pPr>
      <w:del w:id="1165" w:author="Paul Boroday" w:date="2020-10-26T11:07:00Z">
        <w:r>
          <w:rPr>
            <w:noProof/>
            <w:lang w:val="en-US"/>
          </w:rPr>
          <w:drawing>
            <wp:inline distT="0" distB="0" distL="0" distR="0" wp14:anchorId="1D78B59B" wp14:editId="1CA8CFCB">
              <wp:extent cx="5733896" cy="1905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69">
                        <a:extLst>
                          <a:ext uri="{28A0092B-C50C-407E-A947-70E740481C1C}">
                            <a14:useLocalDpi xmlns:a14="http://schemas.microsoft.com/office/drawing/2010/main" val="0"/>
                          </a:ext>
                        </a:extLst>
                      </a:blip>
                      <a:stretch>
                        <a:fillRect/>
                      </a:stretch>
                    </pic:blipFill>
                    <pic:spPr>
                      <a:xfrm>
                        <a:off x="0" y="0"/>
                        <a:ext cx="5733896" cy="1905000"/>
                      </a:xfrm>
                      <a:prstGeom prst="rect">
                        <a:avLst/>
                      </a:prstGeom>
                    </pic:spPr>
                  </pic:pic>
                </a:graphicData>
              </a:graphic>
            </wp:inline>
          </w:drawing>
        </w:r>
      </w:del>
      <w:del w:id="1166" w:author="Paul Boroday" w:date="2021-02-03T14:35:00Z">
        <w:r>
          <w:rPr>
            <w:noProof/>
            <w:lang w:val="en-US"/>
          </w:rPr>
          <w:drawing>
            <wp:inline distT="0" distB="0" distL="0" distR="0" wp14:anchorId="21DB5817" wp14:editId="31EE215B">
              <wp:extent cx="5729466" cy="1885950"/>
              <wp:effectExtent l="0" t="0" r="0" b="0"/>
              <wp:docPr id="978961120" name="Picture 97896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961120"/>
                      <pic:cNvPicPr/>
                    </pic:nvPicPr>
                    <pic:blipFill>
                      <a:blip r:embed="rId70">
                        <a:extLst>
                          <a:ext uri="{28A0092B-C50C-407E-A947-70E740481C1C}">
                            <a14:useLocalDpi xmlns:a14="http://schemas.microsoft.com/office/drawing/2010/main" val="0"/>
                          </a:ext>
                        </a:extLst>
                      </a:blip>
                      <a:stretch>
                        <a:fillRect/>
                      </a:stretch>
                    </pic:blipFill>
                    <pic:spPr>
                      <a:xfrm>
                        <a:off x="0" y="0"/>
                        <a:ext cx="5729466" cy="1885950"/>
                      </a:xfrm>
                      <a:prstGeom prst="rect">
                        <a:avLst/>
                      </a:prstGeom>
                    </pic:spPr>
                  </pic:pic>
                </a:graphicData>
              </a:graphic>
            </wp:inline>
          </w:drawing>
        </w:r>
      </w:del>
      <w:ins w:id="1167" w:author="Paul Boroday" w:date="2021-02-03T14:35:00Z">
        <w:r>
          <w:rPr>
            <w:noProof/>
            <w:lang w:val="en-US"/>
          </w:rPr>
          <w:drawing>
            <wp:inline distT="0" distB="0" distL="0" distR="0" wp14:anchorId="3CDC5730" wp14:editId="4E2645CA">
              <wp:extent cx="5703454" cy="2352675"/>
              <wp:effectExtent l="0" t="0" r="0" b="0"/>
              <wp:docPr id="2068617717" name="Obraz 206861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03454" cy="2352675"/>
                      </a:xfrm>
                      <a:prstGeom prst="rect">
                        <a:avLst/>
                      </a:prstGeom>
                    </pic:spPr>
                  </pic:pic>
                </a:graphicData>
              </a:graphic>
            </wp:inline>
          </w:drawing>
        </w:r>
      </w:ins>
    </w:p>
    <w:p w14:paraId="0932F594" w14:textId="10F2DB8C" w:rsidR="00241C30" w:rsidRPr="00FF0611" w:rsidRDefault="00241C30" w:rsidP="00241C30">
      <w:pPr>
        <w:pStyle w:val="Legenda"/>
        <w:jc w:val="center"/>
        <w:rPr>
          <w:rFonts w:eastAsiaTheme="minorEastAsia"/>
          <w:lang w:val="en-GB"/>
        </w:rPr>
      </w:pPr>
      <w:bookmarkStart w:id="1168" w:name="_Toc58222349"/>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Pr="00FF0611">
        <w:rPr>
          <w:lang w:val="en-GB"/>
        </w:rPr>
        <w:t>4</w:t>
      </w:r>
      <w:r w:rsidRPr="00FF0611">
        <w:rPr>
          <w:lang w:val="en-GB"/>
        </w:rPr>
        <w:fldChar w:fldCharType="end"/>
      </w:r>
      <w:r w:rsidRPr="00FF0611">
        <w:rPr>
          <w:lang w:val="en-GB"/>
        </w:rPr>
        <w:t xml:space="preserve"> - BPMN for initiation of a FA</w:t>
      </w:r>
      <w:r w:rsidR="00F179F8" w:rsidRPr="00FF0611">
        <w:rPr>
          <w:rStyle w:val="Odwoanieprzypisudolnego"/>
          <w:lang w:val="en-GB"/>
        </w:rPr>
        <w:footnoteReference w:id="5"/>
      </w:r>
      <w:bookmarkEnd w:id="1168"/>
    </w:p>
    <w:p w14:paraId="2DE6ABAC" w14:textId="35A65B52" w:rsidR="00241C30" w:rsidRPr="00FF0611" w:rsidRDefault="00241C30" w:rsidP="00F179F8">
      <w:pPr>
        <w:jc w:val="both"/>
        <w:rPr>
          <w:rFonts w:ascii="Times New Roman" w:hAnsi="Times New Roman"/>
          <w:lang w:val="en-GB"/>
        </w:rPr>
      </w:pPr>
      <w:r w:rsidRPr="00FF0611">
        <w:rPr>
          <w:rFonts w:ascii="Times New Roman" w:hAnsi="Times New Roman"/>
          <w:lang w:val="en-GB"/>
        </w:rPr>
        <w:t>All action</w:t>
      </w:r>
      <w:r w:rsidR="00F179F8" w:rsidRPr="00FF0611">
        <w:rPr>
          <w:rFonts w:ascii="Times New Roman" w:hAnsi="Times New Roman"/>
          <w:lang w:val="en-GB"/>
        </w:rPr>
        <w:t>s</w:t>
      </w:r>
      <w:r w:rsidRPr="00FF0611">
        <w:rPr>
          <w:rFonts w:ascii="Times New Roman" w:hAnsi="Times New Roman"/>
          <w:lang w:val="en-GB"/>
        </w:rPr>
        <w:t xml:space="preserve"> </w:t>
      </w:r>
      <w:r w:rsidR="00F179F8" w:rsidRPr="00FF0611">
        <w:rPr>
          <w:rFonts w:ascii="Times New Roman" w:hAnsi="Times New Roman"/>
          <w:lang w:val="en-GB"/>
        </w:rPr>
        <w:t>regarding aggregation of</w:t>
      </w:r>
      <w:r w:rsidRPr="00FF0611">
        <w:rPr>
          <w:rFonts w:ascii="Times New Roman" w:hAnsi="Times New Roman"/>
          <w:lang w:val="en-GB"/>
        </w:rPr>
        <w:t xml:space="preserve"> demand and budget are described in the </w:t>
      </w:r>
      <w:r w:rsidR="00F179F8" w:rsidRPr="00FF0611">
        <w:rPr>
          <w:rFonts w:ascii="Times New Roman" w:hAnsi="Times New Roman"/>
          <w:lang w:val="en-GB"/>
        </w:rPr>
        <w:t>following section</w:t>
      </w:r>
      <w:r w:rsidRPr="00FF0611">
        <w:rPr>
          <w:rFonts w:ascii="Times New Roman" w:hAnsi="Times New Roman"/>
          <w:lang w:val="en-GB"/>
        </w:rPr>
        <w:t>.</w:t>
      </w:r>
    </w:p>
    <w:p w14:paraId="00497D84" w14:textId="068CBD1D" w:rsidR="00895953" w:rsidRPr="00FF0611" w:rsidRDefault="00895953" w:rsidP="00895953">
      <w:pPr>
        <w:pStyle w:val="Nagwek3"/>
        <w:numPr>
          <w:ilvl w:val="2"/>
          <w:numId w:val="3"/>
        </w:numPr>
        <w:tabs>
          <w:tab w:val="left" w:pos="567"/>
        </w:tabs>
        <w:spacing w:before="360" w:after="120" w:line="240" w:lineRule="auto"/>
        <w:jc w:val="left"/>
      </w:pPr>
      <w:bookmarkStart w:id="1172" w:name="_Toc58222340"/>
      <w:r w:rsidRPr="00FF0611">
        <w:t>Aggregated planning</w:t>
      </w:r>
      <w:bookmarkEnd w:id="1172"/>
    </w:p>
    <w:p w14:paraId="3822C504" w14:textId="4C49A71F" w:rsidR="008E32C8" w:rsidRPr="00FF0611" w:rsidRDefault="008E32C8" w:rsidP="008E32C8">
      <w:pPr>
        <w:pStyle w:val="Nagwek5"/>
        <w:numPr>
          <w:ilvl w:val="3"/>
          <w:numId w:val="3"/>
        </w:numPr>
        <w:ind w:firstLine="0"/>
        <w:rPr>
          <w:rFonts w:ascii="Times New Roman" w:hAnsi="Times New Roman" w:cs="Times New Roman"/>
        </w:rPr>
      </w:pPr>
      <w:r w:rsidRPr="00FF0611">
        <w:rPr>
          <w:rFonts w:ascii="Times New Roman" w:hAnsi="Times New Roman" w:cs="Times New Roman"/>
        </w:rPr>
        <w:t>BPMN</w:t>
      </w:r>
    </w:p>
    <w:p w14:paraId="0EE24361" w14:textId="5C1B608A" w:rsidR="00D61312" w:rsidRPr="00FF0611" w:rsidRDefault="00D61312" w:rsidP="00D61312">
      <w:pPr>
        <w:rPr>
          <w:lang w:val="en-GB" w:eastAsia="en-GB"/>
        </w:rPr>
      </w:pPr>
      <w:del w:id="1173" w:author="Paul Boroday" w:date="2021-02-03T14:36:00Z">
        <w:r>
          <w:rPr>
            <w:noProof/>
            <w:lang w:val="en-US"/>
          </w:rPr>
          <w:drawing>
            <wp:inline distT="0" distB="0" distL="0" distR="0" wp14:anchorId="7AE13715" wp14:editId="168CBB22">
              <wp:extent cx="5791202" cy="349434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2">
                        <a:extLst>
                          <a:ext uri="{28A0092B-C50C-407E-A947-70E740481C1C}">
                            <a14:useLocalDpi xmlns:a14="http://schemas.microsoft.com/office/drawing/2010/main" val="0"/>
                          </a:ext>
                        </a:extLst>
                      </a:blip>
                      <a:stretch>
                        <a:fillRect/>
                      </a:stretch>
                    </pic:blipFill>
                    <pic:spPr>
                      <a:xfrm>
                        <a:off x="0" y="0"/>
                        <a:ext cx="5791202" cy="3494349"/>
                      </a:xfrm>
                      <a:prstGeom prst="rect">
                        <a:avLst/>
                      </a:prstGeom>
                    </pic:spPr>
                  </pic:pic>
                </a:graphicData>
              </a:graphic>
            </wp:inline>
          </w:drawing>
        </w:r>
      </w:del>
      <w:ins w:id="1174" w:author="Paul Boroday" w:date="2021-02-03T14:36:00Z">
        <w:r>
          <w:rPr>
            <w:noProof/>
            <w:lang w:val="en-US"/>
          </w:rPr>
          <w:drawing>
            <wp:inline distT="0" distB="0" distL="0" distR="0" wp14:anchorId="7C9B2E97" wp14:editId="7C348BEC">
              <wp:extent cx="5791200" cy="3378200"/>
              <wp:effectExtent l="0" t="0" r="0" b="0"/>
              <wp:docPr id="1160691642" name="Obraz 116069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91200" cy="3378200"/>
                      </a:xfrm>
                      <a:prstGeom prst="rect">
                        <a:avLst/>
                      </a:prstGeom>
                    </pic:spPr>
                  </pic:pic>
                </a:graphicData>
              </a:graphic>
            </wp:inline>
          </w:drawing>
        </w:r>
      </w:ins>
    </w:p>
    <w:p w14:paraId="5E8142CA" w14:textId="0D2CF655" w:rsidR="00232976" w:rsidRPr="00FF0611" w:rsidRDefault="00232976" w:rsidP="00232976">
      <w:pPr>
        <w:pStyle w:val="Legenda"/>
        <w:jc w:val="center"/>
        <w:rPr>
          <w:rFonts w:eastAsiaTheme="minorEastAsia"/>
          <w:lang w:val="en-GB"/>
        </w:rPr>
      </w:pPr>
      <w:bookmarkStart w:id="1175" w:name="_Toc58222350"/>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BPMN for aggregated planning</w:t>
      </w:r>
      <w:r w:rsidRPr="00FF0611">
        <w:rPr>
          <w:rStyle w:val="Odwoanieprzypisudolnego"/>
          <w:lang w:val="en-GB"/>
        </w:rPr>
        <w:footnoteReference w:id="6"/>
      </w:r>
      <w:bookmarkEnd w:id="1175"/>
    </w:p>
    <w:p w14:paraId="0760CE40" w14:textId="35E2566B" w:rsidR="008E32C8" w:rsidRPr="00FF0611" w:rsidRDefault="008E32C8" w:rsidP="008E32C8">
      <w:pPr>
        <w:pStyle w:val="Nagwek5"/>
        <w:numPr>
          <w:ilvl w:val="3"/>
          <w:numId w:val="3"/>
        </w:numPr>
        <w:ind w:firstLine="0"/>
        <w:rPr>
          <w:rFonts w:ascii="Times New Roman" w:hAnsi="Times New Roman" w:cs="Times New Roman"/>
        </w:rPr>
      </w:pPr>
      <w:r w:rsidRPr="00FF0611">
        <w:rPr>
          <w:rFonts w:ascii="Times New Roman" w:hAnsi="Times New Roman" w:cs="Times New Roman"/>
        </w:rPr>
        <w:t>Component diagram</w:t>
      </w:r>
    </w:p>
    <w:p w14:paraId="17CCC0CE" w14:textId="40C1581B" w:rsidR="00232976" w:rsidRPr="00FF0611" w:rsidRDefault="00232976" w:rsidP="00232976">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On a data</w:t>
      </w:r>
      <w:r w:rsidR="002653A0" w:rsidRPr="00FF0611">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 xml:space="preserve">level, aggregation means setting up a relationship between different data-sets and inheritance of specific data in order to reflect aggregation and its scope. The logic illustrated </w:t>
      </w:r>
      <w:r w:rsidR="002653A0" w:rsidRPr="00FF0611">
        <w:rPr>
          <w:rFonts w:ascii="Times New Roman" w:eastAsiaTheme="minorEastAsia" w:hAnsi="Times New Roman" w:cs="Times New Roman"/>
          <w:color w:val="404040" w:themeColor="text1" w:themeTint="BF"/>
          <w:lang w:val="en-GB"/>
        </w:rPr>
        <w:t>in</w:t>
      </w:r>
      <w:r w:rsidRPr="00FF0611">
        <w:rPr>
          <w:rFonts w:ascii="Times New Roman" w:eastAsiaTheme="minorEastAsia" w:hAnsi="Times New Roman" w:cs="Times New Roman"/>
          <w:color w:val="404040" w:themeColor="text1" w:themeTint="BF"/>
          <w:lang w:val="en-GB"/>
        </w:rPr>
        <w:t xml:space="preserve"> the following component diagram consist</w:t>
      </w:r>
      <w:r w:rsidR="002653A0" w:rsidRPr="00FF0611">
        <w:rPr>
          <w:rFonts w:ascii="Times New Roman" w:eastAsiaTheme="minorEastAsia" w:hAnsi="Times New Roman" w:cs="Times New Roman"/>
          <w:color w:val="404040" w:themeColor="text1" w:themeTint="BF"/>
          <w:lang w:val="en-GB"/>
        </w:rPr>
        <w:t>s</w:t>
      </w:r>
      <w:r w:rsidRPr="00FF0611">
        <w:rPr>
          <w:rFonts w:ascii="Times New Roman" w:eastAsiaTheme="minorEastAsia" w:hAnsi="Times New Roman" w:cs="Times New Roman"/>
          <w:color w:val="404040" w:themeColor="text1" w:themeTint="BF"/>
          <w:lang w:val="en-GB"/>
        </w:rPr>
        <w:t xml:space="preserve"> of a sequence of relations</w:t>
      </w:r>
      <w:r w:rsidR="00C45EFB" w:rsidRPr="00FF0611">
        <w:rPr>
          <w:rFonts w:ascii="Times New Roman" w:eastAsiaTheme="minorEastAsia" w:hAnsi="Times New Roman" w:cs="Times New Roman"/>
          <w:color w:val="404040" w:themeColor="text1" w:themeTint="BF"/>
          <w:lang w:val="en-GB"/>
        </w:rPr>
        <w:t xml:space="preserve"> of</w:t>
      </w:r>
      <w:r w:rsidRPr="00FF0611">
        <w:rPr>
          <w:rFonts w:ascii="Times New Roman" w:eastAsiaTheme="minorEastAsia" w:hAnsi="Times New Roman" w:cs="Times New Roman"/>
          <w:color w:val="404040" w:themeColor="text1" w:themeTint="BF"/>
          <w:lang w:val="en-GB"/>
        </w:rPr>
        <w:t xml:space="preserve"> set</w:t>
      </w:r>
      <w:r w:rsidR="00C45EFB" w:rsidRPr="00FF0611">
        <w:rPr>
          <w:rFonts w:ascii="Times New Roman" w:eastAsiaTheme="minorEastAsia" w:hAnsi="Times New Roman" w:cs="Times New Roman"/>
          <w:color w:val="404040" w:themeColor="text1" w:themeTint="BF"/>
          <w:lang w:val="en-GB"/>
        </w:rPr>
        <w:t>s</w:t>
      </w:r>
      <w:r w:rsidRPr="00FF0611">
        <w:rPr>
          <w:rFonts w:ascii="Times New Roman" w:eastAsiaTheme="minorEastAsia" w:hAnsi="Times New Roman" w:cs="Times New Roman"/>
          <w:color w:val="404040" w:themeColor="text1" w:themeTint="BF"/>
          <w:lang w:val="en-GB"/>
        </w:rPr>
        <w:t xml:space="preserve"> based on the busin</w:t>
      </w:r>
      <w:r w:rsidR="002653A0" w:rsidRPr="00FF0611">
        <w:rPr>
          <w:rFonts w:ascii="Times New Roman" w:eastAsiaTheme="minorEastAsia" w:hAnsi="Times New Roman" w:cs="Times New Roman"/>
          <w:color w:val="404040" w:themeColor="text1" w:themeTint="BF"/>
          <w:lang w:val="en-GB"/>
        </w:rPr>
        <w:t>ess process performed:</w:t>
      </w:r>
    </w:p>
    <w:p w14:paraId="250D4AD2" w14:textId="77777777" w:rsidR="00232976" w:rsidRPr="00FF0611" w:rsidRDefault="00232976" w:rsidP="00232976">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noProof/>
          <w:color w:val="404040" w:themeColor="text1" w:themeTint="BF"/>
          <w:lang w:val="en-US"/>
        </w:rPr>
        <w:drawing>
          <wp:inline distT="0" distB="0" distL="0" distR="0" wp14:anchorId="426824D3" wp14:editId="412B26CC">
            <wp:extent cx="5811745" cy="1543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2098" cy="1545799"/>
                    </a:xfrm>
                    <a:prstGeom prst="rect">
                      <a:avLst/>
                    </a:prstGeom>
                    <a:noFill/>
                  </pic:spPr>
                </pic:pic>
              </a:graphicData>
            </a:graphic>
          </wp:inline>
        </w:drawing>
      </w:r>
    </w:p>
    <w:p w14:paraId="30D6F092" w14:textId="4E30D265" w:rsidR="002653A0" w:rsidRPr="00FF0611" w:rsidRDefault="002653A0" w:rsidP="002653A0">
      <w:pPr>
        <w:pStyle w:val="Legenda"/>
        <w:jc w:val="center"/>
        <w:rPr>
          <w:rFonts w:eastAsiaTheme="minorEastAsia"/>
          <w:lang w:val="en-GB"/>
        </w:rPr>
      </w:pPr>
      <w:bookmarkStart w:id="1179" w:name="_Toc5822235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sidRPr="00FF0611">
        <w:rPr>
          <w:lang w:val="en-GB"/>
        </w:rPr>
        <w:t>5</w:t>
      </w:r>
      <w:r w:rsidRPr="00FF0611">
        <w:rPr>
          <w:lang w:val="en-GB"/>
        </w:rPr>
        <w:fldChar w:fldCharType="end"/>
      </w:r>
      <w:r w:rsidRPr="00FF0611">
        <w:rPr>
          <w:lang w:val="en-GB"/>
        </w:rPr>
        <w:t xml:space="preserve"> – Component diagram for aggregated planning</w:t>
      </w:r>
      <w:bookmarkEnd w:id="1179"/>
    </w:p>
    <w:p w14:paraId="293DE09F" w14:textId="649D2F05" w:rsidR="00232976" w:rsidRPr="00FF0611" w:rsidRDefault="121EEA74" w:rsidP="121EEA74">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According to the business process above, once a CA becomes aware of the intention of a CPB to conduct a FA for a specific category of goods or services, the CA can request the CPB the inclusion of the CA’s demand and related budget into the scope of the FA. In order to do so, the CA needs to describe the demand first by initiating a procurement process (although not a procurement procedure, which will be initiated later on once the FA is concluded and the CA wants to conduct a purchase under this FA) against previously declared annual needs (EI classified with a certain CPV code) and publication of a relevant PN (the aggregation demand notice) describing the provisional schedule, budget allocated, etc. Once these data is provided by the CA, a relation between the PN and the FA can be established. Such a relation serves as a data-hook of inclusion requests recorded.</w:t>
      </w:r>
    </w:p>
    <w:p w14:paraId="45DF02E3" w14:textId="1849C113" w:rsidR="00232976" w:rsidRPr="00FF0611" w:rsidRDefault="007F492F" w:rsidP="00232976">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On the CPB side, each request for</w:t>
      </w:r>
      <w:r w:rsidR="00232976" w:rsidRPr="00FF0611">
        <w:rPr>
          <w:rFonts w:ascii="Times New Roman" w:eastAsiaTheme="minorEastAsia" w:hAnsi="Times New Roman" w:cs="Times New Roman"/>
          <w:lang w:val="en-GB"/>
        </w:rPr>
        <w:t xml:space="preserve"> inclusion</w:t>
      </w:r>
      <w:r w:rsidRPr="00FF0611">
        <w:rPr>
          <w:rFonts w:ascii="Times New Roman" w:eastAsiaTheme="minorEastAsia" w:hAnsi="Times New Roman" w:cs="Times New Roman"/>
          <w:lang w:val="en-GB"/>
        </w:rPr>
        <w:t xml:space="preserve"> from a CA has</w:t>
      </w:r>
      <w:r w:rsidR="00232976" w:rsidRPr="00FF0611">
        <w:rPr>
          <w:rFonts w:ascii="Times New Roman" w:eastAsiaTheme="minorEastAsia" w:hAnsi="Times New Roman" w:cs="Times New Roman"/>
          <w:lang w:val="en-GB"/>
        </w:rPr>
        <w:t xml:space="preserve"> to be reviewed by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CPB</w:t>
      </w:r>
      <w:r w:rsidRPr="00FF0611">
        <w:rPr>
          <w:rFonts w:ascii="Times New Roman" w:eastAsiaTheme="minorEastAsia" w:hAnsi="Times New Roman" w:cs="Times New Roman"/>
          <w:lang w:val="en-GB"/>
        </w:rPr>
        <w:t xml:space="preserve">, who will </w:t>
      </w:r>
      <w:r w:rsidR="00232976" w:rsidRPr="00FF0611">
        <w:rPr>
          <w:rFonts w:ascii="Times New Roman" w:eastAsiaTheme="minorEastAsia" w:hAnsi="Times New Roman" w:cs="Times New Roman"/>
          <w:lang w:val="en-GB"/>
        </w:rPr>
        <w:t xml:space="preserve">decide on whether this request is a subject of this </w:t>
      </w:r>
      <w:r w:rsidRPr="00FF0611">
        <w:rPr>
          <w:rFonts w:ascii="Times New Roman" w:eastAsiaTheme="minorEastAsia" w:hAnsi="Times New Roman" w:cs="Times New Roman"/>
          <w:lang w:val="en-GB"/>
        </w:rPr>
        <w:t>FA</w:t>
      </w:r>
      <w:r w:rsidR="00232976" w:rsidRPr="00FF0611">
        <w:rPr>
          <w:rFonts w:ascii="Times New Roman" w:eastAsiaTheme="minorEastAsia" w:hAnsi="Times New Roman" w:cs="Times New Roman"/>
          <w:lang w:val="en-GB"/>
        </w:rPr>
        <w:t xml:space="preserve"> from classification, geography, volume</w:t>
      </w:r>
      <w:r w:rsidRPr="00FF0611">
        <w:rPr>
          <w:rFonts w:ascii="Times New Roman" w:eastAsiaTheme="minorEastAsia" w:hAnsi="Times New Roman" w:cs="Times New Roman"/>
          <w:lang w:val="en-GB"/>
        </w:rPr>
        <w:t>,</w:t>
      </w:r>
      <w:r w:rsidR="00232976" w:rsidRPr="00FF0611">
        <w:rPr>
          <w:rFonts w:ascii="Times New Roman" w:eastAsiaTheme="minorEastAsia" w:hAnsi="Times New Roman" w:cs="Times New Roman"/>
          <w:lang w:val="en-GB"/>
        </w:rPr>
        <w:t xml:space="preserve"> etc</w:t>
      </w:r>
      <w:r w:rsidRPr="00FF0611">
        <w:rPr>
          <w:rFonts w:ascii="Times New Roman" w:eastAsiaTheme="minorEastAsia" w:hAnsi="Times New Roman" w:cs="Times New Roman"/>
          <w:lang w:val="en-GB"/>
        </w:rPr>
        <w:t>.</w:t>
      </w:r>
      <w:r w:rsidR="00232976" w:rsidRPr="00FF0611">
        <w:rPr>
          <w:rFonts w:ascii="Times New Roman" w:eastAsiaTheme="minorEastAsia" w:hAnsi="Times New Roman" w:cs="Times New Roman"/>
          <w:lang w:val="en-GB"/>
        </w:rPr>
        <w:t xml:space="preserve"> perspectives. If </w:t>
      </w:r>
      <w:r w:rsidR="0068251E" w:rsidRPr="00FF0611">
        <w:rPr>
          <w:rFonts w:ascii="Times New Roman" w:eastAsiaTheme="minorEastAsia" w:hAnsi="Times New Roman" w:cs="Times New Roman"/>
          <w:lang w:val="en-GB"/>
        </w:rPr>
        <w:t xml:space="preserve">it is </w:t>
      </w:r>
      <w:r w:rsidR="00232976" w:rsidRPr="00FF0611">
        <w:rPr>
          <w:rFonts w:ascii="Times New Roman" w:eastAsiaTheme="minorEastAsia" w:hAnsi="Times New Roman" w:cs="Times New Roman"/>
          <w:lang w:val="en-GB"/>
        </w:rPr>
        <w:t>compliant and</w:t>
      </w:r>
      <w:r w:rsidRPr="00FF0611">
        <w:rPr>
          <w:rFonts w:ascii="Times New Roman" w:eastAsiaTheme="minorEastAsia" w:hAnsi="Times New Roman" w:cs="Times New Roman"/>
          <w:lang w:val="en-GB"/>
        </w:rPr>
        <w:t xml:space="preserve"> the</w:t>
      </w:r>
      <w:r w:rsidR="00232976" w:rsidRPr="00FF0611">
        <w:rPr>
          <w:rFonts w:ascii="Times New Roman" w:eastAsiaTheme="minorEastAsia" w:hAnsi="Times New Roman" w:cs="Times New Roman"/>
          <w:lang w:val="en-GB"/>
        </w:rPr>
        <w:t xml:space="preserve"> CPB decides to include this demand into </w:t>
      </w: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scope of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 xml:space="preserve">future </w:t>
      </w:r>
      <w:r w:rsidRPr="00FF0611">
        <w:rPr>
          <w:rFonts w:ascii="Times New Roman" w:eastAsiaTheme="minorEastAsia" w:hAnsi="Times New Roman" w:cs="Times New Roman"/>
          <w:lang w:val="en-GB"/>
        </w:rPr>
        <w:t>FA</w:t>
      </w:r>
      <w:r w:rsidR="00232976" w:rsidRPr="00FF0611">
        <w:rPr>
          <w:rFonts w:ascii="Times New Roman" w:eastAsiaTheme="minorEastAsia" w:hAnsi="Times New Roman" w:cs="Times New Roman"/>
          <w:lang w:val="en-GB"/>
        </w:rPr>
        <w:t xml:space="preserve">, such demand </w:t>
      </w:r>
      <w:r w:rsidRPr="00FF0611">
        <w:rPr>
          <w:rFonts w:ascii="Times New Roman" w:eastAsiaTheme="minorEastAsia" w:hAnsi="Times New Roman" w:cs="Times New Roman"/>
          <w:lang w:val="en-GB"/>
        </w:rPr>
        <w:t>is</w:t>
      </w:r>
      <w:r w:rsidR="00232976" w:rsidRPr="00FF0611">
        <w:rPr>
          <w:rFonts w:ascii="Times New Roman" w:eastAsiaTheme="minorEastAsia" w:hAnsi="Times New Roman" w:cs="Times New Roman"/>
          <w:lang w:val="en-GB"/>
        </w:rPr>
        <w:t xml:space="preserve"> aggregated through establishing a relation between </w:t>
      </w:r>
      <w:r w:rsidRPr="00FF0611">
        <w:rPr>
          <w:rFonts w:ascii="Times New Roman" w:eastAsiaTheme="minorEastAsia" w:hAnsi="Times New Roman" w:cs="Times New Roman"/>
          <w:lang w:val="en-GB"/>
        </w:rPr>
        <w:t xml:space="preserve">the </w:t>
      </w:r>
      <w:r w:rsidR="0068251E" w:rsidRPr="00FF0611">
        <w:rPr>
          <w:rFonts w:ascii="Times New Roman" w:eastAsiaTheme="minorEastAsia" w:hAnsi="Times New Roman" w:cs="Times New Roman"/>
          <w:lang w:val="en-GB"/>
        </w:rPr>
        <w:t>PN</w:t>
      </w:r>
      <w:r w:rsidR="00232976" w:rsidRPr="00FF0611">
        <w:rPr>
          <w:rFonts w:ascii="Times New Roman" w:eastAsiaTheme="minorEastAsia" w:hAnsi="Times New Roman" w:cs="Times New Roman"/>
          <w:lang w:val="en-GB"/>
        </w:rPr>
        <w:t xml:space="preserve"> and the aggregated plan.</w:t>
      </w:r>
    </w:p>
    <w:p w14:paraId="177E911D" w14:textId="428184D3" w:rsidR="00232976" w:rsidRPr="00FF0611" w:rsidRDefault="007F492F" w:rsidP="00232976">
      <w:pPr>
        <w:jc w:val="both"/>
        <w:rPr>
          <w:rFonts w:ascii="Times New Roman" w:eastAsiaTheme="minorEastAsia" w:hAnsi="Times New Roman" w:cs="Times New Roman"/>
          <w:lang w:val="en-GB"/>
        </w:rPr>
      </w:pP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CPB proceeds </w:t>
      </w:r>
      <w:r w:rsidRPr="00FF0611">
        <w:rPr>
          <w:rFonts w:ascii="Times New Roman" w:eastAsiaTheme="minorEastAsia" w:hAnsi="Times New Roman" w:cs="Times New Roman"/>
          <w:lang w:val="en-GB"/>
        </w:rPr>
        <w:t xml:space="preserve">in the same way </w:t>
      </w:r>
      <w:r w:rsidR="00232976" w:rsidRPr="00FF0611">
        <w:rPr>
          <w:rFonts w:ascii="Times New Roman" w:eastAsiaTheme="minorEastAsia" w:hAnsi="Times New Roman" w:cs="Times New Roman"/>
          <w:lang w:val="en-GB"/>
        </w:rPr>
        <w:t xml:space="preserve">with all the requests collected during a certain period of time and, having the final aggregated scope, </w:t>
      </w:r>
      <w:r w:rsidRPr="00FF0611">
        <w:rPr>
          <w:rFonts w:ascii="Times New Roman" w:eastAsiaTheme="minorEastAsia" w:hAnsi="Times New Roman" w:cs="Times New Roman"/>
          <w:lang w:val="en-GB"/>
        </w:rPr>
        <w:t xml:space="preserve">the </w:t>
      </w:r>
      <w:r w:rsidR="00232976" w:rsidRPr="00FF0611">
        <w:rPr>
          <w:rFonts w:ascii="Times New Roman" w:eastAsiaTheme="minorEastAsia" w:hAnsi="Times New Roman" w:cs="Times New Roman"/>
          <w:lang w:val="en-GB"/>
        </w:rPr>
        <w:t xml:space="preserve">CPB can complete </w:t>
      </w:r>
      <w:r w:rsidR="0068251E"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scoping period and start </w:t>
      </w:r>
      <w:r w:rsidRPr="00FF0611">
        <w:rPr>
          <w:rFonts w:ascii="Times New Roman" w:eastAsiaTheme="minorEastAsia" w:hAnsi="Times New Roman" w:cs="Times New Roman"/>
          <w:lang w:val="en-GB"/>
        </w:rPr>
        <w:t xml:space="preserve">designing the FA and </w:t>
      </w:r>
      <w:r w:rsidR="00232976" w:rsidRPr="00FF0611">
        <w:rPr>
          <w:rFonts w:ascii="Times New Roman" w:eastAsiaTheme="minorEastAsia" w:hAnsi="Times New Roman" w:cs="Times New Roman"/>
          <w:lang w:val="en-GB"/>
        </w:rPr>
        <w:t>prepar</w:t>
      </w:r>
      <w:r w:rsidRPr="00FF0611">
        <w:rPr>
          <w:rFonts w:ascii="Times New Roman" w:eastAsiaTheme="minorEastAsia" w:hAnsi="Times New Roman" w:cs="Times New Roman"/>
          <w:lang w:val="en-GB"/>
        </w:rPr>
        <w:t>i</w:t>
      </w:r>
      <w:r w:rsidR="00232976" w:rsidRPr="00FF0611">
        <w:rPr>
          <w:rFonts w:ascii="Times New Roman" w:eastAsiaTheme="minorEastAsia" w:hAnsi="Times New Roman" w:cs="Times New Roman"/>
          <w:lang w:val="en-GB"/>
        </w:rPr>
        <w:t>n</w:t>
      </w:r>
      <w:r w:rsidRPr="00FF0611">
        <w:rPr>
          <w:rFonts w:ascii="Times New Roman" w:eastAsiaTheme="minorEastAsia" w:hAnsi="Times New Roman" w:cs="Times New Roman"/>
          <w:lang w:val="en-GB"/>
        </w:rPr>
        <w:t>g</w:t>
      </w:r>
      <w:r w:rsidR="00232976" w:rsidRPr="00FF0611">
        <w:rPr>
          <w:rFonts w:ascii="Times New Roman" w:eastAsiaTheme="minorEastAsia" w:hAnsi="Times New Roman" w:cs="Times New Roman"/>
          <w:lang w:val="en-GB"/>
        </w:rPr>
        <w:t xml:space="preserve"> </w:t>
      </w:r>
      <w:r w:rsidRPr="00FF0611">
        <w:rPr>
          <w:rFonts w:ascii="Times New Roman" w:eastAsiaTheme="minorEastAsia" w:hAnsi="Times New Roman" w:cs="Times New Roman"/>
          <w:lang w:val="en-GB"/>
        </w:rPr>
        <w:t>the</w:t>
      </w:r>
      <w:r w:rsidR="00232976" w:rsidRPr="00FF0611">
        <w:rPr>
          <w:rFonts w:ascii="Times New Roman" w:eastAsiaTheme="minorEastAsia" w:hAnsi="Times New Roman" w:cs="Times New Roman"/>
          <w:lang w:val="en-GB"/>
        </w:rPr>
        <w:t xml:space="preserve"> pre-qualification phase.</w:t>
      </w:r>
    </w:p>
    <w:tbl>
      <w:tblPr>
        <w:tblW w:w="9062"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062"/>
      </w:tblGrid>
      <w:tr w:rsidR="00232976" w:rsidRPr="00FF0611" w14:paraId="0C76029E" w14:textId="77777777" w:rsidTr="0068610B">
        <w:tc>
          <w:tcPr>
            <w:tcW w:w="9062" w:type="dxa"/>
            <w:tcBorders>
              <w:top w:val="single" w:sz="8" w:space="0" w:color="998DD9"/>
              <w:left w:val="single" w:sz="8" w:space="0" w:color="998DD9"/>
              <w:bottom w:val="single" w:sz="8" w:space="0" w:color="998DD9"/>
              <w:right w:val="single" w:sz="8" w:space="0" w:color="998DD9"/>
            </w:tcBorders>
            <w:shd w:val="clear" w:color="auto" w:fill="EAE6FF"/>
          </w:tcPr>
          <w:p w14:paraId="6D91C66C" w14:textId="5899CCC9" w:rsidR="00232976" w:rsidRPr="00FF0611" w:rsidRDefault="00232976" w:rsidP="0068251E">
            <w:pPr>
              <w:jc w:val="both"/>
              <w:rPr>
                <w:lang w:val="en-GB"/>
              </w:rPr>
            </w:pPr>
            <w:r w:rsidRPr="00FF0611">
              <w:rPr>
                <w:rFonts w:ascii="Times New Roman" w:eastAsiaTheme="minorEastAsia" w:hAnsi="Times New Roman" w:cs="Times New Roman"/>
                <w:color w:val="404040" w:themeColor="text1" w:themeTint="BF"/>
                <w:lang w:val="en-GB"/>
              </w:rPr>
              <w:t>Since aggregation of a subject of procurement from multiple sources (</w:t>
            </w:r>
            <w:r w:rsidR="0068251E" w:rsidRPr="00FF0611">
              <w:rPr>
                <w:rFonts w:ascii="Times New Roman" w:eastAsiaTheme="minorEastAsia" w:hAnsi="Times New Roman" w:cs="Times New Roman"/>
                <w:color w:val="404040" w:themeColor="text1" w:themeTint="BF"/>
                <w:lang w:val="en-GB"/>
              </w:rPr>
              <w:t>PNs</w:t>
            </w:r>
            <w:r w:rsidRPr="00FF0611">
              <w:rPr>
                <w:rFonts w:ascii="Times New Roman" w:eastAsiaTheme="minorEastAsia" w:hAnsi="Times New Roman" w:cs="Times New Roman"/>
                <w:color w:val="404040" w:themeColor="text1" w:themeTint="BF"/>
                <w:lang w:val="en-GB"/>
              </w:rPr>
              <w:t xml:space="preserve"> by </w:t>
            </w:r>
            <w:r w:rsidR="007F492F" w:rsidRPr="00FF0611">
              <w:rPr>
                <w:rFonts w:ascii="Times New Roman" w:eastAsiaTheme="minorEastAsia" w:hAnsi="Times New Roman" w:cs="Times New Roman"/>
                <w:color w:val="404040" w:themeColor="text1" w:themeTint="BF"/>
                <w:lang w:val="en-GB"/>
              </w:rPr>
              <w:t>CAs</w:t>
            </w:r>
            <w:r w:rsidRPr="00FF0611">
              <w:rPr>
                <w:rFonts w:ascii="Times New Roman" w:eastAsiaTheme="minorEastAsia" w:hAnsi="Times New Roman" w:cs="Times New Roman"/>
                <w:color w:val="404040" w:themeColor="text1" w:themeTint="BF"/>
                <w:lang w:val="en-GB"/>
              </w:rPr>
              <w:t>) into</w:t>
            </w:r>
            <w:r w:rsidR="007F492F" w:rsidRPr="00FF0611">
              <w:rPr>
                <w:rFonts w:ascii="Times New Roman" w:eastAsiaTheme="minorEastAsia" w:hAnsi="Times New Roman" w:cs="Times New Roman"/>
                <w:color w:val="404040" w:themeColor="text1" w:themeTint="BF"/>
                <w:lang w:val="en-GB"/>
              </w:rPr>
              <w:t xml:space="preserve"> a</w:t>
            </w:r>
            <w:r w:rsidRPr="00FF0611">
              <w:rPr>
                <w:rFonts w:ascii="Times New Roman" w:eastAsiaTheme="minorEastAsia" w:hAnsi="Times New Roman" w:cs="Times New Roman"/>
                <w:color w:val="404040" w:themeColor="text1" w:themeTint="BF"/>
                <w:lang w:val="en-GB"/>
              </w:rPr>
              <w:t xml:space="preserve"> single common scope (AP) doesn't seem a linear process and often requires human-analysis, at this stage subject aggregation</w:t>
            </w:r>
            <w:r w:rsidR="0068251E" w:rsidRPr="00FF0611">
              <w:rPr>
                <w:rFonts w:ascii="Times New Roman" w:eastAsiaTheme="minorEastAsia" w:hAnsi="Times New Roman" w:cs="Times New Roman"/>
                <w:color w:val="404040" w:themeColor="text1" w:themeTint="BF"/>
                <w:lang w:val="en-GB"/>
              </w:rPr>
              <w:t>,</w:t>
            </w:r>
            <w:r w:rsidRPr="00FF0611">
              <w:rPr>
                <w:rFonts w:ascii="Times New Roman" w:eastAsiaTheme="minorEastAsia" w:hAnsi="Times New Roman" w:cs="Times New Roman"/>
                <w:color w:val="404040" w:themeColor="text1" w:themeTint="BF"/>
                <w:lang w:val="en-GB"/>
              </w:rPr>
              <w:t xml:space="preserve"> together with “lots” strategy</w:t>
            </w:r>
            <w:r w:rsidR="0068251E" w:rsidRPr="00FF0611">
              <w:rPr>
                <w:rFonts w:ascii="Times New Roman" w:eastAsiaTheme="minorEastAsia" w:hAnsi="Times New Roman" w:cs="Times New Roman"/>
                <w:color w:val="404040" w:themeColor="text1" w:themeTint="BF"/>
                <w:lang w:val="en-GB"/>
              </w:rPr>
              <w:t>,</w:t>
            </w:r>
            <w:r w:rsidRPr="00FF0611">
              <w:rPr>
                <w:rFonts w:ascii="Times New Roman" w:eastAsiaTheme="minorEastAsia" w:hAnsi="Times New Roman" w:cs="Times New Roman"/>
                <w:color w:val="404040" w:themeColor="text1" w:themeTint="BF"/>
                <w:lang w:val="en-GB"/>
              </w:rPr>
              <w:t xml:space="preserve"> </w:t>
            </w:r>
            <w:r w:rsidR="007F492F" w:rsidRPr="00FF0611">
              <w:rPr>
                <w:rFonts w:ascii="Times New Roman" w:eastAsiaTheme="minorEastAsia" w:hAnsi="Times New Roman" w:cs="Times New Roman"/>
                <w:color w:val="404040" w:themeColor="text1" w:themeTint="BF"/>
                <w:lang w:val="en-GB"/>
              </w:rPr>
              <w:t>is conducted by</w:t>
            </w:r>
            <w:r w:rsidRPr="00FF0611">
              <w:rPr>
                <w:rFonts w:ascii="Times New Roman" w:eastAsiaTheme="minorEastAsia" w:hAnsi="Times New Roman" w:cs="Times New Roman"/>
                <w:color w:val="404040" w:themeColor="text1" w:themeTint="BF"/>
                <w:lang w:val="en-GB"/>
              </w:rPr>
              <w:t xml:space="preserve"> </w:t>
            </w:r>
            <w:r w:rsidR="007F492F" w:rsidRPr="00FF0611">
              <w:rPr>
                <w:rFonts w:ascii="Times New Roman" w:eastAsiaTheme="minorEastAsia" w:hAnsi="Times New Roman" w:cs="Times New Roman"/>
                <w:color w:val="404040" w:themeColor="text1" w:themeTint="BF"/>
                <w:lang w:val="en-GB"/>
              </w:rPr>
              <w:t xml:space="preserve">the </w:t>
            </w:r>
            <w:r w:rsidRPr="00FF0611">
              <w:rPr>
                <w:rFonts w:ascii="Times New Roman" w:eastAsiaTheme="minorEastAsia" w:hAnsi="Times New Roman" w:cs="Times New Roman"/>
                <w:color w:val="404040" w:themeColor="text1" w:themeTint="BF"/>
                <w:lang w:val="en-GB"/>
              </w:rPr>
              <w:t>CPB as a manual process.</w:t>
            </w:r>
          </w:p>
        </w:tc>
      </w:tr>
    </w:tbl>
    <w:p w14:paraId="2A38C643" w14:textId="4915AAD6" w:rsidR="00895953" w:rsidRPr="00FF0611" w:rsidRDefault="00895953" w:rsidP="00895953">
      <w:pPr>
        <w:pStyle w:val="Nagwek3"/>
        <w:numPr>
          <w:ilvl w:val="2"/>
          <w:numId w:val="3"/>
        </w:numPr>
        <w:tabs>
          <w:tab w:val="left" w:pos="567"/>
        </w:tabs>
        <w:spacing w:before="360" w:after="120" w:line="240" w:lineRule="auto"/>
        <w:jc w:val="left"/>
      </w:pPr>
      <w:bookmarkStart w:id="1180" w:name="_Toc58222341"/>
      <w:r w:rsidRPr="00FF0611">
        <w:t>Design of a FA</w:t>
      </w:r>
      <w:bookmarkEnd w:id="1180"/>
    </w:p>
    <w:p w14:paraId="28233FF4" w14:textId="56718A9F" w:rsidR="008B03E6" w:rsidRPr="00FF0611" w:rsidRDefault="008B03E6" w:rsidP="008B03E6">
      <w:pPr>
        <w:pStyle w:val="Nagwek5"/>
        <w:numPr>
          <w:ilvl w:val="3"/>
          <w:numId w:val="3"/>
        </w:numPr>
        <w:rPr>
          <w:rFonts w:ascii="Times New Roman" w:hAnsi="Times New Roman" w:cs="Times New Roman"/>
        </w:rPr>
      </w:pPr>
      <w:r w:rsidRPr="00FF0611">
        <w:rPr>
          <w:rFonts w:ascii="Times New Roman" w:hAnsi="Times New Roman" w:cs="Times New Roman"/>
        </w:rPr>
        <w:t>Determining categories and products</w:t>
      </w:r>
    </w:p>
    <w:p w14:paraId="5847DCCF" w14:textId="0D9DB0F6" w:rsidR="0068610B" w:rsidRPr="00FF0611" w:rsidRDefault="0068610B" w:rsidP="008B03E6">
      <w:pPr>
        <w:jc w:val="both"/>
        <w:rPr>
          <w:rFonts w:ascii="Times New Roman" w:hAnsi="Times New Roman" w:cs="Times New Roman"/>
          <w:lang w:val="en-GB"/>
        </w:rPr>
      </w:pPr>
      <w:r w:rsidRPr="00FF0611">
        <w:rPr>
          <w:rFonts w:ascii="Times New Roman" w:hAnsi="Times New Roman" w:cs="Times New Roman"/>
          <w:lang w:val="en-GB"/>
        </w:rPr>
        <w:t>FAs</w:t>
      </w:r>
      <w:r w:rsidR="008B03E6" w:rsidRPr="00FF0611">
        <w:rPr>
          <w:rFonts w:ascii="Times New Roman" w:hAnsi="Times New Roman" w:cs="Times New Roman"/>
          <w:lang w:val="en-GB"/>
        </w:rPr>
        <w:t xml:space="preserve"> are </w:t>
      </w:r>
      <w:r w:rsidRPr="00FF0611">
        <w:rPr>
          <w:rFonts w:ascii="Times New Roman" w:hAnsi="Times New Roman" w:cs="Times New Roman"/>
          <w:lang w:val="en-GB"/>
        </w:rPr>
        <w:t>usually used</w:t>
      </w:r>
      <w:r w:rsidR="008B03E6" w:rsidRPr="00FF0611">
        <w:rPr>
          <w:rFonts w:ascii="Times New Roman" w:hAnsi="Times New Roman" w:cs="Times New Roman"/>
          <w:lang w:val="en-GB"/>
        </w:rPr>
        <w:t xml:space="preserve"> for repeating needs and</w:t>
      </w:r>
      <w:r w:rsidRPr="00FF0611">
        <w:rPr>
          <w:rFonts w:ascii="Times New Roman" w:hAnsi="Times New Roman" w:cs="Times New Roman"/>
          <w:lang w:val="en-GB"/>
        </w:rPr>
        <w:t xml:space="preserve"> </w:t>
      </w:r>
      <w:r w:rsidRPr="00FF0611">
        <w:rPr>
          <w:rFonts w:ascii="Times New Roman" w:hAnsi="Times New Roman"/>
          <w:lang w:val="en-GB"/>
        </w:rPr>
        <w:t>enable CAs to manage procurement when they cannot objectively foresee the exact type and/or amount of supplies, services and works for the duration of a given period.</w:t>
      </w:r>
    </w:p>
    <w:p w14:paraId="003201D3" w14:textId="42314560" w:rsidR="0068610B" w:rsidRPr="00FF0611" w:rsidRDefault="0068610B" w:rsidP="008B03E6">
      <w:pPr>
        <w:jc w:val="both"/>
        <w:rPr>
          <w:rFonts w:ascii="Times New Roman" w:hAnsi="Times New Roman" w:cs="Times New Roman"/>
          <w:lang w:val="en-GB"/>
        </w:rPr>
      </w:pPr>
      <w:r w:rsidRPr="00FF0611">
        <w:rPr>
          <w:rFonts w:ascii="Times New Roman" w:hAnsi="Times New Roman" w:cs="Times New Roman"/>
          <w:lang w:val="en-GB"/>
        </w:rPr>
        <w:t xml:space="preserve">During the design of the FA, the </w:t>
      </w:r>
      <w:r w:rsidR="0005518A" w:rsidRPr="00FF0611">
        <w:rPr>
          <w:rFonts w:ascii="Times New Roman" w:hAnsi="Times New Roman" w:cs="Times New Roman"/>
          <w:lang w:val="en-GB"/>
        </w:rPr>
        <w:t xml:space="preserve">categories and products that will be purchased under this FA must be defined, as well as the possibility of substitution and to what extent. However, when certain terms and conditions of the procurement cannot be established with sufficient precision </w:t>
      </w:r>
      <w:r w:rsidR="0068251E" w:rsidRPr="00FF0611">
        <w:rPr>
          <w:rFonts w:ascii="Times New Roman" w:hAnsi="Times New Roman" w:cs="Times New Roman"/>
          <w:lang w:val="en-GB"/>
        </w:rPr>
        <w:t>in the conclusion of the FA</w:t>
      </w:r>
      <w:r w:rsidR="0005518A" w:rsidRPr="00FF0611">
        <w:rPr>
          <w:rFonts w:ascii="Times New Roman" w:hAnsi="Times New Roman" w:cs="Times New Roman"/>
          <w:lang w:val="en-GB"/>
        </w:rPr>
        <w:t xml:space="preserve">, the CA will be able to establish or refine them through </w:t>
      </w:r>
      <w:r w:rsidR="0068251E" w:rsidRPr="00FF0611">
        <w:rPr>
          <w:rFonts w:ascii="Times New Roman" w:hAnsi="Times New Roman" w:cs="Times New Roman"/>
          <w:lang w:val="en-GB"/>
        </w:rPr>
        <w:t>MC processes under the FA</w:t>
      </w:r>
      <w:r w:rsidR="0005518A" w:rsidRPr="00FF0611">
        <w:rPr>
          <w:rFonts w:ascii="Times New Roman" w:hAnsi="Times New Roman" w:cs="Times New Roman"/>
          <w:lang w:val="en-GB"/>
        </w:rPr>
        <w:t xml:space="preserve">.  </w:t>
      </w:r>
    </w:p>
    <w:p w14:paraId="64579022" w14:textId="11097C09" w:rsidR="008B03E6" w:rsidRPr="00FF0611" w:rsidRDefault="008B03E6">
      <w:pPr>
        <w:pBdr>
          <w:top w:val="nil"/>
          <w:left w:val="nil"/>
          <w:bottom w:val="nil"/>
          <w:right w:val="nil"/>
          <w:between w:val="nil"/>
        </w:pBdr>
        <w:spacing w:before="60" w:after="60" w:line="276" w:lineRule="auto"/>
        <w:jc w:val="both"/>
        <w:rPr>
          <w:rFonts w:ascii="Times New Roman" w:hAnsi="Times New Roman" w:cs="Times New Roman"/>
          <w:lang w:val="en-GB"/>
        </w:rPr>
        <w:pPrChange w:id="1181" w:author="Alba Colomer Padrosa" w:date="2021-01-27T11:27:00Z">
          <w:pPr>
            <w:jc w:val="both"/>
          </w:pPr>
        </w:pPrChange>
      </w:pPr>
      <w:r w:rsidRPr="00FF0611">
        <w:rPr>
          <w:rFonts w:ascii="Times New Roman" w:hAnsi="Times New Roman" w:cs="Times New Roman"/>
          <w:lang w:val="en-GB"/>
        </w:rPr>
        <w:t xml:space="preserve">Technically, determining product categories is </w:t>
      </w:r>
      <w:r w:rsidR="001D3B7B" w:rsidRPr="00FF0611">
        <w:rPr>
          <w:rFonts w:ascii="Times New Roman" w:hAnsi="Times New Roman" w:cs="Times New Roman"/>
          <w:lang w:val="en-GB"/>
        </w:rPr>
        <w:t>the</w:t>
      </w:r>
      <w:r w:rsidRPr="00FF0611">
        <w:rPr>
          <w:rFonts w:ascii="Times New Roman" w:hAnsi="Times New Roman" w:cs="Times New Roman"/>
          <w:lang w:val="en-GB"/>
        </w:rPr>
        <w:t xml:space="preserve"> determination of a relevant list of </w:t>
      </w:r>
      <w:r w:rsidRPr="00D061AE">
        <w:rPr>
          <w:rFonts w:ascii="Times New Roman" w:eastAsia="Courier New" w:hAnsi="Times New Roman" w:cs="Times New Roman"/>
          <w:color w:val="DD1144"/>
          <w:shd w:val="clear" w:color="auto" w:fill="F3F3F3"/>
          <w:lang w:val="en-GB"/>
          <w:rPrChange w:id="1182" w:author="Alba Colomer Padrosa" w:date="2021-01-27T11:27:00Z">
            <w:rPr>
              <w:rFonts w:ascii="Courier New" w:eastAsia="Courier New" w:hAnsi="Courier New" w:cs="Courier New"/>
              <w:color w:val="000000"/>
              <w:sz w:val="20"/>
              <w:szCs w:val="20"/>
              <w:lang w:val="en-GB" w:eastAsia="es-ES"/>
            </w:rPr>
          </w:rPrChange>
        </w:rPr>
        <w:t>items</w:t>
      </w:r>
      <w:r w:rsidRPr="00FF0611">
        <w:rPr>
          <w:rFonts w:ascii="Times New Roman" w:hAnsi="Times New Roman" w:cs="Times New Roman"/>
          <w:lang w:val="en-GB"/>
        </w:rPr>
        <w:t xml:space="preserve"> with aggregated </w:t>
      </w:r>
      <w:r w:rsidRPr="00D061AE">
        <w:rPr>
          <w:rFonts w:ascii="Times New Roman" w:eastAsia="Courier New" w:hAnsi="Times New Roman" w:cs="Times New Roman"/>
          <w:color w:val="DD1144"/>
          <w:shd w:val="clear" w:color="auto" w:fill="F3F3F3"/>
          <w:lang w:val="en-GB"/>
          <w:rPrChange w:id="1183" w:author="Alba Colomer Padrosa" w:date="2021-01-27T11:27:00Z">
            <w:rPr>
              <w:rFonts w:ascii="Courier New" w:eastAsia="Courier New" w:hAnsi="Courier New" w:cs="Courier New"/>
              <w:color w:val="000000"/>
              <w:sz w:val="20"/>
              <w:szCs w:val="20"/>
              <w:lang w:val="en-GB" w:eastAsia="es-ES"/>
            </w:rPr>
          </w:rPrChange>
        </w:rPr>
        <w:t>classification</w:t>
      </w:r>
      <w:r w:rsidRPr="00FF0611">
        <w:rPr>
          <w:rFonts w:ascii="Times New Roman" w:hAnsi="Times New Roman" w:cs="Times New Roman"/>
          <w:lang w:val="en-GB"/>
        </w:rPr>
        <w:t xml:space="preserve"> according to CPV and decomposed place of performance (delivery).</w:t>
      </w:r>
    </w:p>
    <w:p w14:paraId="0E4145DE" w14:textId="2131D1AD" w:rsidR="008B03E6" w:rsidRPr="00FF0611" w:rsidRDefault="001D3B7B" w:rsidP="008B03E6">
      <w:pPr>
        <w:jc w:val="both"/>
        <w:rPr>
          <w:rFonts w:ascii="Times New Roman" w:hAnsi="Times New Roman" w:cs="Times New Roman"/>
          <w:lang w:val="en-GB"/>
        </w:rPr>
      </w:pPr>
      <w:r w:rsidRPr="00FF0611">
        <w:rPr>
          <w:rFonts w:ascii="Times New Roman" w:hAnsi="Times New Roman" w:cs="Times New Roman"/>
          <w:lang w:val="en-GB"/>
        </w:rPr>
        <w:t>Find below the s</w:t>
      </w:r>
      <w:r w:rsidR="008B03E6" w:rsidRPr="00FF0611">
        <w:rPr>
          <w:rFonts w:ascii="Times New Roman" w:hAnsi="Times New Roman" w:cs="Times New Roman"/>
          <w:lang w:val="en-GB"/>
        </w:rPr>
        <w:t>implest case</w:t>
      </w:r>
      <w:r w:rsidRPr="00FF0611">
        <w:rPr>
          <w:rFonts w:ascii="Times New Roman" w:hAnsi="Times New Roman" w:cs="Times New Roman"/>
          <w:lang w:val="en-GB"/>
        </w:rPr>
        <w:t>,</w:t>
      </w:r>
      <w:r w:rsidR="008B03E6" w:rsidRPr="00FF0611">
        <w:rPr>
          <w:rFonts w:ascii="Times New Roman" w:hAnsi="Times New Roman" w:cs="Times New Roman"/>
          <w:lang w:val="en-GB"/>
        </w:rPr>
        <w:t xml:space="preserve"> when the only category of goods scoped for relatively same (or even same) geography:</w:t>
      </w:r>
    </w:p>
    <w:tbl>
      <w:tblPr>
        <w:tblW w:w="8931" w:type="dxa"/>
        <w:tblLayout w:type="fixed"/>
        <w:tblLook w:val="0600" w:firstRow="0" w:lastRow="0" w:firstColumn="0" w:lastColumn="0" w:noHBand="1" w:noVBand="1"/>
      </w:tblPr>
      <w:tblGrid>
        <w:gridCol w:w="8931"/>
      </w:tblGrid>
      <w:tr w:rsidR="008B03E6" w:rsidRPr="00FF0611" w14:paraId="1F84ABB0" w14:textId="77777777" w:rsidTr="0068610B">
        <w:tc>
          <w:tcPr>
            <w:tcW w:w="8931" w:type="dxa"/>
            <w:shd w:val="clear" w:color="auto" w:fill="F8F8F8"/>
            <w:tcMar>
              <w:top w:w="100" w:type="dxa"/>
              <w:left w:w="100" w:type="dxa"/>
              <w:bottom w:w="100" w:type="dxa"/>
              <w:right w:w="100" w:type="dxa"/>
            </w:tcMar>
          </w:tcPr>
          <w:p w14:paraId="7921FD2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w:t>
            </w:r>
          </w:p>
          <w:p w14:paraId="27F8F6FE"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"tender": {</w:t>
            </w:r>
          </w:p>
          <w:p w14:paraId="152828A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"items": [</w:t>
            </w:r>
          </w:p>
          <w:p w14:paraId="40AC088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22CFDA9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"001",</w:t>
            </w:r>
          </w:p>
          <w:p w14:paraId="1B00B70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0579826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200,</w:t>
            </w:r>
          </w:p>
          <w:p w14:paraId="218C3F2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C5F623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247571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55E49393"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3CFE4B2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2965F28"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5DCD2D4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234F4CB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"Florida"</w:t>
            </w:r>
          </w:p>
          <w:p w14:paraId="343F21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74FD080C"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2A2AB8C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3FEC2D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333333"/>
                <w:sz w:val="18"/>
                <w:szCs w:val="18"/>
                <w:shd w:val="clear" w:color="auto" w:fill="F8F8F8"/>
                <w:lang w:val="en-GB"/>
              </w:rPr>
              <w:t>}</w:t>
            </w:r>
          </w:p>
        </w:tc>
      </w:tr>
    </w:tbl>
    <w:p w14:paraId="4E763743" w14:textId="77777777" w:rsidR="00D061AE" w:rsidRPr="00FF0611" w:rsidRDefault="00D061AE" w:rsidP="00D061AE">
      <w:pPr>
        <w:pStyle w:val="Legenda"/>
        <w:jc w:val="center"/>
        <w:rPr>
          <w:rFonts w:eastAsiaTheme="minorEastAsia"/>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184" w:author="Alba Colomer Padrosa" w:date="2021-01-27T11:27:00Z">
        <w:r>
          <w:rPr>
            <w:noProof/>
            <w:lang w:val="en-GB"/>
          </w:rPr>
          <w:t>7</w:t>
        </w:r>
      </w:ins>
      <w:del w:id="1185" w:author="Alba Colomer Padrosa" w:date="2021-01-27T11:27:00Z">
        <w:r w:rsidDel="00D061AE">
          <w:rPr>
            <w:noProof/>
          </w:rPr>
          <w:delText>11</w:delText>
        </w:r>
      </w:del>
      <w:r w:rsidRPr="00FF0611">
        <w:rPr>
          <w:lang w:val="en-GB"/>
        </w:rPr>
        <w:fldChar w:fldCharType="end"/>
      </w:r>
      <w:r w:rsidRPr="00FF0611">
        <w:rPr>
          <w:lang w:val="en-GB"/>
        </w:rPr>
        <w:t xml:space="preserve"> </w:t>
      </w:r>
      <w:r>
        <w:t>–</w:t>
      </w:r>
      <w:r w:rsidRPr="00FF0611">
        <w:rPr>
          <w:lang w:val="en-GB"/>
        </w:rPr>
        <w:t xml:space="preserve"> </w:t>
      </w:r>
      <w:r>
        <w:t>Simplest case</w:t>
      </w:r>
    </w:p>
    <w:p w14:paraId="283D9C85" w14:textId="20CBA7C5" w:rsidR="001D3B7B" w:rsidRPr="00FF0611" w:rsidDel="00D061AE" w:rsidRDefault="001D3B7B" w:rsidP="008B03E6">
      <w:pPr>
        <w:jc w:val="both"/>
        <w:rPr>
          <w:del w:id="1186" w:author="Alba Colomer Padrosa" w:date="2021-01-27T11:27:00Z"/>
          <w:rFonts w:ascii="Times New Roman" w:hAnsi="Times New Roman" w:cs="Times New Roman"/>
          <w:lang w:val="en-GB"/>
        </w:rPr>
      </w:pPr>
    </w:p>
    <w:p w14:paraId="0C531521" w14:textId="221C3D79" w:rsidR="008B03E6" w:rsidRPr="00FF0611" w:rsidRDefault="008B03E6" w:rsidP="008B03E6">
      <w:pPr>
        <w:jc w:val="both"/>
        <w:rPr>
          <w:rFonts w:ascii="Times New Roman" w:hAnsi="Times New Roman" w:cs="Times New Roman"/>
          <w:lang w:val="en-GB"/>
        </w:rPr>
      </w:pPr>
      <w:r w:rsidRPr="00FF0611">
        <w:rPr>
          <w:rFonts w:ascii="Times New Roman" w:hAnsi="Times New Roman" w:cs="Times New Roman"/>
          <w:lang w:val="en-GB"/>
        </w:rPr>
        <w:t>Find below a more complex case when a common volume in a category of goods is divided through geography:</w:t>
      </w:r>
    </w:p>
    <w:tbl>
      <w:tblPr>
        <w:tblW w:w="8931" w:type="dxa"/>
        <w:tblLayout w:type="fixed"/>
        <w:tblLook w:val="0600" w:firstRow="0" w:lastRow="0" w:firstColumn="0" w:lastColumn="0" w:noHBand="1" w:noVBand="1"/>
      </w:tblPr>
      <w:tblGrid>
        <w:gridCol w:w="8931"/>
      </w:tblGrid>
      <w:tr w:rsidR="008B03E6" w:rsidRPr="00FF0611" w14:paraId="5B748CBD" w14:textId="77777777" w:rsidTr="0068610B">
        <w:tc>
          <w:tcPr>
            <w:tcW w:w="8931" w:type="dxa"/>
            <w:shd w:val="clear" w:color="auto" w:fill="F8F8F8"/>
            <w:tcMar>
              <w:top w:w="100" w:type="dxa"/>
              <w:left w:w="100" w:type="dxa"/>
              <w:bottom w:w="100" w:type="dxa"/>
              <w:right w:w="100" w:type="dxa"/>
            </w:tcMar>
          </w:tcPr>
          <w:p w14:paraId="6A5E587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w:t>
            </w:r>
          </w:p>
          <w:p w14:paraId="4073F5DD"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"tender": {</w:t>
            </w:r>
          </w:p>
          <w:p w14:paraId="3BAC011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"items": [</w:t>
            </w:r>
          </w:p>
          <w:p w14:paraId="50B1C49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ECF9F6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"001",</w:t>
            </w:r>
          </w:p>
          <w:p w14:paraId="0E234EB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7B8FBEE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150,</w:t>
            </w:r>
          </w:p>
          <w:p w14:paraId="549CCB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E3FECB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56A16E2"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21FC981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7264A3B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19E8B39D"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F3F60A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0D6CDA77"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"Florida"</w:t>
            </w:r>
          </w:p>
          <w:p w14:paraId="2405C63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C932F83"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5927927"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"002",</w:t>
            </w:r>
          </w:p>
          <w:p w14:paraId="5F3E885C"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"Notebooks",</w:t>
            </w:r>
          </w:p>
          <w:p w14:paraId="7D021E4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"quantity": 50,</w:t>
            </w:r>
          </w:p>
          <w:p w14:paraId="5550FA29"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"classification": {</w:t>
            </w:r>
          </w:p>
          <w:p w14:paraId="1E99EBB6"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"schema": "CPV",</w:t>
            </w:r>
          </w:p>
          <w:p w14:paraId="11F45F6A"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"id": "30213100-6",</w:t>
            </w:r>
          </w:p>
          <w:p w14:paraId="66FD251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"description": "Portable computers"</w:t>
            </w:r>
          </w:p>
          <w:p w14:paraId="1885F84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6692390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12A25960"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"deliveryAddress": {</w:t>
            </w:r>
          </w:p>
          <w:p w14:paraId="794B623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"region": "California"</w:t>
            </w:r>
          </w:p>
          <w:p w14:paraId="5C037D25"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0CE4D1E1"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41546B9F"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333333"/>
                <w:sz w:val="18"/>
                <w:szCs w:val="18"/>
                <w:shd w:val="clear" w:color="auto" w:fill="F8F8F8"/>
                <w:lang w:val="en-GB"/>
              </w:rPr>
            </w:pPr>
            <w:r w:rsidRPr="00FF0611">
              <w:rPr>
                <w:rFonts w:ascii="Times New Roman" w:eastAsia="Courier New" w:hAnsi="Times New Roman" w:cs="Times New Roman"/>
                <w:color w:val="333333"/>
                <w:sz w:val="18"/>
                <w:szCs w:val="18"/>
                <w:shd w:val="clear" w:color="auto" w:fill="F8F8F8"/>
                <w:lang w:val="en-GB"/>
              </w:rPr>
              <w:t xml:space="preserve">  }</w:t>
            </w:r>
          </w:p>
          <w:p w14:paraId="5EB18628" w14:textId="77777777" w:rsidR="008B03E6" w:rsidRPr="00FF0611" w:rsidRDefault="008B03E6"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p>
        </w:tc>
      </w:tr>
    </w:tbl>
    <w:p w14:paraId="7A84E177" w14:textId="77777777" w:rsidR="00D061AE" w:rsidRPr="00FF0611" w:rsidRDefault="00D061AE" w:rsidP="00D061AE">
      <w:pPr>
        <w:pStyle w:val="Legenda"/>
        <w:jc w:val="center"/>
        <w:rPr>
          <w:rFonts w:eastAsiaTheme="minorEastAsia"/>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187" w:author="Alba Colomer Padrosa" w:date="2021-01-27T11:28:00Z">
        <w:r>
          <w:rPr>
            <w:noProof/>
            <w:lang w:val="en-GB"/>
          </w:rPr>
          <w:t>8</w:t>
        </w:r>
      </w:ins>
      <w:del w:id="1188" w:author="Alba Colomer Padrosa" w:date="2021-01-27T11:28:00Z">
        <w:r w:rsidDel="00D061AE">
          <w:rPr>
            <w:noProof/>
          </w:rPr>
          <w:delText>12</w:delText>
        </w:r>
      </w:del>
      <w:r w:rsidRPr="00FF0611">
        <w:rPr>
          <w:lang w:val="en-GB"/>
        </w:rPr>
        <w:fldChar w:fldCharType="end"/>
      </w:r>
      <w:r w:rsidRPr="00FF0611">
        <w:rPr>
          <w:lang w:val="en-GB"/>
        </w:rPr>
        <w:t xml:space="preserve"> </w:t>
      </w:r>
      <w:r>
        <w:t>–</w:t>
      </w:r>
      <w:r w:rsidRPr="00FF0611">
        <w:rPr>
          <w:lang w:val="en-GB"/>
        </w:rPr>
        <w:t xml:space="preserve"> </w:t>
      </w:r>
      <w:r>
        <w:t>Complex case</w:t>
      </w:r>
    </w:p>
    <w:p w14:paraId="38250A82" w14:textId="56CA991A" w:rsidR="00D061AE" w:rsidDel="00D061AE" w:rsidRDefault="00D061AE">
      <w:pPr>
        <w:rPr>
          <w:del w:id="1189" w:author="Alba Colomer Padrosa" w:date="2021-01-27T11:28:00Z"/>
        </w:rPr>
        <w:pPrChange w:id="1190" w:author="Alba Colomer Padrosa" w:date="2021-01-27T11:28:00Z">
          <w:pPr>
            <w:pStyle w:val="Nagwek5"/>
            <w:numPr>
              <w:ilvl w:val="3"/>
              <w:numId w:val="3"/>
            </w:numPr>
            <w:ind w:left="864" w:hanging="864"/>
          </w:pPr>
        </w:pPrChange>
      </w:pPr>
    </w:p>
    <w:p w14:paraId="0C9641BF" w14:textId="09705144" w:rsidR="008B03E6" w:rsidRPr="00FF0611" w:rsidRDefault="008B03E6" w:rsidP="008B03E6">
      <w:pPr>
        <w:pStyle w:val="Nagwek5"/>
        <w:numPr>
          <w:ilvl w:val="3"/>
          <w:numId w:val="3"/>
        </w:numPr>
        <w:rPr>
          <w:rFonts w:ascii="Times New Roman" w:hAnsi="Times New Roman" w:cs="Times New Roman"/>
        </w:rPr>
      </w:pPr>
      <w:r w:rsidRPr="00FF0611">
        <w:rPr>
          <w:rFonts w:ascii="Times New Roman" w:hAnsi="Times New Roman" w:cs="Times New Roman"/>
        </w:rPr>
        <w:t>Decision on minimum technical specifications</w:t>
      </w:r>
    </w:p>
    <w:p w14:paraId="150ABF4E" w14:textId="6ED577C3" w:rsidR="0005518A" w:rsidRPr="00FF0611" w:rsidRDefault="0005518A" w:rsidP="001D3B7B">
      <w:pPr>
        <w:jc w:val="both"/>
        <w:rPr>
          <w:rFonts w:ascii="Times New Roman" w:hAnsi="Times New Roman" w:cs="Times New Roman"/>
          <w:lang w:val="en-GB"/>
        </w:rPr>
      </w:pPr>
      <w:r w:rsidRPr="00FF0611">
        <w:rPr>
          <w:rFonts w:ascii="Times New Roman" w:hAnsi="Times New Roman" w:cs="Times New Roman"/>
          <w:lang w:val="en-GB"/>
        </w:rPr>
        <w:t xml:space="preserve">FAs are not a specific </w:t>
      </w:r>
      <w:r w:rsidR="0068251E" w:rsidRPr="00FF0611">
        <w:rPr>
          <w:rFonts w:ascii="Times New Roman" w:hAnsi="Times New Roman" w:cs="Times New Roman"/>
          <w:lang w:val="en-GB"/>
        </w:rPr>
        <w:t xml:space="preserve">procurement </w:t>
      </w:r>
      <w:r w:rsidRPr="00FF0611">
        <w:rPr>
          <w:rFonts w:ascii="Times New Roman" w:hAnsi="Times New Roman" w:cs="Times New Roman"/>
          <w:lang w:val="en-GB"/>
        </w:rPr>
        <w:t xml:space="preserve">procedure or a type of procurement, but a technique for aggregated procurement used </w:t>
      </w:r>
      <w:r w:rsidR="0068251E" w:rsidRPr="00FF0611">
        <w:rPr>
          <w:rFonts w:ascii="Times New Roman" w:hAnsi="Times New Roman" w:cs="Times New Roman"/>
          <w:lang w:val="en-GB"/>
        </w:rPr>
        <w:t>for</w:t>
      </w:r>
      <w:r w:rsidRPr="00FF0611">
        <w:rPr>
          <w:rFonts w:ascii="Times New Roman" w:hAnsi="Times New Roman" w:cs="Times New Roman"/>
          <w:lang w:val="en-GB"/>
        </w:rPr>
        <w:t xml:space="preserve"> established and repetitive needs when the CA does not know in advance either the exact contract amount and/or exactly when the need will occur. Therefore, FAs allow CAs to set the parameters for purchases without having to define the precise amounts or the full specifications, providing streamlined processes for standardized purchases. Subsequently, contracts based on a FA will be conducted only with the EOs that are party to this FA.</w:t>
      </w:r>
    </w:p>
    <w:p w14:paraId="7A52D424" w14:textId="558873F6" w:rsidR="0005518A" w:rsidRPr="00FF0611" w:rsidRDefault="0005518A" w:rsidP="001D3B7B">
      <w:pPr>
        <w:jc w:val="both"/>
        <w:rPr>
          <w:rFonts w:ascii="Times New Roman" w:hAnsi="Times New Roman" w:cs="Times New Roman"/>
          <w:lang w:val="en-GB"/>
        </w:rPr>
      </w:pPr>
      <w:r w:rsidRPr="00FF0611">
        <w:rPr>
          <w:rFonts w:ascii="Times New Roman" w:hAnsi="Times New Roman" w:cs="Times New Roman"/>
          <w:lang w:val="en-GB"/>
        </w:rPr>
        <w:t>T</w:t>
      </w:r>
      <w:r w:rsidR="0068251E" w:rsidRPr="00FF0611">
        <w:rPr>
          <w:rFonts w:ascii="Times New Roman" w:hAnsi="Times New Roman" w:cs="Times New Roman"/>
          <w:lang w:val="en-GB"/>
        </w:rPr>
        <w:t>herefore, t</w:t>
      </w:r>
      <w:r w:rsidRPr="00FF0611">
        <w:rPr>
          <w:rFonts w:ascii="Times New Roman" w:hAnsi="Times New Roman" w:cs="Times New Roman"/>
          <w:lang w:val="en-GB"/>
        </w:rPr>
        <w:t xml:space="preserve">wo different stages must be considered </w:t>
      </w:r>
      <w:r w:rsidR="0068251E" w:rsidRPr="00FF0611">
        <w:rPr>
          <w:rFonts w:ascii="Times New Roman" w:hAnsi="Times New Roman" w:cs="Times New Roman"/>
          <w:lang w:val="en-GB"/>
        </w:rPr>
        <w:t>regarding</w:t>
      </w:r>
      <w:r w:rsidRPr="00FF0611">
        <w:rPr>
          <w:rFonts w:ascii="Times New Roman" w:hAnsi="Times New Roman" w:cs="Times New Roman"/>
          <w:lang w:val="en-GB"/>
        </w:rPr>
        <w:t xml:space="preserve"> FAs:</w:t>
      </w:r>
    </w:p>
    <w:p w14:paraId="5CEDF90D" w14:textId="3608893B" w:rsidR="00EE0FEB" w:rsidRPr="00FF0611" w:rsidRDefault="00EE0FEB" w:rsidP="00E61C3B">
      <w:pPr>
        <w:pStyle w:val="Akapitzlist"/>
        <w:numPr>
          <w:ilvl w:val="0"/>
          <w:numId w:val="9"/>
        </w:numPr>
        <w:rPr>
          <w:rFonts w:ascii="Times New Roman" w:hAnsi="Times New Roman"/>
        </w:rPr>
      </w:pPr>
      <w:r w:rsidRPr="00FF0611">
        <w:rPr>
          <w:rFonts w:ascii="Times New Roman" w:hAnsi="Times New Roman"/>
          <w:u w:val="single"/>
        </w:rPr>
        <w:t>Conclusion on the FA</w:t>
      </w:r>
      <w:r w:rsidRPr="00FF0611">
        <w:rPr>
          <w:rFonts w:ascii="Times New Roman" w:hAnsi="Times New Roman"/>
        </w:rPr>
        <w:t>: In order to conclude a FA, CAs can use any of the usual procedures, and open and restricted procedures are usually applied. Consequently, the normal processes and normal rules apply, in particular those concerning publicity, time limits, criteria for exclusion, selection and award. The conclusion of the FA ends with the selection of the EOs that will be party of the FA.</w:t>
      </w:r>
    </w:p>
    <w:p w14:paraId="6169E1CE" w14:textId="7FBF92E1" w:rsidR="00EE0FEB" w:rsidRPr="00FF0611" w:rsidRDefault="00EE0FEB" w:rsidP="00E61C3B">
      <w:pPr>
        <w:pStyle w:val="Akapitzlist"/>
        <w:numPr>
          <w:ilvl w:val="0"/>
          <w:numId w:val="9"/>
        </w:numPr>
        <w:rPr>
          <w:rFonts w:ascii="Times New Roman" w:hAnsi="Times New Roman"/>
        </w:rPr>
      </w:pPr>
      <w:r w:rsidRPr="00FF0611">
        <w:rPr>
          <w:rFonts w:ascii="Times New Roman" w:hAnsi="Times New Roman"/>
          <w:u w:val="single"/>
        </w:rPr>
        <w:t>Contracts under the FA</w:t>
      </w:r>
      <w:r w:rsidRPr="00FF0611">
        <w:rPr>
          <w:rFonts w:ascii="Times New Roman" w:hAnsi="Times New Roman"/>
        </w:rPr>
        <w:t>: Different processes can be conducted for contracts based on FAs, such as direct purchase, request for quotation and second stage competition. Only those EOs party of the FA, that is, that w</w:t>
      </w:r>
      <w:del w:id="1191" w:author="Alba Colomer Padrosa" w:date="2021-01-27T11:28:00Z">
        <w:r w:rsidRPr="00FF0611" w:rsidDel="00F270DA">
          <w:rPr>
            <w:rFonts w:ascii="Times New Roman" w:hAnsi="Times New Roman"/>
          </w:rPr>
          <w:delText>h</w:delText>
        </w:r>
      </w:del>
      <w:r w:rsidRPr="00FF0611">
        <w:rPr>
          <w:rFonts w:ascii="Times New Roman" w:hAnsi="Times New Roman"/>
        </w:rPr>
        <w:t xml:space="preserve">ere selected during the conclusion of the FA, can be awarded contracts under this FA. </w:t>
      </w:r>
    </w:p>
    <w:p w14:paraId="1A1BF30D" w14:textId="1FBBAABF" w:rsidR="001D3B7B" w:rsidRPr="00FF0611" w:rsidRDefault="001D3B7B" w:rsidP="001D3B7B">
      <w:pPr>
        <w:jc w:val="both"/>
        <w:rPr>
          <w:rFonts w:ascii="Times New Roman" w:hAnsi="Times New Roman" w:cs="Times New Roman"/>
          <w:lang w:val="en-GB"/>
        </w:rPr>
      </w:pPr>
      <w:r w:rsidRPr="00FF0611">
        <w:rPr>
          <w:rFonts w:ascii="Times New Roman" w:hAnsi="Times New Roman" w:cs="Times New Roman"/>
          <w:lang w:val="en-GB"/>
        </w:rPr>
        <w:t xml:space="preserve">When a </w:t>
      </w:r>
      <w:r w:rsidR="00FF0C53" w:rsidRPr="00FF0611">
        <w:rPr>
          <w:rFonts w:ascii="Times New Roman" w:hAnsi="Times New Roman" w:cs="Times New Roman"/>
          <w:lang w:val="en-GB"/>
        </w:rPr>
        <w:t>CA</w:t>
      </w:r>
      <w:r w:rsidRPr="00FF0611">
        <w:rPr>
          <w:rFonts w:ascii="Times New Roman" w:hAnsi="Times New Roman" w:cs="Times New Roman"/>
          <w:lang w:val="en-GB"/>
        </w:rPr>
        <w:t xml:space="preserve"> deals with a large portfolio of products </w:t>
      </w:r>
      <w:r w:rsidR="00FF0C53" w:rsidRPr="00FF0611">
        <w:rPr>
          <w:rFonts w:ascii="Times New Roman" w:hAnsi="Times New Roman" w:cs="Times New Roman"/>
          <w:lang w:val="en-GB"/>
        </w:rPr>
        <w:t>(</w:t>
      </w:r>
      <w:r w:rsidRPr="00FF0611">
        <w:rPr>
          <w:rFonts w:ascii="Times New Roman" w:hAnsi="Times New Roman" w:cs="Times New Roman"/>
          <w:lang w:val="en-GB"/>
        </w:rPr>
        <w:t>for example 10,000 types of office supplies</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the question arises, whether all these products must be identified and considered at the award stage in the </w:t>
      </w:r>
      <w:r w:rsidR="00FF0C53" w:rsidRPr="00FF0611">
        <w:rPr>
          <w:rFonts w:ascii="Times New Roman" w:hAnsi="Times New Roman" w:cs="Times New Roman"/>
          <w:lang w:val="en-GB"/>
        </w:rPr>
        <w:t>FA</w:t>
      </w:r>
      <w:r w:rsidRPr="00FF0611">
        <w:rPr>
          <w:rFonts w:ascii="Times New Roman" w:hAnsi="Times New Roman" w:cs="Times New Roman"/>
          <w:lang w:val="en-GB"/>
        </w:rPr>
        <w:t>, and to what extent they need to be described. It seems to be reasonable to describe the subject matter in a broad manner since such an approach gives the flexibility needed both when concluding a framework agreement and when using it.</w:t>
      </w:r>
    </w:p>
    <w:p w14:paraId="3D47E867" w14:textId="77777777" w:rsidR="001D3B7B" w:rsidRPr="00FF0611" w:rsidRDefault="001D3B7B" w:rsidP="001D3B7B">
      <w:pPr>
        <w:jc w:val="both"/>
        <w:rPr>
          <w:rFonts w:ascii="Times New Roman" w:hAnsi="Times New Roman" w:cs="Times New Roman"/>
          <w:lang w:val="en-GB"/>
        </w:rPr>
      </w:pPr>
      <w:r w:rsidRPr="00FF0611">
        <w:rPr>
          <w:rFonts w:ascii="Times New Roman" w:hAnsi="Times New Roman" w:cs="Times New Roman"/>
          <w:lang w:val="en-GB"/>
        </w:rPr>
        <w:t>On the other hand, a sort of balance in clarity for both CA and EOs can be achieved by including a clear, precise and unequivocal review clause in the framework agreement, in which it is predicted that a substitution of products is allowed. Such review clauses shall state the scope and nature of possible modifications or options, as well as the conditions under which they may be used. They shall not provide for modifications or options that would alter the overall nature of the framework agreement. What needs to be considered in drafting the review clauses is, whether the allowed substitution regards a change of a product for a new one, but with the terms of keeping the agreed price, or whether the substitution will allow an upgrade of a product connected with a price increase.</w:t>
      </w:r>
    </w:p>
    <w:p w14:paraId="0AAB977B" w14:textId="0CA0AD35" w:rsidR="001D3B7B" w:rsidRPr="00FF0611" w:rsidRDefault="001D3B7B">
      <w:pPr>
        <w:pBdr>
          <w:top w:val="nil"/>
          <w:left w:val="nil"/>
          <w:bottom w:val="nil"/>
          <w:right w:val="nil"/>
          <w:between w:val="nil"/>
        </w:pBdr>
        <w:spacing w:before="60" w:after="60" w:line="276" w:lineRule="auto"/>
        <w:jc w:val="both"/>
        <w:rPr>
          <w:rFonts w:ascii="Times New Roman" w:hAnsi="Times New Roman" w:cs="Times New Roman"/>
          <w:lang w:val="en-GB"/>
        </w:rPr>
        <w:pPrChange w:id="1192" w:author="Alba Colomer Padrosa" w:date="2021-01-27T11:24:00Z">
          <w:pPr>
            <w:jc w:val="both"/>
          </w:pPr>
        </w:pPrChange>
      </w:pPr>
      <w:r w:rsidRPr="00FF0611">
        <w:rPr>
          <w:rFonts w:ascii="Times New Roman" w:hAnsi="Times New Roman" w:cs="Times New Roman"/>
          <w:lang w:val="en-GB"/>
        </w:rPr>
        <w:t xml:space="preserve">Technically, decisions on minimum technical specification and introduction of relevant review clauses are the determination of a list of </w:t>
      </w:r>
      <w:commentRangeStart w:id="1193"/>
      <w:r w:rsidRPr="00D061AE">
        <w:rPr>
          <w:rFonts w:ascii="Times New Roman" w:eastAsia="Courier New" w:hAnsi="Times New Roman" w:cs="Times New Roman"/>
          <w:color w:val="DD1144"/>
          <w:shd w:val="clear" w:color="auto" w:fill="F3F3F3"/>
          <w:lang w:val="en-GB"/>
          <w:rPrChange w:id="1194" w:author="Alba Colomer Padrosa" w:date="2021-01-27T11:24:00Z">
            <w:rPr>
              <w:rFonts w:ascii="Courier New" w:eastAsia="Courier New" w:hAnsi="Courier New" w:cs="Courier New"/>
              <w:color w:val="000000"/>
              <w:sz w:val="20"/>
              <w:szCs w:val="20"/>
              <w:lang w:val="en-GB" w:eastAsia="es-ES"/>
            </w:rPr>
          </w:rPrChange>
        </w:rPr>
        <w:t>targets</w:t>
      </w:r>
      <w:r w:rsidRPr="00FF0611">
        <w:rPr>
          <w:rFonts w:ascii="Times New Roman" w:hAnsi="Times New Roman" w:cs="Times New Roman"/>
          <w:lang w:val="en-GB"/>
        </w:rPr>
        <w:t xml:space="preserve"> </w:t>
      </w:r>
      <w:commentRangeEnd w:id="1193"/>
      <w:r w:rsidR="0004028E">
        <w:rPr>
          <w:rStyle w:val="Odwoaniedokomentarza"/>
        </w:rPr>
        <w:commentReference w:id="1193"/>
      </w:r>
      <w:r w:rsidRPr="00FF0611">
        <w:rPr>
          <w:rFonts w:ascii="Times New Roman" w:hAnsi="Times New Roman" w:cs="Times New Roman"/>
          <w:lang w:val="en-GB"/>
        </w:rPr>
        <w:t xml:space="preserve">and </w:t>
      </w:r>
      <w:r w:rsidRPr="00D061AE">
        <w:rPr>
          <w:rFonts w:ascii="Times New Roman" w:eastAsia="Courier New" w:hAnsi="Times New Roman" w:cs="Times New Roman"/>
          <w:color w:val="DD1144"/>
          <w:shd w:val="clear" w:color="auto" w:fill="F3F3F3"/>
          <w:lang w:val="en-GB"/>
          <w:rPrChange w:id="1195" w:author="Alba Colomer Padrosa" w:date="2021-01-27T11:24:00Z">
            <w:rPr>
              <w:rFonts w:ascii="Courier New" w:eastAsia="Courier New" w:hAnsi="Courier New" w:cs="Courier New"/>
              <w:color w:val="000000"/>
              <w:sz w:val="20"/>
              <w:szCs w:val="20"/>
              <w:lang w:val="en-GB" w:eastAsia="es-ES"/>
            </w:rPr>
          </w:rPrChange>
        </w:rPr>
        <w:t>criteria</w:t>
      </w:r>
      <w:r w:rsidRPr="00FF0611">
        <w:rPr>
          <w:rFonts w:ascii="Times New Roman" w:hAnsi="Times New Roman" w:cs="Times New Roman"/>
          <w:lang w:val="en-GB"/>
        </w:rPr>
        <w:t xml:space="preserve"> for each bunch of such technical specifications expressed with a review clause. </w:t>
      </w:r>
      <w:r w:rsidRPr="00D061AE">
        <w:rPr>
          <w:rFonts w:ascii="Times New Roman" w:eastAsia="Courier New" w:hAnsi="Times New Roman" w:cs="Times New Roman"/>
          <w:color w:val="DD1144"/>
          <w:shd w:val="clear" w:color="auto" w:fill="F3F3F3"/>
          <w:lang w:val="en-GB"/>
          <w:rPrChange w:id="1196" w:author="Alba Colomer Padrosa" w:date="2021-01-27T11:24:00Z">
            <w:rPr>
              <w:rFonts w:ascii="Courier New" w:eastAsia="Courier New" w:hAnsi="Courier New" w:cs="Courier New"/>
              <w:color w:val="000000"/>
              <w:sz w:val="20"/>
              <w:szCs w:val="20"/>
              <w:lang w:val="en-GB" w:eastAsia="es-ES"/>
            </w:rPr>
          </w:rPrChange>
        </w:rPr>
        <w:t>targets</w:t>
      </w:r>
      <w:r w:rsidR="00FF0C53" w:rsidRPr="00FF0611">
        <w:rPr>
          <w:rFonts w:ascii="Times New Roman" w:hAnsi="Times New Roman" w:cs="Times New Roman"/>
          <w:lang w:val="en-GB"/>
        </w:rPr>
        <w:t xml:space="preserve"> describe</w:t>
      </w:r>
      <w:r w:rsidRPr="00FF0611">
        <w:rPr>
          <w:rFonts w:ascii="Times New Roman" w:hAnsi="Times New Roman" w:cs="Times New Roman"/>
          <w:lang w:val="en-GB"/>
        </w:rPr>
        <w:t xml:space="preserve"> a list of minimum, maximum and expected allowed values or its ranges for the certain attributes of </w:t>
      </w:r>
      <w:r w:rsidR="00FF0C53" w:rsidRPr="00FF0611">
        <w:rPr>
          <w:rFonts w:ascii="Times New Roman" w:hAnsi="Times New Roman" w:cs="Times New Roman"/>
          <w:lang w:val="en-GB"/>
        </w:rPr>
        <w:t xml:space="preserve">a </w:t>
      </w:r>
      <w:r w:rsidRPr="00FF0611">
        <w:rPr>
          <w:rFonts w:ascii="Times New Roman" w:hAnsi="Times New Roman" w:cs="Times New Roman"/>
          <w:lang w:val="en-GB"/>
        </w:rPr>
        <w:t>particular category (</w:t>
      </w:r>
      <w:r w:rsidRPr="00D061AE">
        <w:rPr>
          <w:rFonts w:ascii="Times New Roman" w:eastAsia="Courier New" w:hAnsi="Times New Roman" w:cs="Times New Roman"/>
          <w:color w:val="DD1144"/>
          <w:shd w:val="clear" w:color="auto" w:fill="F3F3F3"/>
          <w:lang w:val="en-GB"/>
          <w:rPrChange w:id="1197" w:author="Alba Colomer Padrosa" w:date="2021-01-27T11:24:00Z">
            <w:rPr>
              <w:rFonts w:ascii="Courier New" w:eastAsia="Courier New" w:hAnsi="Courier New" w:cs="Courier New"/>
              <w:color w:val="000000"/>
              <w:sz w:val="20"/>
              <w:szCs w:val="20"/>
              <w:lang w:val="en-GB" w:eastAsia="es-ES"/>
            </w:rPr>
          </w:rPrChange>
        </w:rPr>
        <w:t>item</w:t>
      </w:r>
      <w:r w:rsidRPr="00FF0611">
        <w:rPr>
          <w:rFonts w:ascii="Times New Roman" w:hAnsi="Times New Roman" w:cs="Times New Roman"/>
          <w:lang w:val="en-GB"/>
        </w:rPr>
        <w:t>)</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and </w:t>
      </w:r>
      <w:r w:rsidRPr="00D061AE">
        <w:rPr>
          <w:rFonts w:ascii="Times New Roman" w:eastAsia="Courier New" w:hAnsi="Times New Roman" w:cs="Times New Roman"/>
          <w:color w:val="DD1144"/>
          <w:shd w:val="clear" w:color="auto" w:fill="F3F3F3"/>
          <w:lang w:val="en-GB"/>
          <w:rPrChange w:id="1198" w:author="Alba Colomer Padrosa" w:date="2021-01-27T11:24:00Z">
            <w:rPr>
              <w:rFonts w:ascii="Courier New" w:eastAsia="Courier New" w:hAnsi="Courier New" w:cs="Courier New"/>
              <w:color w:val="000000"/>
              <w:sz w:val="20"/>
              <w:szCs w:val="20"/>
              <w:lang w:val="en-GB" w:eastAsia="es-ES"/>
            </w:rPr>
          </w:rPrChange>
        </w:rPr>
        <w:t>criteria</w:t>
      </w:r>
      <w:r w:rsidRPr="00FF0611">
        <w:rPr>
          <w:rFonts w:ascii="Times New Roman" w:hAnsi="Times New Roman" w:cs="Times New Roman"/>
          <w:lang w:val="en-GB"/>
        </w:rPr>
        <w:t xml:space="preserve"> is a way</w:t>
      </w:r>
      <w:r w:rsidR="00DB4621" w:rsidRPr="00FF0611">
        <w:rPr>
          <w:rFonts w:ascii="Times New Roman" w:hAnsi="Times New Roman" w:cs="Times New Roman"/>
          <w:lang w:val="en-GB"/>
        </w:rPr>
        <w:t xml:space="preserve"> on</w:t>
      </w:r>
      <w:r w:rsidRPr="00FF0611">
        <w:rPr>
          <w:rFonts w:ascii="Times New Roman" w:hAnsi="Times New Roman" w:cs="Times New Roman"/>
          <w:lang w:val="en-GB"/>
        </w:rPr>
        <w:t xml:space="preserve"> how to requisite E</w:t>
      </w:r>
      <w:r w:rsidR="00DB4621" w:rsidRPr="00FF0611">
        <w:rPr>
          <w:rFonts w:ascii="Times New Roman" w:hAnsi="Times New Roman" w:cs="Times New Roman"/>
          <w:lang w:val="en-GB"/>
        </w:rPr>
        <w:t>O</w:t>
      </w:r>
      <w:r w:rsidRPr="00FF0611">
        <w:rPr>
          <w:rFonts w:ascii="Times New Roman" w:hAnsi="Times New Roman" w:cs="Times New Roman"/>
          <w:lang w:val="en-GB"/>
        </w:rPr>
        <w:t>s</w:t>
      </w:r>
      <w:r w:rsidR="00FF0C53" w:rsidRPr="00FF0611">
        <w:rPr>
          <w:rFonts w:ascii="Times New Roman" w:hAnsi="Times New Roman" w:cs="Times New Roman"/>
          <w:lang w:val="en-GB"/>
        </w:rPr>
        <w:t>’</w:t>
      </w:r>
      <w:r w:rsidRPr="00FF0611">
        <w:rPr>
          <w:rFonts w:ascii="Times New Roman" w:hAnsi="Times New Roman" w:cs="Times New Roman"/>
          <w:lang w:val="en-GB"/>
        </w:rPr>
        <w:t xml:space="preserve"> offer</w:t>
      </w:r>
      <w:r w:rsidR="00FF0C53" w:rsidRPr="00FF0611">
        <w:rPr>
          <w:rFonts w:ascii="Times New Roman" w:hAnsi="Times New Roman" w:cs="Times New Roman"/>
          <w:lang w:val="en-GB"/>
        </w:rPr>
        <w:t>s</w:t>
      </w:r>
      <w:r w:rsidRPr="00FF0611">
        <w:rPr>
          <w:rFonts w:ascii="Times New Roman" w:hAnsi="Times New Roman" w:cs="Times New Roman"/>
          <w:lang w:val="en-GB"/>
        </w:rPr>
        <w:t xml:space="preserve"> against prescribed </w:t>
      </w:r>
      <w:r w:rsidRPr="00D061AE">
        <w:rPr>
          <w:rFonts w:ascii="Times New Roman" w:eastAsia="Courier New" w:hAnsi="Times New Roman" w:cs="Times New Roman"/>
          <w:color w:val="DD1144"/>
          <w:shd w:val="clear" w:color="auto" w:fill="F3F3F3"/>
          <w:lang w:val="en-GB"/>
          <w:rPrChange w:id="1199" w:author="Alba Colomer Padrosa" w:date="2021-01-27T11:25:00Z">
            <w:rPr>
              <w:rFonts w:ascii="Courier New" w:eastAsia="Courier New" w:hAnsi="Courier New" w:cs="Courier New"/>
              <w:color w:val="000000"/>
              <w:sz w:val="20"/>
              <w:szCs w:val="20"/>
              <w:lang w:val="en-GB" w:eastAsia="es-ES"/>
            </w:rPr>
          </w:rPrChange>
        </w:rPr>
        <w:t>targets</w:t>
      </w:r>
      <w:r w:rsidRPr="00FF0611">
        <w:rPr>
          <w:rFonts w:ascii="Courier New" w:eastAsia="Courier New" w:hAnsi="Courier New" w:cs="Courier New"/>
          <w:color w:val="000000"/>
          <w:sz w:val="20"/>
          <w:szCs w:val="20"/>
          <w:lang w:val="en-GB" w:eastAsia="es-ES"/>
        </w:rPr>
        <w:t>:</w:t>
      </w:r>
    </w:p>
    <w:tbl>
      <w:tblPr>
        <w:tblW w:w="8931" w:type="dxa"/>
        <w:tblLayout w:type="fixed"/>
        <w:tblLook w:val="0600" w:firstRow="0" w:lastRow="0" w:firstColumn="0" w:lastColumn="0" w:noHBand="1" w:noVBand="1"/>
      </w:tblPr>
      <w:tblGrid>
        <w:gridCol w:w="8931"/>
      </w:tblGrid>
      <w:tr w:rsidR="001D3B7B" w:rsidRPr="00FF0611" w14:paraId="67E0A12C" w14:textId="77777777" w:rsidTr="0068610B">
        <w:tc>
          <w:tcPr>
            <w:tcW w:w="8931" w:type="dxa"/>
            <w:shd w:val="clear" w:color="auto" w:fill="F8F8F8"/>
            <w:tcMar>
              <w:top w:w="100" w:type="dxa"/>
              <w:left w:w="100" w:type="dxa"/>
              <w:bottom w:w="100" w:type="dxa"/>
              <w:right w:w="100" w:type="dxa"/>
            </w:tcMar>
          </w:tcPr>
          <w:p w14:paraId="73DEF7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commentRangeStart w:id="1200"/>
          </w:p>
          <w:p w14:paraId="4BD9A89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826A2B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"items": [</w:t>
            </w:r>
          </w:p>
          <w:p w14:paraId="7D3D473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E1987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13A3E45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"Simple notebooks",</w:t>
            </w:r>
          </w:p>
          <w:p w14:paraId="117B3A1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"quantity": 100,</w:t>
            </w:r>
          </w:p>
          <w:p w14:paraId="3F705A7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544ABC4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"schema": "CPV",</w:t>
            </w:r>
          </w:p>
          <w:p w14:paraId="5226BD9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3344787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64CD431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192CF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"deliveryAddress": {</w:t>
            </w:r>
          </w:p>
          <w:p w14:paraId="6841536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"region": "Florida"</w:t>
            </w:r>
          </w:p>
          <w:p w14:paraId="2D298F5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6D4FF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A2135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CC010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"targets": [</w:t>
            </w:r>
          </w:p>
          <w:p w14:paraId="4350A4B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7CBD04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31021EC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"Product metrics",</w:t>
            </w:r>
          </w:p>
          <w:p w14:paraId="396413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"Minimum technical requirements",</w:t>
            </w:r>
          </w:p>
          <w:p w14:paraId="4F5C940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2DA7CE3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199E457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"observations": [</w:t>
            </w:r>
          </w:p>
          <w:p w14:paraId="67DB658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6D3E06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w:t>
            </w:r>
          </w:p>
          <w:p w14:paraId="6955F91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"Diagonal",</w:t>
            </w:r>
          </w:p>
          <w:p w14:paraId="2241970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"measure": 15,</w:t>
            </w:r>
          </w:p>
          <w:p w14:paraId="494B15A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"unit": {</w:t>
            </w:r>
          </w:p>
          <w:p w14:paraId="608A46B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33C6AF6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 "inches"</w:t>
            </w:r>
          </w:p>
          <w:p w14:paraId="684481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73363F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"relatedRequirementID": "001-1-2"</w:t>
            </w:r>
          </w:p>
          <w:p w14:paraId="798EEF2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7A28C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7C14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"001-2",</w:t>
            </w:r>
          </w:p>
          <w:p w14:paraId="6B358A6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"HDD Volume",</w:t>
            </w:r>
          </w:p>
          <w:p w14:paraId="000A89A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"measure": 102400,</w:t>
            </w:r>
          </w:p>
          <w:p w14:paraId="2F4F7A0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"unit": {</w:t>
            </w:r>
          </w:p>
          <w:p w14:paraId="170A08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77049E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 "Mbyte"</w:t>
            </w:r>
          </w:p>
          <w:p w14:paraId="07547A0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ED9121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"relatedRequirementID": "001-1-4"</w:t>
            </w:r>
          </w:p>
          <w:p w14:paraId="7896D54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80694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254491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86132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099F11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w:t>
            </w:r>
          </w:p>
          <w:p w14:paraId="0CC41B5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"Estimated maximum budget",</w:t>
            </w:r>
          </w:p>
          <w:p w14:paraId="5A5898D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"Exepected maximum unit price",</w:t>
            </w:r>
          </w:p>
          <w:p w14:paraId="13ED371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0E67614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2F0B6DD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"observations": [</w:t>
            </w:r>
          </w:p>
          <w:p w14:paraId="64814F1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FC3B62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"002-1",</w:t>
            </w:r>
          </w:p>
          <w:p w14:paraId="222F50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"note": "Unit price in UAH",</w:t>
            </w:r>
          </w:p>
          <w:p w14:paraId="0C4089B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w:t>
            </w:r>
          </w:p>
          <w:p w14:paraId="22F0D1E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"amount": 25000,</w:t>
            </w:r>
          </w:p>
          <w:p w14:paraId="0BB083C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"currency": "UAH",</w:t>
            </w:r>
          </w:p>
          <w:p w14:paraId="0DBB1C8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"valueAddedTaxIncluded": true</w:t>
            </w:r>
          </w:p>
          <w:p w14:paraId="5E41BD8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B10F27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4333DF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CDDDC9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6636F6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FB6B72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1F9E795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DA0D9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"007",</w:t>
            </w:r>
          </w:p>
          <w:p w14:paraId="3ED7964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"Characteristics",</w:t>
            </w:r>
          </w:p>
          <w:p w14:paraId="6FACF3B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 "item",</w:t>
            </w:r>
          </w:p>
          <w:p w14:paraId="590D953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"relatedItem": "001",</w:t>
            </w:r>
          </w:p>
          <w:p w14:paraId="7922E0A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"requirementGroups": [</w:t>
            </w:r>
          </w:p>
          <w:p w14:paraId="4A11804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C72BEF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w:t>
            </w:r>
          </w:p>
          <w:p w14:paraId="7915EDA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"requirements": [</w:t>
            </w:r>
          </w:p>
          <w:p w14:paraId="594A7E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9E2D65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"001-1-1",</w:t>
            </w:r>
          </w:p>
          <w:p w14:paraId="2E451D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"Processor family",</w:t>
            </w:r>
          </w:p>
          <w:p w14:paraId="2C83A81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"string"</w:t>
            </w:r>
          </w:p>
          <w:p w14:paraId="51D43C2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141D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CB6CB3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"001-1-2",</w:t>
            </w:r>
          </w:p>
          <w:p w14:paraId="6B9F5F7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"Diagonal",</w:t>
            </w:r>
          </w:p>
          <w:p w14:paraId="5C1F1C1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"number",</w:t>
            </w:r>
          </w:p>
          <w:p w14:paraId="3084BA7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"minValue": 15</w:t>
            </w:r>
          </w:p>
          <w:p w14:paraId="6EF2AF4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F3B82F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91C633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"001-1-3",</w:t>
            </w:r>
          </w:p>
          <w:p w14:paraId="31184B2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"RAM Volume",</w:t>
            </w:r>
          </w:p>
          <w:p w14:paraId="0C087DF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"integer"</w:t>
            </w:r>
          </w:p>
          <w:p w14:paraId="3CD4982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DD4DC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FDCE0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"001-1-4",</w:t>
            </w:r>
          </w:p>
          <w:p w14:paraId="29D6546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"HDD Volume",</w:t>
            </w:r>
          </w:p>
          <w:p w14:paraId="1E7126E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"integer",</w:t>
            </w:r>
          </w:p>
          <w:p w14:paraId="75ED13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"minValue": 102400</w:t>
            </w:r>
          </w:p>
          <w:p w14:paraId="232424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CA980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B27CC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69711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commentRangeEnd w:id="1200"/>
            <w:r w:rsidR="005F7A61">
              <w:rPr>
                <w:rStyle w:val="Odwoaniedokomentarza"/>
              </w:rPr>
              <w:commentReference w:id="1200"/>
            </w:r>
          </w:p>
          <w:p w14:paraId="0F24BCA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65193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485640B"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5BC6A5"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5401DA5" w14:textId="77777777" w:rsidR="00D061AE" w:rsidRPr="00FF0611" w:rsidRDefault="00D061AE" w:rsidP="00D061AE">
      <w:pPr>
        <w:pStyle w:val="Legenda"/>
        <w:jc w:val="center"/>
        <w:rPr>
          <w:rFonts w:eastAsiaTheme="minorEastAsia"/>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01" w:author="Alba Colomer Padrosa" w:date="2021-01-27T11:28:00Z">
        <w:r w:rsidR="00F270DA">
          <w:rPr>
            <w:noProof/>
            <w:lang w:val="en-GB"/>
          </w:rPr>
          <w:t>9</w:t>
        </w:r>
      </w:ins>
      <w:del w:id="1202" w:author="Alba Colomer Padrosa" w:date="2021-01-27T11:25:00Z">
        <w:r w:rsidDel="00D061AE">
          <w:rPr>
            <w:noProof/>
          </w:rPr>
          <w:delText>13</w:delText>
        </w:r>
      </w:del>
      <w:r w:rsidRPr="00FF0611">
        <w:rPr>
          <w:lang w:val="en-GB"/>
        </w:rPr>
        <w:fldChar w:fldCharType="end"/>
      </w:r>
      <w:r w:rsidRPr="00FF0611">
        <w:rPr>
          <w:lang w:val="en-GB"/>
        </w:rPr>
        <w:t xml:space="preserve"> </w:t>
      </w:r>
      <w:r>
        <w:t>–</w:t>
      </w:r>
      <w:r w:rsidRPr="00FF0611">
        <w:rPr>
          <w:lang w:val="en-GB"/>
        </w:rPr>
        <w:t xml:space="preserve"> </w:t>
      </w:r>
      <w:r>
        <w:t>Simplest case</w:t>
      </w:r>
    </w:p>
    <w:p w14:paraId="2F94114B" w14:textId="119A43B5" w:rsidR="001D3B7B" w:rsidRPr="00FF0611" w:rsidDel="00D061AE" w:rsidRDefault="001D3B7B" w:rsidP="001D3B7B">
      <w:pPr>
        <w:jc w:val="both"/>
        <w:rPr>
          <w:del w:id="1203" w:author="Alba Colomer Padrosa" w:date="2021-01-27T11:25:00Z"/>
          <w:rFonts w:ascii="Times New Roman" w:hAnsi="Times New Roman" w:cs="Times New Roman"/>
          <w:lang w:val="en-GB"/>
        </w:rPr>
      </w:pPr>
    </w:p>
    <w:p w14:paraId="7B64FBC6" w14:textId="217F027A" w:rsidR="008B03E6" w:rsidRPr="00FF0611" w:rsidRDefault="001D3B7B">
      <w:pPr>
        <w:pBdr>
          <w:top w:val="nil"/>
          <w:left w:val="nil"/>
          <w:bottom w:val="nil"/>
          <w:right w:val="nil"/>
          <w:between w:val="nil"/>
        </w:pBdr>
        <w:spacing w:before="60" w:after="60" w:line="276" w:lineRule="auto"/>
        <w:jc w:val="both"/>
        <w:rPr>
          <w:lang w:val="en-GB" w:eastAsia="en-GB"/>
        </w:rPr>
        <w:pPrChange w:id="1204" w:author="Alba Colomer Padrosa" w:date="2021-01-27T11:26:00Z">
          <w:pPr>
            <w:jc w:val="both"/>
          </w:pPr>
        </w:pPrChange>
      </w:pPr>
      <w:r w:rsidRPr="00FF0611">
        <w:rPr>
          <w:rFonts w:ascii="Times New Roman" w:hAnsi="Times New Roman" w:cs="Times New Roman"/>
          <w:lang w:val="en-GB"/>
        </w:rPr>
        <w:t xml:space="preserve">As shown in </w:t>
      </w:r>
      <w:r w:rsidR="00D621BB" w:rsidRPr="00FF0611">
        <w:rPr>
          <w:rFonts w:ascii="Times New Roman" w:hAnsi="Times New Roman" w:cs="Times New Roman"/>
          <w:lang w:val="en-GB"/>
        </w:rPr>
        <w:t>the</w:t>
      </w:r>
      <w:r w:rsidRPr="00FF0611">
        <w:rPr>
          <w:rFonts w:ascii="Times New Roman" w:hAnsi="Times New Roman" w:cs="Times New Roman"/>
          <w:lang w:val="en-GB"/>
        </w:rPr>
        <w:t xml:space="preserve"> example above, </w:t>
      </w:r>
      <w:r w:rsidRPr="00D061AE">
        <w:rPr>
          <w:rFonts w:ascii="Times New Roman" w:eastAsia="Courier New" w:hAnsi="Times New Roman" w:cs="Times New Roman"/>
          <w:color w:val="DD1144"/>
          <w:shd w:val="clear" w:color="auto" w:fill="F3F3F3"/>
          <w:lang w:val="en-GB"/>
          <w:rPrChange w:id="1205" w:author="Alba Colomer Padrosa" w:date="2021-01-27T11:26:00Z">
            <w:rPr>
              <w:rFonts w:ascii="Courier New" w:eastAsia="Courier New" w:hAnsi="Courier New" w:cs="Courier New"/>
              <w:color w:val="000000"/>
              <w:sz w:val="20"/>
              <w:szCs w:val="20"/>
              <w:lang w:val="en-GB" w:eastAsia="es-ES"/>
            </w:rPr>
          </w:rPrChange>
        </w:rPr>
        <w:t>criteria</w:t>
      </w:r>
      <w:r w:rsidRPr="00FF0611">
        <w:rPr>
          <w:rFonts w:ascii="Times New Roman" w:hAnsi="Times New Roman" w:cs="Times New Roman"/>
          <w:lang w:val="en-GB"/>
        </w:rPr>
        <w:t xml:space="preserve"> in this context can be used not only against </w:t>
      </w:r>
      <w:r w:rsidRPr="00D061AE">
        <w:rPr>
          <w:rFonts w:ascii="Times New Roman" w:eastAsia="Courier New" w:hAnsi="Times New Roman" w:cs="Times New Roman"/>
          <w:color w:val="DD1144"/>
          <w:shd w:val="clear" w:color="auto" w:fill="F3F3F3"/>
          <w:lang w:val="en-GB"/>
          <w:rPrChange w:id="1206" w:author="Alba Colomer Padrosa" w:date="2021-01-27T11:26:00Z">
            <w:rPr>
              <w:rFonts w:ascii="Courier New" w:eastAsia="Courier New" w:hAnsi="Courier New" w:cs="Courier New"/>
              <w:color w:val="000000"/>
              <w:sz w:val="20"/>
              <w:szCs w:val="20"/>
              <w:lang w:val="en-GB" w:eastAsia="es-ES"/>
            </w:rPr>
          </w:rPrChange>
        </w:rPr>
        <w:t>metrics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prescribed but also in order to describe any other information not covered by any </w:t>
      </w:r>
      <w:r w:rsidRPr="00D061AE">
        <w:rPr>
          <w:rFonts w:ascii="Times New Roman" w:eastAsia="Courier New" w:hAnsi="Times New Roman" w:cs="Times New Roman"/>
          <w:color w:val="DD1144"/>
          <w:shd w:val="clear" w:color="auto" w:fill="F3F3F3"/>
          <w:lang w:val="en-GB"/>
          <w:rPrChange w:id="1207" w:author="Alba Colomer Padrosa" w:date="2021-01-27T11:26:00Z">
            <w:rPr>
              <w:rFonts w:ascii="Courier New" w:eastAsia="Courier New" w:hAnsi="Courier New" w:cs="Courier New"/>
              <w:color w:val="000000"/>
              <w:sz w:val="20"/>
              <w:szCs w:val="20"/>
              <w:lang w:val="en-GB" w:eastAsia="es-ES"/>
            </w:rPr>
          </w:rPrChange>
        </w:rPr>
        <w:t>observation</w:t>
      </w:r>
      <w:r w:rsidR="00DB4621" w:rsidRPr="00FF0611">
        <w:rPr>
          <w:rFonts w:ascii="Times New Roman" w:hAnsi="Times New Roman" w:cs="Times New Roman"/>
          <w:lang w:val="en-GB"/>
        </w:rPr>
        <w:t>, but</w:t>
      </w:r>
      <w:r w:rsidRPr="00FF0611">
        <w:rPr>
          <w:rFonts w:ascii="Times New Roman" w:hAnsi="Times New Roman" w:cs="Times New Roman"/>
          <w:lang w:val="en-GB"/>
        </w:rPr>
        <w:t xml:space="preserve"> needed from a requisition perspective.</w:t>
      </w:r>
    </w:p>
    <w:p w14:paraId="01C9CF16" w14:textId="1BFCC61A" w:rsidR="008B03E6" w:rsidRPr="00FF0611" w:rsidRDefault="008B03E6" w:rsidP="008B03E6">
      <w:pPr>
        <w:pStyle w:val="Nagwek5"/>
        <w:numPr>
          <w:ilvl w:val="3"/>
          <w:numId w:val="3"/>
        </w:numPr>
        <w:rPr>
          <w:rFonts w:ascii="Times New Roman" w:hAnsi="Times New Roman" w:cs="Times New Roman"/>
        </w:rPr>
      </w:pPr>
      <w:r w:rsidRPr="00FF0611">
        <w:rPr>
          <w:rFonts w:ascii="Times New Roman" w:hAnsi="Times New Roman" w:cs="Times New Roman"/>
        </w:rPr>
        <w:t>Decision on lots</w:t>
      </w:r>
    </w:p>
    <w:p w14:paraId="0E578A80" w14:textId="1D39D967" w:rsidR="001D3B7B" w:rsidRPr="00FF0611" w:rsidRDefault="00D621BB">
      <w:pPr>
        <w:pBdr>
          <w:top w:val="nil"/>
          <w:left w:val="nil"/>
          <w:bottom w:val="nil"/>
          <w:right w:val="nil"/>
          <w:between w:val="nil"/>
        </w:pBdr>
        <w:spacing w:before="60" w:after="60" w:line="276" w:lineRule="auto"/>
        <w:jc w:val="both"/>
        <w:rPr>
          <w:rFonts w:ascii="Times New Roman" w:hAnsi="Times New Roman" w:cs="Times New Roman"/>
          <w:lang w:val="en-GB"/>
        </w:rPr>
        <w:pPrChange w:id="1208" w:author="Alba Colomer Padrosa" w:date="2021-01-27T11:30:00Z">
          <w:pPr>
            <w:jc w:val="both"/>
          </w:pPr>
        </w:pPrChange>
      </w:pPr>
      <w:r w:rsidRPr="00FF0611">
        <w:rPr>
          <w:rFonts w:ascii="Times New Roman" w:hAnsi="Times New Roman" w:cs="Times New Roman"/>
          <w:lang w:val="en-GB"/>
        </w:rPr>
        <w:t>FAs can be divided into lots</w:t>
      </w:r>
      <w:r w:rsidR="001D3B7B" w:rsidRPr="00FF0611">
        <w:rPr>
          <w:rFonts w:ascii="Times New Roman" w:hAnsi="Times New Roman" w:cs="Times New Roman"/>
          <w:lang w:val="en-GB"/>
        </w:rPr>
        <w:t>.</w:t>
      </w:r>
      <w:r w:rsidRPr="00FF0611">
        <w:rPr>
          <w:rFonts w:ascii="Times New Roman" w:hAnsi="Times New Roman" w:cs="Times New Roman"/>
          <w:lang w:val="en-GB"/>
        </w:rPr>
        <w:t xml:space="preserve"> </w:t>
      </w:r>
      <w:r w:rsidR="001D3B7B" w:rsidRPr="00FF0611">
        <w:rPr>
          <w:rFonts w:ascii="Times New Roman" w:hAnsi="Times New Roman" w:cs="Times New Roman"/>
          <w:lang w:val="en-GB"/>
        </w:rPr>
        <w:t xml:space="preserve">Technically, </w:t>
      </w:r>
      <w:r w:rsidRPr="00FF0611">
        <w:rPr>
          <w:rFonts w:ascii="Times New Roman" w:hAnsi="Times New Roman" w:cs="Times New Roman"/>
          <w:lang w:val="en-GB"/>
        </w:rPr>
        <w:t xml:space="preserve">the </w:t>
      </w:r>
      <w:r w:rsidR="001D3B7B" w:rsidRPr="00FF0611">
        <w:rPr>
          <w:rFonts w:ascii="Times New Roman" w:hAnsi="Times New Roman" w:cs="Times New Roman"/>
          <w:lang w:val="en-GB"/>
        </w:rPr>
        <w:t xml:space="preserve">decision on lots is a determination of a relevant list of </w:t>
      </w:r>
      <w:r w:rsidR="001D3B7B" w:rsidRPr="00F270DA">
        <w:rPr>
          <w:rFonts w:ascii="Times New Roman" w:eastAsia="Courier New" w:hAnsi="Times New Roman" w:cs="Times New Roman"/>
          <w:color w:val="DD1144"/>
          <w:shd w:val="clear" w:color="auto" w:fill="F3F3F3"/>
          <w:lang w:val="en-GB"/>
          <w:rPrChange w:id="1209" w:author="Alba Colomer Padrosa" w:date="2021-01-27T11:31:00Z">
            <w:rPr>
              <w:rFonts w:ascii="Courier New" w:eastAsia="Courier New" w:hAnsi="Courier New" w:cs="Courier New"/>
              <w:color w:val="000000"/>
              <w:sz w:val="20"/>
              <w:szCs w:val="20"/>
              <w:lang w:val="en-GB" w:eastAsia="es-ES"/>
            </w:rPr>
          </w:rPrChange>
        </w:rPr>
        <w:t>lots</w:t>
      </w:r>
      <w:r w:rsidR="001D3B7B" w:rsidRPr="00FF0611">
        <w:rPr>
          <w:rFonts w:ascii="Times New Roman" w:hAnsi="Times New Roman" w:cs="Times New Roman"/>
          <w:lang w:val="en-GB"/>
        </w:rPr>
        <w:t xml:space="preserve"> with aggregated </w:t>
      </w:r>
      <w:r w:rsidR="001D3B7B" w:rsidRPr="00F270DA">
        <w:rPr>
          <w:rFonts w:ascii="Times New Roman" w:eastAsia="Courier New" w:hAnsi="Times New Roman" w:cs="Times New Roman"/>
          <w:color w:val="DD1144"/>
          <w:shd w:val="clear" w:color="auto" w:fill="F3F3F3"/>
          <w:lang w:val="en-GB"/>
          <w:rPrChange w:id="1210" w:author="Alba Colomer Padrosa" w:date="2021-01-27T11:30:00Z">
            <w:rPr>
              <w:rFonts w:ascii="Courier New" w:eastAsia="Courier New" w:hAnsi="Courier New" w:cs="Courier New"/>
              <w:color w:val="000000"/>
              <w:sz w:val="20"/>
              <w:szCs w:val="20"/>
              <w:lang w:val="en-GB" w:eastAsia="es-ES"/>
            </w:rPr>
          </w:rPrChange>
        </w:rPr>
        <w:t>classification</w:t>
      </w:r>
      <w:r w:rsidR="001D3B7B"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according to CPV.</w:t>
      </w:r>
    </w:p>
    <w:tbl>
      <w:tblPr>
        <w:tblW w:w="8931" w:type="dxa"/>
        <w:tblLayout w:type="fixed"/>
        <w:tblLook w:val="0600" w:firstRow="0" w:lastRow="0" w:firstColumn="0" w:lastColumn="0" w:noHBand="1" w:noVBand="1"/>
      </w:tblPr>
      <w:tblGrid>
        <w:gridCol w:w="8931"/>
      </w:tblGrid>
      <w:tr w:rsidR="001D3B7B" w:rsidRPr="00FF0611" w14:paraId="7CD7736D" w14:textId="77777777" w:rsidTr="0068610B">
        <w:tc>
          <w:tcPr>
            <w:tcW w:w="8931" w:type="dxa"/>
            <w:shd w:val="clear" w:color="auto" w:fill="F8F8F8"/>
            <w:tcMar>
              <w:top w:w="100" w:type="dxa"/>
              <w:left w:w="100" w:type="dxa"/>
              <w:bottom w:w="100" w:type="dxa"/>
              <w:right w:w="100" w:type="dxa"/>
            </w:tcMar>
          </w:tcPr>
          <w:p w14:paraId="4F6911E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CE10771"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FE72DD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52D5E53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2C69E6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48B8D80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"active",</w:t>
            </w:r>
          </w:p>
          <w:p w14:paraId="7645286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"Simple notebooks",</w:t>
            </w:r>
          </w:p>
          <w:p w14:paraId="562B4A9C"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55DA2B3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 "CPV",</w:t>
            </w:r>
          </w:p>
          <w:p w14:paraId="2DB805EA"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07C7B94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141C89E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E32EF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78DC7F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53C5F5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"002",</w:t>
            </w:r>
          </w:p>
          <w:p w14:paraId="68215614"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"active",</w:t>
            </w:r>
          </w:p>
          <w:p w14:paraId="61F02B2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"Advanced notebooks",</w:t>
            </w:r>
          </w:p>
          <w:p w14:paraId="55B595D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"classification": {</w:t>
            </w:r>
          </w:p>
          <w:p w14:paraId="32417AC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 "CPV",</w:t>
            </w:r>
          </w:p>
          <w:p w14:paraId="150FBD7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"30213100-6",</w:t>
            </w:r>
          </w:p>
          <w:p w14:paraId="17E47FA2"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"Portable computers"</w:t>
            </w:r>
          </w:p>
          <w:p w14:paraId="340137E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DCB6347"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EAC6F0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82BA63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D94B458"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D581D51" w14:textId="4D11A004" w:rsidR="00F270DA" w:rsidRPr="00F270DA" w:rsidRDefault="00F270DA" w:rsidP="00F270DA">
      <w:pPr>
        <w:pStyle w:val="Legenda"/>
        <w:jc w:val="center"/>
        <w:rPr>
          <w:rFonts w:eastAsiaTheme="minorEastAsia"/>
          <w:lang w:val="ca-ES"/>
          <w:rPrChange w:id="1211" w:author="Alba Colomer Padrosa" w:date="2021-01-27T11:31:00Z">
            <w:rPr>
              <w:rFonts w:eastAsiaTheme="minorEastAsia"/>
              <w:lang w:val="en-GB"/>
            </w:rPr>
          </w:rPrChange>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9</w:t>
      </w:r>
      <w:r w:rsidRPr="00FF0611">
        <w:rPr>
          <w:lang w:val="en-GB"/>
        </w:rPr>
        <w:fldChar w:fldCharType="end"/>
      </w:r>
      <w:r w:rsidRPr="00FF0611">
        <w:rPr>
          <w:lang w:val="en-GB"/>
        </w:rPr>
        <w:t xml:space="preserve"> </w:t>
      </w:r>
      <w:r>
        <w:t>–</w:t>
      </w:r>
      <w:r w:rsidRPr="00FF0611">
        <w:rPr>
          <w:lang w:val="en-GB"/>
        </w:rPr>
        <w:t xml:space="preserve"> </w:t>
      </w:r>
      <w:del w:id="1212" w:author="Alba Colomer Padrosa" w:date="2021-01-27T11:31:00Z">
        <w:r w:rsidDel="00F270DA">
          <w:delText>Simplest case</w:delText>
        </w:r>
      </w:del>
      <w:ins w:id="1213" w:author="Alba Colomer Padrosa" w:date="2021-01-27T11:31:00Z">
        <w:r>
          <w:rPr>
            <w:lang w:val="ca-ES"/>
          </w:rPr>
          <w:t>Division into lots</w:t>
        </w:r>
      </w:ins>
    </w:p>
    <w:p w14:paraId="4840AFD3" w14:textId="06AAD13B" w:rsidR="008B03E6" w:rsidRPr="00FF0611" w:rsidRDefault="008B03E6" w:rsidP="007A6E2C">
      <w:pPr>
        <w:pStyle w:val="Nagwek5"/>
        <w:numPr>
          <w:ilvl w:val="3"/>
          <w:numId w:val="3"/>
        </w:numPr>
        <w:rPr>
          <w:rFonts w:ascii="Times New Roman" w:hAnsi="Times New Roman" w:cs="Times New Roman"/>
        </w:rPr>
      </w:pPr>
      <w:r w:rsidRPr="00FF0611">
        <w:rPr>
          <w:rFonts w:ascii="Times New Roman" w:hAnsi="Times New Roman" w:cs="Times New Roman"/>
        </w:rPr>
        <w:t xml:space="preserve">Determining the </w:t>
      </w:r>
      <w:r w:rsidR="007A6E2C" w:rsidRPr="00FF0611">
        <w:rPr>
          <w:rFonts w:ascii="Times New Roman" w:hAnsi="Times New Roman" w:cs="Times New Roman"/>
        </w:rPr>
        <w:t xml:space="preserve">characteristics </w:t>
      </w:r>
      <w:r w:rsidRPr="00FF0611">
        <w:rPr>
          <w:rFonts w:ascii="Times New Roman" w:hAnsi="Times New Roman" w:cs="Times New Roman"/>
        </w:rPr>
        <w:t xml:space="preserve">of </w:t>
      </w:r>
      <w:r w:rsidR="00EE7DCE" w:rsidRPr="00FF0611">
        <w:rPr>
          <w:rFonts w:ascii="Times New Roman" w:hAnsi="Times New Roman" w:cs="Times New Roman"/>
        </w:rPr>
        <w:t xml:space="preserve">the </w:t>
      </w:r>
      <w:r w:rsidRPr="00FF0611">
        <w:rPr>
          <w:rFonts w:ascii="Times New Roman" w:hAnsi="Times New Roman" w:cs="Times New Roman"/>
        </w:rPr>
        <w:t>FA</w:t>
      </w:r>
    </w:p>
    <w:p w14:paraId="2604DA31" w14:textId="0088F58C" w:rsidR="00D621BB" w:rsidRPr="00FF0611" w:rsidRDefault="00D621BB" w:rsidP="00D621BB">
      <w:pPr>
        <w:pStyle w:val="Nagwek5"/>
        <w:numPr>
          <w:ilvl w:val="4"/>
          <w:numId w:val="3"/>
        </w:numPr>
        <w:rPr>
          <w:rFonts w:ascii="Times New Roman" w:hAnsi="Times New Roman" w:cs="Times New Roman"/>
        </w:rPr>
      </w:pPr>
      <w:r w:rsidRPr="00FF0611">
        <w:rPr>
          <w:rFonts w:ascii="Times New Roman" w:hAnsi="Times New Roman" w:cs="Times New Roman"/>
        </w:rPr>
        <w:t>Fixed and non-fixed terms</w:t>
      </w:r>
    </w:p>
    <w:p w14:paraId="1BCB4531" w14:textId="01DA659C" w:rsidR="00D621BB" w:rsidRPr="00FF0611" w:rsidRDefault="00D621BB" w:rsidP="00D621BB">
      <w:pPr>
        <w:jc w:val="both"/>
        <w:rPr>
          <w:rFonts w:ascii="Times New Roman" w:hAnsi="Times New Roman" w:cs="Times New Roman"/>
          <w:lang w:val="en-GB"/>
        </w:rPr>
      </w:pPr>
      <w:r w:rsidRPr="00FF0611">
        <w:rPr>
          <w:rFonts w:ascii="Times New Roman" w:hAnsi="Times New Roman" w:cs="Times New Roman"/>
          <w:lang w:val="en-GB"/>
        </w:rPr>
        <w:t>When it comes to FAs that do not include all terms a</w:t>
      </w:r>
      <w:r w:rsidR="00DB4621" w:rsidRPr="00FF0611">
        <w:rPr>
          <w:rFonts w:ascii="Times New Roman" w:hAnsi="Times New Roman" w:cs="Times New Roman"/>
          <w:lang w:val="en-GB"/>
        </w:rPr>
        <w:t>nd conditions</w:t>
      </w:r>
      <w:r w:rsidRPr="00FF0611">
        <w:rPr>
          <w:rFonts w:ascii="Times New Roman" w:hAnsi="Times New Roman" w:cs="Times New Roman"/>
          <w:lang w:val="en-GB"/>
        </w:rPr>
        <w:t xml:space="preserve">, it will be necessary to establish or refine all </w:t>
      </w:r>
      <w:r w:rsidR="00DB4621" w:rsidRPr="00FF0611">
        <w:rPr>
          <w:rFonts w:ascii="Times New Roman" w:hAnsi="Times New Roman" w:cs="Times New Roman"/>
          <w:lang w:val="en-GB"/>
        </w:rPr>
        <w:t xml:space="preserve">non-fixed </w:t>
      </w:r>
      <w:r w:rsidRPr="00FF0611">
        <w:rPr>
          <w:rFonts w:ascii="Times New Roman" w:hAnsi="Times New Roman" w:cs="Times New Roman"/>
          <w:lang w:val="en-GB"/>
        </w:rPr>
        <w:t xml:space="preserve">terms through </w:t>
      </w:r>
      <w:r w:rsidR="00DB4621" w:rsidRPr="00FF0611">
        <w:rPr>
          <w:rFonts w:ascii="Times New Roman" w:hAnsi="Times New Roman" w:cs="Times New Roman"/>
          <w:lang w:val="en-GB"/>
        </w:rPr>
        <w:t>MC under this FA</w:t>
      </w:r>
      <w:r w:rsidRPr="00FF0611">
        <w:rPr>
          <w:rFonts w:ascii="Times New Roman" w:hAnsi="Times New Roman" w:cs="Times New Roman"/>
          <w:lang w:val="en-GB"/>
        </w:rPr>
        <w:t>.</w:t>
      </w:r>
    </w:p>
    <w:p w14:paraId="37F4BBC7" w14:textId="02504DFD" w:rsidR="00D621BB" w:rsidRPr="00FF0611" w:rsidRDefault="00D621BB" w:rsidP="00E61C3B">
      <w:pPr>
        <w:pStyle w:val="Akapitzlist"/>
        <w:numPr>
          <w:ilvl w:val="0"/>
          <w:numId w:val="11"/>
        </w:numPr>
        <w:rPr>
          <w:rFonts w:ascii="Times New Roman" w:hAnsi="Times New Roman"/>
        </w:rPr>
      </w:pPr>
      <w:r w:rsidRPr="00FF0611">
        <w:rPr>
          <w:rFonts w:ascii="Times New Roman" w:hAnsi="Times New Roman"/>
        </w:rPr>
        <w:t>Information about options regarding additional purchases: A CA may have a right (but not the obligation) to additional purchases from an EO while the contract is valid. For example, a contract may concern a thousand uniforms, and the CA may have the option to request an additional hundred uniforms. This may be useful when, with the conclusion of the FA, the CA doesn't yet know whether a planned increase in staff will take place.</w:t>
      </w:r>
    </w:p>
    <w:p w14:paraId="42D4A1E0" w14:textId="77777777" w:rsidR="00D621BB" w:rsidRPr="00FF0611" w:rsidRDefault="00D621BB">
      <w:pPr>
        <w:pBdr>
          <w:top w:val="nil"/>
          <w:left w:val="nil"/>
          <w:bottom w:val="nil"/>
          <w:right w:val="nil"/>
          <w:between w:val="nil"/>
        </w:pBdr>
        <w:spacing w:before="60" w:after="60" w:line="276" w:lineRule="auto"/>
        <w:ind w:left="708"/>
        <w:jc w:val="both"/>
        <w:rPr>
          <w:rFonts w:ascii="Times New Roman" w:hAnsi="Times New Roman" w:cs="Times New Roman"/>
          <w:lang w:val="en-GB"/>
        </w:rPr>
        <w:pPrChange w:id="1214" w:author="Alba Colomer Padrosa" w:date="2021-01-27T11:46:00Z">
          <w:pPr>
            <w:ind w:left="708"/>
            <w:jc w:val="both"/>
          </w:pPr>
        </w:pPrChange>
      </w:pPr>
      <w:r w:rsidRPr="00FF0611">
        <w:rPr>
          <w:rFonts w:ascii="Times New Roman" w:hAnsi="Times New Roman" w:cs="Times New Roman"/>
          <w:lang w:val="en-GB"/>
        </w:rPr>
        <w:t xml:space="preserve">The </w:t>
      </w:r>
      <w:r w:rsidRPr="000B6B90">
        <w:rPr>
          <w:rFonts w:ascii="Times New Roman" w:eastAsia="Courier New" w:hAnsi="Times New Roman" w:cs="Times New Roman"/>
          <w:color w:val="DD1144"/>
          <w:shd w:val="clear" w:color="auto" w:fill="F3F3F3"/>
          <w:lang w:val="en-GB"/>
          <w:rPrChange w:id="1215" w:author="Alba Colomer Padrosa" w:date="2021-01-27T11:33:00Z">
            <w:rPr>
              <w:rFonts w:ascii="Courier New" w:eastAsia="Courier New" w:hAnsi="Courier New" w:cs="Courier New"/>
              <w:color w:val="000000"/>
              <w:sz w:val="20"/>
              <w:szCs w:val="20"/>
              <w:lang w:val="en-GB" w:eastAsia="es-ES"/>
            </w:rPr>
          </w:rPrChange>
        </w:rPr>
        <w:t>options.hasOptions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field can be set to true, and the </w:t>
      </w:r>
      <w:r w:rsidRPr="000B6B90">
        <w:rPr>
          <w:rFonts w:ascii="Times New Roman" w:eastAsia="Courier New" w:hAnsi="Times New Roman" w:cs="Times New Roman"/>
          <w:color w:val="DD1144"/>
          <w:shd w:val="clear" w:color="auto" w:fill="F3F3F3"/>
          <w:lang w:val="en-GB"/>
          <w:rPrChange w:id="1216" w:author="Alba Colomer Padrosa" w:date="2021-01-27T11:33:00Z">
            <w:rPr>
              <w:rFonts w:ascii="Courier New" w:eastAsia="Courier New" w:hAnsi="Courier New" w:cs="Courier New"/>
              <w:color w:val="000000"/>
              <w:sz w:val="20"/>
              <w:szCs w:val="20"/>
              <w:lang w:val="en-GB" w:eastAsia="es-ES"/>
            </w:rPr>
          </w:rPrChange>
        </w:rPr>
        <w:t>options.description</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field can describe the options for additional purchases. </w:t>
      </w:r>
      <w:r w:rsidRPr="000B6B90">
        <w:rPr>
          <w:rFonts w:ascii="Times New Roman" w:eastAsia="Courier New" w:hAnsi="Times New Roman" w:cs="Times New Roman"/>
          <w:color w:val="DD1144"/>
          <w:shd w:val="clear" w:color="auto" w:fill="F3F3F3"/>
          <w:lang w:val="en-GB"/>
          <w:rPrChange w:id="1217" w:author="Alba Colomer Padrosa" w:date="2021-01-27T11:33:00Z">
            <w:rPr>
              <w:rFonts w:ascii="Courier New" w:eastAsia="Courier New" w:hAnsi="Courier New" w:cs="Courier New"/>
              <w:color w:val="000000"/>
              <w:sz w:val="20"/>
              <w:szCs w:val="20"/>
              <w:lang w:val="en-GB" w:eastAsia="es-ES"/>
            </w:rPr>
          </w:rPrChange>
        </w:rPr>
        <w:t>hasOptions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and </w:t>
      </w:r>
      <w:r w:rsidRPr="000B6B90">
        <w:rPr>
          <w:rFonts w:ascii="Times New Roman" w:eastAsia="Courier New" w:hAnsi="Times New Roman" w:cs="Times New Roman"/>
          <w:color w:val="DD1144"/>
          <w:shd w:val="clear" w:color="auto" w:fill="F3F3F3"/>
          <w:lang w:val="en-GB"/>
          <w:rPrChange w:id="1218" w:author="Alba Colomer Padrosa" w:date="2021-01-27T11:33:00Z">
            <w:rPr>
              <w:rFonts w:ascii="Courier New" w:eastAsia="Courier New" w:hAnsi="Courier New" w:cs="Courier New"/>
              <w:color w:val="000000"/>
              <w:sz w:val="20"/>
              <w:szCs w:val="20"/>
              <w:lang w:val="en-GB" w:eastAsia="es-ES"/>
            </w:rPr>
          </w:rPrChange>
        </w:rPr>
        <w:t>options.description</w:t>
      </w:r>
      <w:r w:rsidRPr="00FF0611">
        <w:rPr>
          <w:rFonts w:ascii="Times New Roman" w:hAnsi="Times New Roman" w:cs="Times New Roman"/>
          <w:lang w:val="en-GB"/>
        </w:rPr>
        <w:t xml:space="preserve"> can also be set on </w:t>
      </w:r>
      <w:r w:rsidRPr="000B6B90">
        <w:rPr>
          <w:rFonts w:ascii="Times New Roman" w:eastAsia="Courier New" w:hAnsi="Times New Roman" w:cs="Times New Roman"/>
          <w:color w:val="DD1144"/>
          <w:shd w:val="clear" w:color="auto" w:fill="F3F3F3"/>
          <w:lang w:val="en-GB"/>
          <w:rPrChange w:id="1219" w:author="Alba Colomer Padrosa" w:date="2021-01-27T11:33:00Z">
            <w:rPr>
              <w:rFonts w:ascii="Courier New" w:eastAsia="Courier New" w:hAnsi="Courier New" w:cs="Courier New"/>
              <w:color w:val="000000"/>
              <w:sz w:val="20"/>
              <w:szCs w:val="20"/>
              <w:lang w:val="en-GB" w:eastAsia="es-ES"/>
            </w:rPr>
          </w:rPrChange>
        </w:rPr>
        <w:t>Lot</w:t>
      </w:r>
      <w:r w:rsidRPr="00FF0611">
        <w:rPr>
          <w:rFonts w:ascii="Times New Roman" w:hAnsi="Times New Roman" w:cs="Times New Roman"/>
          <w:lang w:val="en-GB"/>
        </w:rPr>
        <w:t xml:space="preserve"> objects in the </w:t>
      </w:r>
      <w:r w:rsidRPr="000B6B90">
        <w:rPr>
          <w:rFonts w:ascii="Times New Roman" w:eastAsia="Courier New" w:hAnsi="Times New Roman" w:cs="Times New Roman"/>
          <w:color w:val="DD1144"/>
          <w:shd w:val="clear" w:color="auto" w:fill="F3F3F3"/>
          <w:lang w:val="en-GB"/>
          <w:rPrChange w:id="1220" w:author="Alba Colomer Padrosa" w:date="2021-01-27T11:33:00Z">
            <w:rPr>
              <w:rFonts w:ascii="Courier New" w:eastAsia="Courier New" w:hAnsi="Courier New" w:cs="Courier New"/>
              <w:color w:val="000000"/>
              <w:sz w:val="20"/>
              <w:szCs w:val="20"/>
              <w:lang w:val="en-GB" w:eastAsia="es-ES"/>
            </w:rPr>
          </w:rPrChange>
        </w:rPr>
        <w:t>tender.lots</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array:</w:t>
      </w:r>
    </w:p>
    <w:tbl>
      <w:tblPr>
        <w:tblW w:w="8931" w:type="dxa"/>
        <w:tblLayout w:type="fixed"/>
        <w:tblLook w:val="0600" w:firstRow="0" w:lastRow="0" w:firstColumn="0" w:lastColumn="0" w:noHBand="1" w:noVBand="1"/>
      </w:tblPr>
      <w:tblGrid>
        <w:gridCol w:w="8931"/>
      </w:tblGrid>
      <w:tr w:rsidR="00D621BB" w:rsidRPr="00FF0611" w14:paraId="4AE985A9" w14:textId="77777777" w:rsidTr="007D1574">
        <w:tc>
          <w:tcPr>
            <w:tcW w:w="8931" w:type="dxa"/>
            <w:shd w:val="clear" w:color="auto" w:fill="F8F8F8"/>
            <w:tcMar>
              <w:top w:w="100" w:type="dxa"/>
              <w:left w:w="100" w:type="dxa"/>
              <w:bottom w:w="100" w:type="dxa"/>
              <w:right w:w="100" w:type="dxa"/>
            </w:tcMar>
          </w:tcPr>
          <w:p w14:paraId="7252ED6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269AEB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B61059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34203A9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755AD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582A168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"options": {</w:t>
            </w:r>
          </w:p>
          <w:p w14:paraId="61B057D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"hasOptions": true,</w:t>
            </w:r>
          </w:p>
          <w:p w14:paraId="4526E8E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"The buyer has the option to buy an additional hundred uniforms."</w:t>
            </w:r>
          </w:p>
          <w:p w14:paraId="00C12A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D79E96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FC4E8B"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25DF0F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8F21A5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CDF9443" w14:textId="736665D3" w:rsidR="000B6B90" w:rsidRPr="00375D61" w:rsidRDefault="000B6B90" w:rsidP="000B6B90">
      <w:pPr>
        <w:pStyle w:val="Legenda"/>
        <w:jc w:val="center"/>
        <w:rPr>
          <w:rFonts w:eastAsiaTheme="minorEastAsia"/>
          <w:lang w:val="ca-ES"/>
        </w:rPr>
      </w:pPr>
      <w:bookmarkStart w:id="1221" w:name="_Toc5237505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22" w:author="Alba Colomer Padrosa" w:date="2021-01-27T11:34:00Z">
        <w:r>
          <w:rPr>
            <w:noProof/>
            <w:lang w:val="en-GB"/>
          </w:rPr>
          <w:t>11</w:t>
        </w:r>
      </w:ins>
      <w:del w:id="1223" w:author="Alba Colomer Padrosa" w:date="2021-01-27T11:34:00Z">
        <w:r w:rsidDel="000B6B90">
          <w:rPr>
            <w:noProof/>
            <w:lang w:val="en-GB"/>
          </w:rPr>
          <w:delText>9</w:delText>
        </w:r>
      </w:del>
      <w:r w:rsidRPr="00FF0611">
        <w:rPr>
          <w:lang w:val="en-GB"/>
        </w:rPr>
        <w:fldChar w:fldCharType="end"/>
      </w:r>
      <w:r w:rsidRPr="00FF0611">
        <w:rPr>
          <w:lang w:val="en-GB"/>
        </w:rPr>
        <w:t xml:space="preserve"> </w:t>
      </w:r>
      <w:r>
        <w:t>–</w:t>
      </w:r>
      <w:r w:rsidRPr="00FF0611">
        <w:rPr>
          <w:lang w:val="en-GB"/>
        </w:rPr>
        <w:t xml:space="preserve"> </w:t>
      </w:r>
      <w:del w:id="1224" w:author="Alba Colomer Padrosa" w:date="2021-01-27T11:34:00Z">
        <w:r w:rsidDel="000B6B90">
          <w:rPr>
            <w:lang w:val="ca-ES"/>
          </w:rPr>
          <w:delText>Division into lots</w:delText>
        </w:r>
      </w:del>
      <w:ins w:id="1225" w:author="Alba Colomer Padrosa" w:date="2021-01-27T11:34:00Z">
        <w:r>
          <w:rPr>
            <w:lang w:val="ca-ES"/>
          </w:rPr>
          <w:t>Options for additional purchases</w:t>
        </w:r>
      </w:ins>
    </w:p>
    <w:p w14:paraId="172AF9FD" w14:textId="2C9B78D9" w:rsidR="00D621BB" w:rsidRPr="00230D35" w:rsidRDefault="00D621BB" w:rsidP="00230D35">
      <w:pPr>
        <w:pStyle w:val="Akapitzlist"/>
        <w:numPr>
          <w:ilvl w:val="0"/>
          <w:numId w:val="11"/>
        </w:numPr>
        <w:rPr>
          <w:rFonts w:ascii="Times New Roman" w:hAnsi="Times New Roman"/>
          <w:rPrChange w:id="1226" w:author="Alba Colomer Padrosa" w:date="2021-01-27T11:47:00Z">
            <w:rPr/>
          </w:rPrChange>
        </w:rPr>
      </w:pPr>
      <w:r w:rsidRPr="00230D35">
        <w:rPr>
          <w:rFonts w:ascii="Times New Roman" w:hAnsi="Times New Roman"/>
          <w:rPrChange w:id="1227" w:author="Alba Colomer Padrosa" w:date="2021-01-27T11:47:00Z">
            <w:rPr/>
          </w:rPrChange>
        </w:rPr>
        <w:t xml:space="preserve">Information on the recurrence of the </w:t>
      </w:r>
      <w:r w:rsidR="00CC7F04" w:rsidRPr="00230D35">
        <w:rPr>
          <w:rFonts w:ascii="Times New Roman" w:hAnsi="Times New Roman"/>
          <w:rPrChange w:id="1228" w:author="Alba Colomer Padrosa" w:date="2021-01-27T11:47:00Z">
            <w:rPr/>
          </w:rPrChange>
        </w:rPr>
        <w:t>procurement</w:t>
      </w:r>
      <w:r w:rsidRPr="00230D35">
        <w:rPr>
          <w:rFonts w:ascii="Times New Roman" w:hAnsi="Times New Roman"/>
          <w:rPrChange w:id="1229" w:author="Alba Colomer Padrosa" w:date="2021-01-27T11:47:00Z">
            <w:rPr/>
          </w:rPrChange>
        </w:rPr>
        <w:t xml:space="preserve"> process</w:t>
      </w:r>
      <w:bookmarkEnd w:id="1221"/>
      <w:r w:rsidR="00CC7F04" w:rsidRPr="00230D35">
        <w:rPr>
          <w:rFonts w:ascii="Times New Roman" w:hAnsi="Times New Roman"/>
          <w:rPrChange w:id="1230" w:author="Alba Colomer Padrosa" w:date="2021-01-27T11:47:00Z">
            <w:rPr/>
          </w:rPrChange>
        </w:rPr>
        <w:t xml:space="preserve">. It indicates that the contract </w:t>
      </w:r>
      <w:r w:rsidRPr="00230D35">
        <w:rPr>
          <w:rFonts w:ascii="Times New Roman" w:hAnsi="Times New Roman"/>
          <w:rPrChange w:id="1231" w:author="Alba Colomer Padrosa" w:date="2021-01-27T11:47:00Z">
            <w:rPr/>
          </w:rPrChange>
        </w:rPr>
        <w:t xml:space="preserve">is likely to be re-launched, or re-established, in the foreseeable future. Note that this does not mean awarding multiple contracts within a single </w:t>
      </w:r>
      <w:r w:rsidR="00CC7F04" w:rsidRPr="00230D35">
        <w:rPr>
          <w:rFonts w:ascii="Times New Roman" w:hAnsi="Times New Roman"/>
          <w:rPrChange w:id="1232" w:author="Alba Colomer Padrosa" w:date="2021-01-27T11:47:00Z">
            <w:rPr/>
          </w:rPrChange>
        </w:rPr>
        <w:t>FA</w:t>
      </w:r>
      <w:r w:rsidRPr="00230D35">
        <w:rPr>
          <w:rFonts w:ascii="Times New Roman" w:hAnsi="Times New Roman"/>
          <w:rPrChange w:id="1233" w:author="Alba Colomer Padrosa" w:date="2021-01-27T11:47:00Z">
            <w:rPr/>
          </w:rPrChange>
        </w:rPr>
        <w:t xml:space="preserve">; in these cases, these fields should not be used. This information can be useful, for example, to </w:t>
      </w:r>
      <w:r w:rsidR="00CC7F04" w:rsidRPr="00230D35">
        <w:rPr>
          <w:rFonts w:ascii="Times New Roman" w:hAnsi="Times New Roman"/>
          <w:rPrChange w:id="1234" w:author="Alba Colomer Padrosa" w:date="2021-01-27T11:47:00Z">
            <w:rPr/>
          </w:rPrChange>
        </w:rPr>
        <w:t>EOs</w:t>
      </w:r>
      <w:r w:rsidRPr="00230D35">
        <w:rPr>
          <w:rFonts w:ascii="Times New Roman" w:hAnsi="Times New Roman"/>
          <w:rPrChange w:id="1235" w:author="Alba Colomer Padrosa" w:date="2021-01-27T11:47:00Z">
            <w:rPr/>
          </w:rPrChange>
        </w:rPr>
        <w:t xml:space="preserve"> deciding whether to invest</w:t>
      </w:r>
      <w:r w:rsidR="00CC7F04" w:rsidRPr="00230D35">
        <w:rPr>
          <w:rFonts w:ascii="Times New Roman" w:hAnsi="Times New Roman"/>
          <w:rPrChange w:id="1236" w:author="Alba Colomer Padrosa" w:date="2021-01-27T11:47:00Z">
            <w:rPr/>
          </w:rPrChange>
        </w:rPr>
        <w:t xml:space="preserve"> or not</w:t>
      </w:r>
      <w:r w:rsidRPr="00230D35">
        <w:rPr>
          <w:rFonts w:ascii="Times New Roman" w:hAnsi="Times New Roman"/>
          <w:rPrChange w:id="1237" w:author="Alba Colomer Padrosa" w:date="2021-01-27T11:47:00Z">
            <w:rPr/>
          </w:rPrChange>
        </w:rPr>
        <w:t xml:space="preserve"> into machinery necessary for a particular contract</w:t>
      </w:r>
      <w:r w:rsidR="00CC7F04" w:rsidRPr="00230D35">
        <w:rPr>
          <w:rFonts w:ascii="Times New Roman" w:hAnsi="Times New Roman"/>
          <w:rPrChange w:id="1238" w:author="Alba Colomer Padrosa" w:date="2021-01-27T11:47:00Z">
            <w:rPr/>
          </w:rPrChange>
        </w:rPr>
        <w:t xml:space="preserve"> since, w</w:t>
      </w:r>
      <w:r w:rsidRPr="00230D35">
        <w:rPr>
          <w:rFonts w:ascii="Times New Roman" w:hAnsi="Times New Roman"/>
          <w:rPrChange w:id="1239" w:author="Alba Colomer Padrosa" w:date="2021-01-27T11:47:00Z">
            <w:rPr/>
          </w:rPrChange>
        </w:rPr>
        <w:t>ith this information, they know that there will likely be an opportunity to win similar contracts in future years, which may make the investment more worthwhile.</w:t>
      </w:r>
    </w:p>
    <w:tbl>
      <w:tblPr>
        <w:tblW w:w="8931" w:type="dxa"/>
        <w:tblLayout w:type="fixed"/>
        <w:tblLook w:val="0600" w:firstRow="0" w:lastRow="0" w:firstColumn="0" w:lastColumn="0" w:noHBand="1" w:noVBand="1"/>
      </w:tblPr>
      <w:tblGrid>
        <w:gridCol w:w="8931"/>
      </w:tblGrid>
      <w:tr w:rsidR="00D621BB" w:rsidRPr="00FF0611" w14:paraId="5C6CDD56" w14:textId="77777777" w:rsidTr="007D1574">
        <w:tc>
          <w:tcPr>
            <w:tcW w:w="8931" w:type="dxa"/>
            <w:shd w:val="clear" w:color="auto" w:fill="F8F8F8"/>
            <w:tcMar>
              <w:top w:w="100" w:type="dxa"/>
              <w:left w:w="100" w:type="dxa"/>
              <w:bottom w:w="100" w:type="dxa"/>
              <w:right w:w="100" w:type="dxa"/>
            </w:tcMar>
          </w:tcPr>
          <w:p w14:paraId="66C5215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39E17C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302CDB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D9B9817"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526685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6D7CF3F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"options": {</w:t>
            </w:r>
          </w:p>
          <w:p w14:paraId="6DA762C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"hasOptions": true,</w:t>
            </w:r>
          </w:p>
          <w:p w14:paraId="4986553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"The buyer has the option to buy an additional hundred uniforms."</w:t>
            </w:r>
          </w:p>
          <w:p w14:paraId="4180443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0C51FDB"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56411C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0A53C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3C2539"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EAF292A" w14:textId="783CFACF" w:rsidR="000B6B90" w:rsidRPr="00375D61" w:rsidRDefault="000B6B90" w:rsidP="000B6B90">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40" w:author="Alba Colomer Padrosa" w:date="2021-01-27T11:35:00Z">
        <w:r>
          <w:rPr>
            <w:noProof/>
            <w:lang w:val="en-GB"/>
          </w:rPr>
          <w:t>12</w:t>
        </w:r>
      </w:ins>
      <w:del w:id="1241" w:author="Alba Colomer Padrosa" w:date="2021-01-27T11:35:00Z">
        <w:r w:rsidDel="000B6B90">
          <w:rPr>
            <w:noProof/>
            <w:lang w:val="en-GB"/>
          </w:rPr>
          <w:delText>11</w:delText>
        </w:r>
      </w:del>
      <w:r w:rsidRPr="00FF0611">
        <w:rPr>
          <w:lang w:val="en-GB"/>
        </w:rPr>
        <w:fldChar w:fldCharType="end"/>
      </w:r>
      <w:r w:rsidRPr="00FF0611">
        <w:rPr>
          <w:lang w:val="en-GB"/>
        </w:rPr>
        <w:t xml:space="preserve"> </w:t>
      </w:r>
      <w:r>
        <w:t>–</w:t>
      </w:r>
      <w:r w:rsidRPr="00FF0611">
        <w:rPr>
          <w:lang w:val="en-GB"/>
        </w:rPr>
        <w:t xml:space="preserve"> </w:t>
      </w:r>
      <w:del w:id="1242" w:author="Alba Colomer Padrosa" w:date="2021-01-27T11:35:00Z">
        <w:r w:rsidDel="00A91BD1">
          <w:rPr>
            <w:lang w:val="ca-ES"/>
          </w:rPr>
          <w:delText>Options for additional purchases</w:delText>
        </w:r>
      </w:del>
      <w:ins w:id="1243" w:author="Alba Colomer Padrosa" w:date="2021-01-27T11:35:00Z">
        <w:r w:rsidR="00A91BD1">
          <w:rPr>
            <w:lang w:val="ca-ES"/>
          </w:rPr>
          <w:t>Recurrence</w:t>
        </w:r>
      </w:ins>
    </w:p>
    <w:p w14:paraId="1CFF986D" w14:textId="02D2DBC5" w:rsidR="00D621BB" w:rsidRPr="00FF0611" w:rsidRDefault="00CC7F04" w:rsidP="00E61C3B">
      <w:pPr>
        <w:pStyle w:val="Akapitzlist"/>
        <w:numPr>
          <w:ilvl w:val="0"/>
          <w:numId w:val="11"/>
        </w:numPr>
        <w:rPr>
          <w:rFonts w:ascii="Times New Roman" w:hAnsi="Times New Roman"/>
        </w:rPr>
      </w:pPr>
      <w:r w:rsidRPr="00FF0611">
        <w:rPr>
          <w:rFonts w:ascii="Times New Roman" w:hAnsi="Times New Roman"/>
        </w:rPr>
        <w:t xml:space="preserve">Description </w:t>
      </w:r>
      <w:bookmarkStart w:id="1244" w:name="_Toc52375054"/>
      <w:r w:rsidR="00D621BB" w:rsidRPr="00FF0611">
        <w:rPr>
          <w:rFonts w:ascii="Times New Roman" w:hAnsi="Times New Roman"/>
        </w:rPr>
        <w:t>of the options for the renewal of contracts</w:t>
      </w:r>
      <w:bookmarkEnd w:id="1244"/>
    </w:p>
    <w:tbl>
      <w:tblPr>
        <w:tblW w:w="8931" w:type="dxa"/>
        <w:tblLayout w:type="fixed"/>
        <w:tblLook w:val="0600" w:firstRow="0" w:lastRow="0" w:firstColumn="0" w:lastColumn="0" w:noHBand="1" w:noVBand="1"/>
      </w:tblPr>
      <w:tblGrid>
        <w:gridCol w:w="8931"/>
      </w:tblGrid>
      <w:tr w:rsidR="00D621BB" w:rsidRPr="00FF0611" w14:paraId="6B4BBF0B" w14:textId="77777777" w:rsidTr="007D1574">
        <w:tc>
          <w:tcPr>
            <w:tcW w:w="8931" w:type="dxa"/>
            <w:shd w:val="clear" w:color="auto" w:fill="F8F8F8"/>
            <w:tcMar>
              <w:top w:w="100" w:type="dxa"/>
              <w:left w:w="100" w:type="dxa"/>
              <w:bottom w:w="100" w:type="dxa"/>
              <w:right w:w="100" w:type="dxa"/>
            </w:tcMar>
          </w:tcPr>
          <w:p w14:paraId="14875C6D"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7F1785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5A3A5E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21FB2F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52225F8"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7A176C5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"renewals": {</w:t>
            </w:r>
          </w:p>
          <w:p w14:paraId="6FA3355E"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"hasRenewals": true,</w:t>
            </w:r>
          </w:p>
          <w:p w14:paraId="63433E2C"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"variantsDetails": "Contracts are due to be renewed one time at the end of the initial term"</w:t>
            </w:r>
          </w:p>
          <w:p w14:paraId="25B514E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EF792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407661F"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AE57966"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06EF2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DA6809F" w14:textId="2B5C54C1" w:rsidR="00A91BD1" w:rsidRPr="00375D61" w:rsidRDefault="00A91BD1" w:rsidP="00A91BD1">
      <w:pPr>
        <w:pStyle w:val="Legenda"/>
        <w:jc w:val="center"/>
        <w:rPr>
          <w:rFonts w:eastAsiaTheme="minorEastAsia"/>
          <w:lang w:val="ca-ES"/>
        </w:rPr>
      </w:pPr>
      <w:bookmarkStart w:id="1245" w:name="_Toc5237505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46" w:author="Alba Colomer Padrosa" w:date="2021-01-27T11:36:00Z">
        <w:r>
          <w:rPr>
            <w:noProof/>
            <w:lang w:val="en-GB"/>
          </w:rPr>
          <w:t>13</w:t>
        </w:r>
      </w:ins>
      <w:del w:id="1247" w:author="Alba Colomer Padrosa" w:date="2021-01-27T11:36:00Z">
        <w:r w:rsidDel="00A91BD1">
          <w:rPr>
            <w:noProof/>
            <w:lang w:val="en-GB"/>
          </w:rPr>
          <w:delText>11</w:delText>
        </w:r>
      </w:del>
      <w:r w:rsidRPr="00FF0611">
        <w:rPr>
          <w:lang w:val="en-GB"/>
        </w:rPr>
        <w:fldChar w:fldCharType="end"/>
      </w:r>
      <w:r w:rsidRPr="00FF0611">
        <w:rPr>
          <w:lang w:val="en-GB"/>
        </w:rPr>
        <w:t xml:space="preserve"> </w:t>
      </w:r>
      <w:r>
        <w:t>–</w:t>
      </w:r>
      <w:r w:rsidRPr="00FF0611">
        <w:rPr>
          <w:lang w:val="en-GB"/>
        </w:rPr>
        <w:t xml:space="preserve"> </w:t>
      </w:r>
      <w:del w:id="1248" w:author="Alba Colomer Padrosa" w:date="2021-01-27T11:36:00Z">
        <w:r w:rsidDel="00A91BD1">
          <w:rPr>
            <w:lang w:val="ca-ES"/>
          </w:rPr>
          <w:delText>Options for additional purchases</w:delText>
        </w:r>
      </w:del>
      <w:ins w:id="1249" w:author="Alba Colomer Padrosa" w:date="2021-01-27T11:36:00Z">
        <w:r>
          <w:rPr>
            <w:lang w:val="ca-ES"/>
          </w:rPr>
          <w:t>Renewals</w:t>
        </w:r>
      </w:ins>
    </w:p>
    <w:p w14:paraId="53ECE7EE" w14:textId="6FB24600" w:rsidR="00D621BB" w:rsidRPr="00FF0611" w:rsidRDefault="00CC7F04" w:rsidP="00E61C3B">
      <w:pPr>
        <w:pStyle w:val="Akapitzlist"/>
        <w:numPr>
          <w:ilvl w:val="0"/>
          <w:numId w:val="11"/>
        </w:numPr>
        <w:rPr>
          <w:rFonts w:ascii="Times New Roman" w:hAnsi="Times New Roman"/>
        </w:rPr>
      </w:pPr>
      <w:r w:rsidRPr="00FF0611">
        <w:rPr>
          <w:rFonts w:ascii="Times New Roman" w:hAnsi="Times New Roman"/>
        </w:rPr>
        <w:t xml:space="preserve">Information </w:t>
      </w:r>
      <w:r w:rsidR="00D621BB" w:rsidRPr="00FF0611">
        <w:rPr>
          <w:rFonts w:ascii="Times New Roman" w:hAnsi="Times New Roman"/>
        </w:rPr>
        <w:t>about variants</w:t>
      </w:r>
      <w:bookmarkEnd w:id="1245"/>
    </w:p>
    <w:tbl>
      <w:tblPr>
        <w:tblW w:w="8931" w:type="dxa"/>
        <w:tblLayout w:type="fixed"/>
        <w:tblLook w:val="0600" w:firstRow="0" w:lastRow="0" w:firstColumn="0" w:lastColumn="0" w:noHBand="1" w:noVBand="1"/>
      </w:tblPr>
      <w:tblGrid>
        <w:gridCol w:w="8931"/>
      </w:tblGrid>
      <w:tr w:rsidR="00D621BB" w:rsidRPr="00FF0611" w14:paraId="6A2C04AB" w14:textId="77777777" w:rsidTr="007D1574">
        <w:tc>
          <w:tcPr>
            <w:tcW w:w="8931" w:type="dxa"/>
            <w:shd w:val="clear" w:color="auto" w:fill="F8F8F8"/>
            <w:tcMar>
              <w:top w:w="100" w:type="dxa"/>
              <w:left w:w="100" w:type="dxa"/>
              <w:bottom w:w="100" w:type="dxa"/>
              <w:right w:w="100" w:type="dxa"/>
            </w:tcMar>
          </w:tcPr>
          <w:p w14:paraId="428A74B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4ABA55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7F2917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0FC31EB5"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B7DBA21"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315A5C8E"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 {</w:t>
            </w:r>
          </w:p>
          <w:p w14:paraId="729D81E2"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"hasVariants": true,</w:t>
            </w:r>
          </w:p>
          <w:p w14:paraId="1F8CB43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"variantsDetails": "Any relevant items are permitted"</w:t>
            </w:r>
          </w:p>
          <w:p w14:paraId="73E95D4A"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AACE78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3A1103"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CAB6F10"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7D0A3E4" w14:textId="77777777" w:rsidR="00D621BB" w:rsidRPr="00FF0611" w:rsidRDefault="00D621B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E9C61A0" w14:textId="3F9187DF" w:rsidR="00A91BD1" w:rsidRPr="00375D61" w:rsidRDefault="00A91BD1" w:rsidP="00A91BD1">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50" w:author="Alba Colomer Padrosa" w:date="2021-01-27T11:36:00Z">
        <w:r>
          <w:rPr>
            <w:noProof/>
            <w:lang w:val="en-GB"/>
          </w:rPr>
          <w:t>14</w:t>
        </w:r>
      </w:ins>
      <w:del w:id="1251" w:author="Alba Colomer Padrosa" w:date="2021-01-27T11:36:00Z">
        <w:r w:rsidDel="00A91BD1">
          <w:rPr>
            <w:noProof/>
            <w:lang w:val="en-GB"/>
          </w:rPr>
          <w:delText>11</w:delText>
        </w:r>
      </w:del>
      <w:r w:rsidRPr="00FF0611">
        <w:rPr>
          <w:lang w:val="en-GB"/>
        </w:rPr>
        <w:fldChar w:fldCharType="end"/>
      </w:r>
      <w:r w:rsidRPr="00FF0611">
        <w:rPr>
          <w:lang w:val="en-GB"/>
        </w:rPr>
        <w:t xml:space="preserve"> </w:t>
      </w:r>
      <w:r>
        <w:t>–</w:t>
      </w:r>
      <w:r w:rsidRPr="00FF0611">
        <w:rPr>
          <w:lang w:val="en-GB"/>
        </w:rPr>
        <w:t xml:space="preserve"> </w:t>
      </w:r>
      <w:del w:id="1252" w:author="Alba Colomer Padrosa" w:date="2021-01-27T11:36:00Z">
        <w:r w:rsidDel="00A91BD1">
          <w:rPr>
            <w:lang w:val="ca-ES"/>
          </w:rPr>
          <w:delText>Options for additional purchases</w:delText>
        </w:r>
      </w:del>
      <w:ins w:id="1253" w:author="Alba Colomer Padrosa" w:date="2021-01-27T11:36:00Z">
        <w:r>
          <w:rPr>
            <w:lang w:val="ca-ES"/>
          </w:rPr>
          <w:t>Variants</w:t>
        </w:r>
      </w:ins>
    </w:p>
    <w:p w14:paraId="102C4D41" w14:textId="4D16430A" w:rsidR="00A91BD1" w:rsidDel="00A91BD1" w:rsidRDefault="00A91BD1">
      <w:pPr>
        <w:pStyle w:val="Nagwek5"/>
        <w:ind w:left="1008"/>
        <w:rPr>
          <w:del w:id="1254" w:author="Alba Colomer Padrosa" w:date="2021-01-27T11:36:00Z"/>
          <w:rFonts w:ascii="Times New Roman" w:hAnsi="Times New Roman" w:cs="Times New Roman"/>
        </w:rPr>
        <w:pPrChange w:id="1255" w:author="Alba Colomer Padrosa" w:date="2021-01-27T11:36:00Z">
          <w:pPr>
            <w:pStyle w:val="Nagwek5"/>
            <w:numPr>
              <w:ilvl w:val="4"/>
              <w:numId w:val="3"/>
            </w:numPr>
            <w:ind w:left="1008" w:hanging="1008"/>
          </w:pPr>
        </w:pPrChange>
      </w:pPr>
    </w:p>
    <w:p w14:paraId="75F47BB6" w14:textId="0EC035A5" w:rsidR="00D01583" w:rsidRPr="00FF0611" w:rsidRDefault="00D01583" w:rsidP="00D01583">
      <w:pPr>
        <w:pStyle w:val="Nagwek5"/>
        <w:numPr>
          <w:ilvl w:val="4"/>
          <w:numId w:val="3"/>
        </w:numPr>
        <w:rPr>
          <w:rFonts w:ascii="Times New Roman" w:hAnsi="Times New Roman" w:cs="Times New Roman"/>
        </w:rPr>
      </w:pPr>
      <w:r w:rsidRPr="00FF0611">
        <w:rPr>
          <w:rFonts w:ascii="Times New Roman" w:hAnsi="Times New Roman" w:cs="Times New Roman"/>
        </w:rPr>
        <w:t xml:space="preserve">Duration </w:t>
      </w:r>
    </w:p>
    <w:p w14:paraId="2F4511BB" w14:textId="0B6A98A9" w:rsidR="00D01583" w:rsidRPr="00FF0611" w:rsidRDefault="00D01583" w:rsidP="00D01583">
      <w:pPr>
        <w:jc w:val="both"/>
        <w:rPr>
          <w:rFonts w:ascii="Times New Roman" w:hAnsi="Times New Roman" w:cs="Times New Roman"/>
          <w:lang w:val="en-GB"/>
        </w:rPr>
      </w:pPr>
      <w:r w:rsidRPr="00FF0611">
        <w:rPr>
          <w:rFonts w:ascii="Times New Roman" w:hAnsi="Times New Roman" w:cs="Times New Roman"/>
          <w:lang w:val="en-GB"/>
        </w:rPr>
        <w:t xml:space="preserve">The </w:t>
      </w:r>
      <w:r w:rsidR="003C74B7" w:rsidRPr="00FF0611">
        <w:rPr>
          <w:rFonts w:ascii="Times New Roman" w:hAnsi="Times New Roman" w:cs="Times New Roman"/>
          <w:lang w:val="en-GB"/>
        </w:rPr>
        <w:t>duration</w:t>
      </w:r>
      <w:r w:rsidRPr="00FF0611">
        <w:rPr>
          <w:rFonts w:ascii="Times New Roman" w:hAnsi="Times New Roman" w:cs="Times New Roman"/>
          <w:lang w:val="en-GB"/>
        </w:rPr>
        <w:t xml:space="preserve"> of a FA shall not exceed four years, save in exceptional cases duly justified, in particular by the subject of the </w:t>
      </w:r>
      <w:r w:rsidR="003C74B7" w:rsidRPr="00FF0611">
        <w:rPr>
          <w:rFonts w:ascii="Times New Roman" w:hAnsi="Times New Roman" w:cs="Times New Roman"/>
          <w:lang w:val="en-GB"/>
        </w:rPr>
        <w:t>FA.</w:t>
      </w:r>
    </w:p>
    <w:tbl>
      <w:tblPr>
        <w:tblW w:w="8931" w:type="dxa"/>
        <w:tblLayout w:type="fixed"/>
        <w:tblLook w:val="0600" w:firstRow="0" w:lastRow="0" w:firstColumn="0" w:lastColumn="0" w:noHBand="1" w:noVBand="1"/>
      </w:tblPr>
      <w:tblGrid>
        <w:gridCol w:w="8931"/>
      </w:tblGrid>
      <w:tr w:rsidR="00D01583" w:rsidRPr="00FF0611" w14:paraId="701B3E53" w14:textId="77777777" w:rsidTr="007D1574">
        <w:tc>
          <w:tcPr>
            <w:tcW w:w="8931" w:type="dxa"/>
            <w:shd w:val="clear" w:color="auto" w:fill="F8F8F8"/>
            <w:tcMar>
              <w:top w:w="100" w:type="dxa"/>
              <w:left w:w="100" w:type="dxa"/>
              <w:bottom w:w="100" w:type="dxa"/>
              <w:right w:w="100" w:type="dxa"/>
            </w:tcMar>
          </w:tcPr>
          <w:p w14:paraId="60C3C16A"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0DFE58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87687ED"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364954E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4C1364"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"001",</w:t>
            </w:r>
          </w:p>
          <w:p w14:paraId="1F90B08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"contractPeriod": {</w:t>
            </w:r>
          </w:p>
          <w:p w14:paraId="0CD0222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"durationInMonth": 36,</w:t>
            </w:r>
          </w:p>
          <w:p w14:paraId="27BAEB1E"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48DA932C"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044CDE7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FE7EA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4C975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56CEEF"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B4D50A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374AB51" w14:textId="385D64EB" w:rsidR="00230D35" w:rsidRPr="00375D61" w:rsidRDefault="00230D35" w:rsidP="00230D35">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56" w:author="Alba Colomer Padrosa" w:date="2021-01-27T11:50:00Z">
        <w:r>
          <w:rPr>
            <w:noProof/>
            <w:lang w:val="en-GB"/>
          </w:rPr>
          <w:t>15</w:t>
        </w:r>
      </w:ins>
      <w:del w:id="1257" w:author="Alba Colomer Padrosa" w:date="2021-01-27T11:50:00Z">
        <w:r w:rsidDel="00230D35">
          <w:rPr>
            <w:noProof/>
            <w:lang w:val="en-GB"/>
          </w:rPr>
          <w:delText>14</w:delText>
        </w:r>
      </w:del>
      <w:r w:rsidRPr="00FF0611">
        <w:rPr>
          <w:lang w:val="en-GB"/>
        </w:rPr>
        <w:fldChar w:fldCharType="end"/>
      </w:r>
      <w:r w:rsidRPr="00FF0611">
        <w:rPr>
          <w:lang w:val="en-GB"/>
        </w:rPr>
        <w:t xml:space="preserve"> </w:t>
      </w:r>
      <w:r>
        <w:t>–</w:t>
      </w:r>
      <w:r w:rsidRPr="00FF0611">
        <w:rPr>
          <w:lang w:val="en-GB"/>
        </w:rPr>
        <w:t xml:space="preserve"> </w:t>
      </w:r>
      <w:del w:id="1258" w:author="Alba Colomer Padrosa" w:date="2021-01-27T11:50:00Z">
        <w:r w:rsidDel="00230D35">
          <w:rPr>
            <w:lang w:val="ca-ES"/>
          </w:rPr>
          <w:delText>Variants</w:delText>
        </w:r>
      </w:del>
      <w:ins w:id="1259" w:author="Alba Colomer Padrosa" w:date="2021-01-27T11:50:00Z">
        <w:r>
          <w:rPr>
            <w:lang w:val="ca-ES"/>
          </w:rPr>
          <w:t>Duration of the FA</w:t>
        </w:r>
      </w:ins>
    </w:p>
    <w:p w14:paraId="5E25AD18" w14:textId="2F7279BB" w:rsidR="00D01583" w:rsidRPr="00FF0611" w:rsidRDefault="00D01583" w:rsidP="00D01583">
      <w:pPr>
        <w:pStyle w:val="Nagwek5"/>
        <w:numPr>
          <w:ilvl w:val="4"/>
          <w:numId w:val="3"/>
        </w:numPr>
        <w:rPr>
          <w:rFonts w:ascii="Times New Roman" w:hAnsi="Times New Roman" w:cs="Times New Roman"/>
        </w:rPr>
      </w:pPr>
      <w:r w:rsidRPr="00FF0611">
        <w:rPr>
          <w:rFonts w:ascii="Times New Roman" w:hAnsi="Times New Roman" w:cs="Times New Roman"/>
        </w:rPr>
        <w:t>Limitations on the number of selected EOs</w:t>
      </w:r>
    </w:p>
    <w:p w14:paraId="259BEE73" w14:textId="47107BA2" w:rsidR="00D01583" w:rsidRPr="00FF0611" w:rsidRDefault="7BA078BB" w:rsidP="00D01583">
      <w:pPr>
        <w:jc w:val="both"/>
        <w:rPr>
          <w:rFonts w:ascii="Times New Roman" w:hAnsi="Times New Roman" w:cs="Times New Roman"/>
          <w:lang w:val="en-GB"/>
        </w:rPr>
      </w:pPr>
      <w:r w:rsidRPr="00FF0611">
        <w:rPr>
          <w:rFonts w:ascii="Times New Roman" w:hAnsi="Times New Roman" w:cs="Times New Roman"/>
          <w:lang w:val="en-GB"/>
        </w:rPr>
        <w:t xml:space="preserve">When the CA intends to select more than one EO to be party of a FA (multi-supplier FA), the minimum number of EOs is three (provided that there are three suitably qualified EOs). There is no limitation on the maximum number of EOs that can be party of a multi-supplier FA, but if the CA wants to establish a maximum, it must be indicated in the Contract Notice. When this is a case, pre-selection instead of pre-qualification will be conducted in order to score all the candidates. </w:t>
      </w:r>
    </w:p>
    <w:p w14:paraId="41E9FC27" w14:textId="763F3330" w:rsidR="00D01583" w:rsidRPr="00FF0611" w:rsidRDefault="00D01583">
      <w:pPr>
        <w:pBdr>
          <w:top w:val="nil"/>
          <w:left w:val="nil"/>
          <w:bottom w:val="nil"/>
          <w:right w:val="nil"/>
          <w:between w:val="nil"/>
        </w:pBdr>
        <w:spacing w:before="60" w:after="60" w:line="276" w:lineRule="auto"/>
        <w:jc w:val="both"/>
        <w:rPr>
          <w:rFonts w:ascii="Times New Roman" w:hAnsi="Times New Roman" w:cs="Times New Roman"/>
          <w:lang w:val="en-GB"/>
        </w:rPr>
        <w:pPrChange w:id="1260" w:author="Alba Colomer Padrosa" w:date="2021-01-27T11:52:00Z">
          <w:pPr>
            <w:jc w:val="both"/>
          </w:pPr>
        </w:pPrChange>
      </w:pPr>
      <w:r w:rsidRPr="00FF0611">
        <w:rPr>
          <w:rFonts w:ascii="Times New Roman" w:hAnsi="Times New Roman" w:cs="Times New Roman"/>
          <w:lang w:val="en-GB"/>
        </w:rPr>
        <w:t xml:space="preserve">To limit </w:t>
      </w:r>
      <w:r w:rsidR="00426E2A" w:rsidRPr="00FF0611">
        <w:rPr>
          <w:rFonts w:ascii="Times New Roman" w:hAnsi="Times New Roman" w:cs="Times New Roman"/>
          <w:lang w:val="en-GB"/>
        </w:rPr>
        <w:t xml:space="preserve">the </w:t>
      </w:r>
      <w:r w:rsidRPr="00FF0611">
        <w:rPr>
          <w:rFonts w:ascii="Times New Roman" w:hAnsi="Times New Roman" w:cs="Times New Roman"/>
          <w:lang w:val="en-GB"/>
        </w:rPr>
        <w:t xml:space="preserve">number of </w:t>
      </w:r>
      <w:r w:rsidR="00426E2A" w:rsidRPr="00FF0611">
        <w:rPr>
          <w:rFonts w:ascii="Times New Roman" w:hAnsi="Times New Roman" w:cs="Times New Roman"/>
          <w:lang w:val="en-GB"/>
        </w:rPr>
        <w:t>selected EOs</w:t>
      </w:r>
      <w:r w:rsidRPr="00FF0611">
        <w:rPr>
          <w:rFonts w:ascii="Times New Roman" w:hAnsi="Times New Roman" w:cs="Times New Roman"/>
          <w:lang w:val="en-GB"/>
        </w:rPr>
        <w:t xml:space="preserve">, </w:t>
      </w:r>
      <w:r w:rsidRPr="00230D35">
        <w:rPr>
          <w:rFonts w:ascii="Times New Roman" w:eastAsia="Courier New" w:hAnsi="Times New Roman" w:cs="Times New Roman"/>
          <w:color w:val="DD1144"/>
          <w:shd w:val="clear" w:color="auto" w:fill="F3F3F3"/>
          <w:lang w:val="en-GB"/>
          <w:rPrChange w:id="1261" w:author="Alba Colomer Padrosa" w:date="2021-01-27T11:52:00Z">
            <w:rPr>
              <w:rFonts w:ascii="Courier New" w:eastAsia="Courier New" w:hAnsi="Courier New" w:cs="Courier New"/>
              <w:color w:val="000000"/>
              <w:sz w:val="20"/>
              <w:szCs w:val="20"/>
              <w:lang w:val="en-GB" w:eastAsia="es-ES"/>
            </w:rPr>
          </w:rPrChange>
        </w:rPr>
        <w:t>secondStage</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building block </w:t>
      </w:r>
      <w:r w:rsidR="00426E2A" w:rsidRPr="00FF0611">
        <w:rPr>
          <w:rFonts w:ascii="Times New Roman" w:hAnsi="Times New Roman" w:cs="Times New Roman"/>
          <w:lang w:val="en-GB"/>
        </w:rPr>
        <w:t>shall</w:t>
      </w:r>
      <w:r w:rsidRPr="00FF0611">
        <w:rPr>
          <w:rFonts w:ascii="Times New Roman" w:hAnsi="Times New Roman" w:cs="Times New Roman"/>
          <w:lang w:val="en-GB"/>
        </w:rPr>
        <w:t xml:space="preserve"> be </w:t>
      </w:r>
      <w:r w:rsidR="00426E2A" w:rsidRPr="00FF0611">
        <w:rPr>
          <w:rFonts w:ascii="Times New Roman" w:hAnsi="Times New Roman" w:cs="Times New Roman"/>
          <w:lang w:val="en-GB"/>
        </w:rPr>
        <w:t>within</w:t>
      </w:r>
      <w:r w:rsidRPr="00FF0611">
        <w:rPr>
          <w:rFonts w:ascii="Times New Roman" w:hAnsi="Times New Roman" w:cs="Times New Roman"/>
          <w:lang w:val="en-GB"/>
        </w:rPr>
        <w:t xml:space="preserve"> inside the </w:t>
      </w:r>
      <w:r w:rsidRPr="00230D35">
        <w:rPr>
          <w:rFonts w:ascii="Times New Roman" w:eastAsia="Courier New" w:hAnsi="Times New Roman" w:cs="Times New Roman"/>
          <w:color w:val="DD1144"/>
          <w:shd w:val="clear" w:color="auto" w:fill="F3F3F3"/>
          <w:lang w:val="en-GB"/>
          <w:rPrChange w:id="1262" w:author="Alba Colomer Padrosa" w:date="2021-01-27T11:53:00Z">
            <w:rPr>
              <w:rFonts w:ascii="Courier New" w:eastAsia="Courier New" w:hAnsi="Courier New" w:cs="Courier New"/>
              <w:color w:val="000000"/>
              <w:sz w:val="20"/>
              <w:szCs w:val="20"/>
              <w:lang w:val="en-GB" w:eastAsia="es-ES"/>
            </w:rPr>
          </w:rPrChange>
        </w:rPr>
        <w:t>tender</w:t>
      </w:r>
      <w:r w:rsidRPr="00FF0611">
        <w:rPr>
          <w:rFonts w:ascii="Courier New" w:eastAsia="Courier New" w:hAnsi="Courier New" w:cs="Courier New"/>
          <w:color w:val="000000"/>
          <w:sz w:val="20"/>
          <w:szCs w:val="20"/>
          <w:lang w:val="en-GB" w:eastAsia="es-ES"/>
        </w:rPr>
        <w:t xml:space="preserve"> </w:t>
      </w:r>
      <w:r w:rsidR="00426E2A"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or even </w:t>
      </w:r>
      <w:r w:rsidR="00426E2A" w:rsidRPr="00FF0611">
        <w:rPr>
          <w:rFonts w:ascii="Times New Roman" w:hAnsi="Times New Roman" w:cs="Times New Roman"/>
          <w:lang w:val="en-GB"/>
        </w:rPr>
        <w:t xml:space="preserve">for a given </w:t>
      </w:r>
      <w:r w:rsidRPr="00FF0611">
        <w:rPr>
          <w:rFonts w:ascii="Times New Roman" w:hAnsi="Times New Roman" w:cs="Times New Roman"/>
          <w:lang w:val="en-GB"/>
        </w:rPr>
        <w:t xml:space="preserve">specific </w:t>
      </w:r>
      <w:r w:rsidRPr="00230D35">
        <w:rPr>
          <w:rFonts w:ascii="Times New Roman" w:eastAsia="Courier New" w:hAnsi="Times New Roman" w:cs="Times New Roman"/>
          <w:color w:val="DD1144"/>
          <w:shd w:val="clear" w:color="auto" w:fill="F3F3F3"/>
          <w:lang w:val="en-GB"/>
          <w:rPrChange w:id="1263" w:author="Alba Colomer Padrosa" w:date="2021-01-27T11:52:00Z">
            <w:rPr>
              <w:rFonts w:ascii="Courier New" w:eastAsia="Courier New" w:hAnsi="Courier New" w:cs="Courier New"/>
              <w:color w:val="000000"/>
              <w:sz w:val="20"/>
              <w:szCs w:val="20"/>
              <w:lang w:val="en-GB" w:eastAsia="es-ES"/>
            </w:rPr>
          </w:rPrChange>
        </w:rPr>
        <w:t>lot</w:t>
      </w:r>
      <w:r w:rsidR="00426E2A"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as </w:t>
      </w:r>
      <w:r w:rsidR="00426E2A" w:rsidRPr="00FF0611">
        <w:rPr>
          <w:rFonts w:ascii="Times New Roman" w:hAnsi="Times New Roman" w:cs="Times New Roman"/>
          <w:lang w:val="en-GB"/>
        </w:rPr>
        <w:t>shown</w:t>
      </w:r>
      <w:r w:rsidRPr="00FF0611">
        <w:rPr>
          <w:rFonts w:ascii="Times New Roman" w:hAnsi="Times New Roman" w:cs="Times New Roman"/>
          <w:lang w:val="en-GB"/>
        </w:rPr>
        <w:t xml:space="preserve"> below</w:t>
      </w:r>
      <w:r w:rsidR="00426E2A" w:rsidRPr="00FF0611">
        <w:rPr>
          <w:rFonts w:ascii="Times New Roman" w:hAnsi="Times New Roman" w:cs="Times New Roman"/>
          <w:lang w:val="en-GB"/>
        </w:rPr>
        <w:t xml:space="preserve">: </w:t>
      </w:r>
    </w:p>
    <w:p w14:paraId="1E6514AF" w14:textId="5BED77BC" w:rsidR="00D01583" w:rsidRPr="00FF0611" w:rsidRDefault="7BA078BB" w:rsidP="7BA078BB">
      <w:pPr>
        <w:pStyle w:val="Akapitzlist"/>
        <w:keepNext/>
        <w:numPr>
          <w:ilvl w:val="0"/>
          <w:numId w:val="11"/>
        </w:numPr>
        <w:tabs>
          <w:tab w:val="left" w:pos="567"/>
        </w:tabs>
        <w:spacing w:before="360" w:after="120"/>
        <w:rPr>
          <w:rFonts w:ascii="Times New Roman" w:hAnsi="Times New Roman"/>
          <w:vanish/>
        </w:rPr>
      </w:pPr>
      <w:bookmarkStart w:id="1264" w:name="_Toc52369359"/>
      <w:bookmarkStart w:id="1265" w:name="_Toc52375060"/>
      <w:bookmarkStart w:id="1266" w:name="_Toc52545786"/>
      <w:bookmarkStart w:id="1267" w:name="_Toc53652278"/>
      <w:bookmarkStart w:id="1268" w:name="_Toc54607831"/>
      <w:bookmarkEnd w:id="1264"/>
      <w:bookmarkEnd w:id="1265"/>
      <w:bookmarkEnd w:id="1266"/>
      <w:bookmarkEnd w:id="1267"/>
      <w:bookmarkEnd w:id="1268"/>
      <w:r w:rsidRPr="00FF0611">
        <w:rPr>
          <w:rFonts w:ascii="Times New Roman" w:hAnsi="Times New Roman"/>
        </w:rPr>
        <w:t>For tender:</w:t>
      </w:r>
    </w:p>
    <w:tbl>
      <w:tblPr>
        <w:tblW w:w="8931" w:type="dxa"/>
        <w:tblLayout w:type="fixed"/>
        <w:tblLook w:val="0600" w:firstRow="0" w:lastRow="0" w:firstColumn="0" w:lastColumn="0" w:noHBand="1" w:noVBand="1"/>
      </w:tblPr>
      <w:tblGrid>
        <w:gridCol w:w="8931"/>
      </w:tblGrid>
      <w:tr w:rsidR="00D01583" w:rsidRPr="00FF0611" w14:paraId="3EF05F83" w14:textId="77777777" w:rsidTr="007D1574">
        <w:tc>
          <w:tcPr>
            <w:tcW w:w="8931" w:type="dxa"/>
            <w:shd w:val="clear" w:color="auto" w:fill="F8F8F8"/>
            <w:tcMar>
              <w:top w:w="100" w:type="dxa"/>
              <w:left w:w="100" w:type="dxa"/>
              <w:bottom w:w="100" w:type="dxa"/>
              <w:right w:w="100" w:type="dxa"/>
            </w:tcMar>
          </w:tcPr>
          <w:p w14:paraId="2AC0778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4B6633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409016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"secondStage": {</w:t>
            </w:r>
          </w:p>
          <w:p w14:paraId="7887D71B"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"minimumCandidates": 2,</w:t>
            </w:r>
          </w:p>
          <w:p w14:paraId="0E542F55"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"maximumCandidates": 5</w:t>
            </w:r>
          </w:p>
          <w:p w14:paraId="4EA8818E"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17F0ED6"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268F0F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4EFEA23" w14:textId="37377570" w:rsidR="00230D35" w:rsidRPr="00375D61" w:rsidRDefault="00230D35" w:rsidP="00230D35">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69" w:author="Alba Colomer Padrosa" w:date="2021-01-27T11:52:00Z">
        <w:r>
          <w:rPr>
            <w:noProof/>
            <w:lang w:val="en-GB"/>
          </w:rPr>
          <w:t>16</w:t>
        </w:r>
      </w:ins>
      <w:del w:id="1270" w:author="Alba Colomer Padrosa" w:date="2021-01-27T11:52:00Z">
        <w:r w:rsidDel="00230D35">
          <w:rPr>
            <w:noProof/>
            <w:lang w:val="en-GB"/>
          </w:rPr>
          <w:delText>15</w:delText>
        </w:r>
      </w:del>
      <w:r w:rsidRPr="00FF0611">
        <w:rPr>
          <w:lang w:val="en-GB"/>
        </w:rPr>
        <w:fldChar w:fldCharType="end"/>
      </w:r>
      <w:r w:rsidRPr="00FF0611">
        <w:rPr>
          <w:lang w:val="en-GB"/>
        </w:rPr>
        <w:t xml:space="preserve"> </w:t>
      </w:r>
      <w:r>
        <w:t>–</w:t>
      </w:r>
      <w:r w:rsidRPr="00FF0611">
        <w:rPr>
          <w:lang w:val="en-GB"/>
        </w:rPr>
        <w:t xml:space="preserve"> </w:t>
      </w:r>
      <w:del w:id="1271" w:author="Alba Colomer Padrosa" w:date="2021-01-27T11:53:00Z">
        <w:r w:rsidDel="00230D35">
          <w:rPr>
            <w:lang w:val="ca-ES"/>
          </w:rPr>
          <w:delText>Duration of the FA</w:delText>
        </w:r>
      </w:del>
      <w:ins w:id="1272" w:author="Alba Colomer Padrosa" w:date="2021-01-27T11:53:00Z">
        <w:r>
          <w:rPr>
            <w:lang w:val="ca-ES"/>
          </w:rPr>
          <w:t>Limitation on the number of candidates at tender level</w:t>
        </w:r>
      </w:ins>
    </w:p>
    <w:p w14:paraId="0D09AAEE" w14:textId="719BBFD5" w:rsidR="00D01583" w:rsidRPr="00FF0611" w:rsidRDefault="00D01583" w:rsidP="00E61C3B">
      <w:pPr>
        <w:pStyle w:val="Akapitzlist"/>
        <w:numPr>
          <w:ilvl w:val="0"/>
          <w:numId w:val="11"/>
        </w:numPr>
        <w:rPr>
          <w:rFonts w:ascii="Times New Roman" w:hAnsi="Times New Roman"/>
        </w:rPr>
      </w:pPr>
      <w:r w:rsidRPr="00FF0611">
        <w:rPr>
          <w:rFonts w:ascii="Times New Roman" w:hAnsi="Times New Roman"/>
        </w:rPr>
        <w:t xml:space="preserve">For </w:t>
      </w:r>
      <w:r w:rsidR="00426E2A" w:rsidRPr="00FF0611">
        <w:rPr>
          <w:rFonts w:ascii="Times New Roman" w:hAnsi="Times New Roman"/>
        </w:rPr>
        <w:t xml:space="preserve">a </w:t>
      </w:r>
      <w:r w:rsidRPr="00FF0611">
        <w:rPr>
          <w:rFonts w:ascii="Times New Roman" w:hAnsi="Times New Roman"/>
        </w:rPr>
        <w:t>specific lot:</w:t>
      </w:r>
    </w:p>
    <w:tbl>
      <w:tblPr>
        <w:tblW w:w="8931" w:type="dxa"/>
        <w:tblLayout w:type="fixed"/>
        <w:tblLook w:val="0600" w:firstRow="0" w:lastRow="0" w:firstColumn="0" w:lastColumn="0" w:noHBand="1" w:noVBand="1"/>
      </w:tblPr>
      <w:tblGrid>
        <w:gridCol w:w="8931"/>
      </w:tblGrid>
      <w:tr w:rsidR="00D01583" w:rsidRPr="00FF0611" w14:paraId="1D4EF00C" w14:textId="77777777" w:rsidTr="007D1574">
        <w:tc>
          <w:tcPr>
            <w:tcW w:w="8931" w:type="dxa"/>
            <w:shd w:val="clear" w:color="auto" w:fill="F8F8F8"/>
            <w:tcMar>
              <w:top w:w="100" w:type="dxa"/>
              <w:left w:w="100" w:type="dxa"/>
              <w:bottom w:w="100" w:type="dxa"/>
              <w:right w:w="100" w:type="dxa"/>
            </w:tcMar>
          </w:tcPr>
          <w:p w14:paraId="09181E80"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D56C86C"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0553D2B8"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7BC79D8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3F254B3"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"secondStage": {</w:t>
            </w:r>
          </w:p>
          <w:p w14:paraId="72A83429"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"minimumCandidates": 2,</w:t>
            </w:r>
          </w:p>
          <w:p w14:paraId="39E600A1"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"maximumCandidates": 5</w:t>
            </w:r>
          </w:p>
          <w:p w14:paraId="47B30484"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9C1289A"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3F5DF5"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4045AD2"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61CE377" w14:textId="77777777" w:rsidR="00D01583" w:rsidRPr="00FF0611" w:rsidRDefault="00D01583"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E842A40" w14:textId="742667E2" w:rsidR="00230D35" w:rsidRPr="00375D61" w:rsidRDefault="00230D35" w:rsidP="00230D35">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73" w:author="Alba Colomer Padrosa" w:date="2021-01-27T11:54:00Z">
        <w:r>
          <w:rPr>
            <w:noProof/>
            <w:lang w:val="en-GB"/>
          </w:rPr>
          <w:t>17</w:t>
        </w:r>
      </w:ins>
      <w:del w:id="1274" w:author="Alba Colomer Padrosa" w:date="2021-01-27T11:54:00Z">
        <w:r w:rsidDel="00230D35">
          <w:rPr>
            <w:noProof/>
            <w:lang w:val="en-GB"/>
          </w:rPr>
          <w:delText>16</w:delText>
        </w:r>
      </w:del>
      <w:r w:rsidRPr="00FF0611">
        <w:rPr>
          <w:lang w:val="en-GB"/>
        </w:rPr>
        <w:fldChar w:fldCharType="end"/>
      </w:r>
      <w:r w:rsidRPr="00FF0611">
        <w:rPr>
          <w:lang w:val="en-GB"/>
        </w:rPr>
        <w:t xml:space="preserve"> </w:t>
      </w:r>
      <w:r>
        <w:t>–</w:t>
      </w:r>
      <w:r w:rsidRPr="00FF0611">
        <w:rPr>
          <w:lang w:val="en-GB"/>
        </w:rPr>
        <w:t xml:space="preserve"> </w:t>
      </w:r>
      <w:r>
        <w:rPr>
          <w:lang w:val="ca-ES"/>
        </w:rPr>
        <w:t xml:space="preserve">Limitation on the number of candidates at </w:t>
      </w:r>
      <w:del w:id="1275" w:author="Alba Colomer Padrosa" w:date="2021-01-27T11:54:00Z">
        <w:r w:rsidDel="00230D35">
          <w:rPr>
            <w:lang w:val="ca-ES"/>
          </w:rPr>
          <w:delText>a tender</w:delText>
        </w:r>
      </w:del>
      <w:ins w:id="1276" w:author="Alba Colomer Padrosa" w:date="2021-01-27T11:54:00Z">
        <w:r>
          <w:rPr>
            <w:lang w:val="ca-ES"/>
          </w:rPr>
          <w:t>lot</w:t>
        </w:r>
      </w:ins>
      <w:r>
        <w:rPr>
          <w:lang w:val="ca-ES"/>
        </w:rPr>
        <w:t xml:space="preserve"> level</w:t>
      </w:r>
    </w:p>
    <w:p w14:paraId="65A10D32" w14:textId="77777777" w:rsidR="00230D35" w:rsidRPr="00230D35" w:rsidRDefault="00230D35">
      <w:pPr>
        <w:rPr>
          <w:lang w:val="ca-ES"/>
          <w:rPrChange w:id="1277" w:author="Alba Colomer Padrosa" w:date="2021-01-27T11:53:00Z">
            <w:rPr/>
          </w:rPrChange>
        </w:rPr>
        <w:pPrChange w:id="1278" w:author="Alba Colomer Padrosa" w:date="2021-01-27T11:53:00Z">
          <w:pPr>
            <w:pStyle w:val="Nagwek5"/>
            <w:numPr>
              <w:ilvl w:val="3"/>
              <w:numId w:val="3"/>
            </w:numPr>
            <w:ind w:left="864" w:hanging="864"/>
          </w:pPr>
        </w:pPrChange>
      </w:pPr>
    </w:p>
    <w:p w14:paraId="336F0194" w14:textId="1DF831FA" w:rsidR="008B03E6" w:rsidRPr="00FF0611" w:rsidRDefault="008B03E6" w:rsidP="008B03E6">
      <w:pPr>
        <w:pStyle w:val="Nagwek5"/>
        <w:numPr>
          <w:ilvl w:val="3"/>
          <w:numId w:val="3"/>
        </w:numPr>
        <w:rPr>
          <w:rFonts w:ascii="Times New Roman" w:hAnsi="Times New Roman" w:cs="Times New Roman"/>
        </w:rPr>
      </w:pPr>
      <w:r w:rsidRPr="00FF0611">
        <w:rPr>
          <w:rFonts w:ascii="Times New Roman" w:hAnsi="Times New Roman" w:cs="Times New Roman"/>
        </w:rPr>
        <w:t>Other criteria</w:t>
      </w:r>
    </w:p>
    <w:p w14:paraId="106DEA6F" w14:textId="605F553F" w:rsidR="001D3B7B" w:rsidRPr="00FF0611" w:rsidRDefault="001D3B7B">
      <w:pPr>
        <w:pBdr>
          <w:top w:val="nil"/>
          <w:left w:val="nil"/>
          <w:bottom w:val="nil"/>
          <w:right w:val="nil"/>
          <w:between w:val="nil"/>
        </w:pBdr>
        <w:spacing w:before="60" w:after="60" w:line="276" w:lineRule="auto"/>
        <w:jc w:val="both"/>
        <w:rPr>
          <w:rFonts w:ascii="Times New Roman" w:hAnsi="Times New Roman" w:cs="Times New Roman"/>
          <w:lang w:val="en-GB"/>
        </w:rPr>
        <w:pPrChange w:id="1279" w:author="Alba Colomer Padrosa" w:date="2021-01-27T11:57:00Z">
          <w:pPr>
            <w:jc w:val="both"/>
          </w:pPr>
        </w:pPrChange>
      </w:pPr>
      <w:r w:rsidRPr="00FF0611">
        <w:rPr>
          <w:rFonts w:ascii="Times New Roman" w:hAnsi="Times New Roman" w:cs="Times New Roman"/>
          <w:lang w:val="en-GB"/>
        </w:rPr>
        <w:t xml:space="preserve">Other requirements </w:t>
      </w:r>
      <w:r w:rsidR="0082748E" w:rsidRPr="00FF0611">
        <w:rPr>
          <w:rFonts w:ascii="Times New Roman" w:hAnsi="Times New Roman" w:cs="Times New Roman"/>
          <w:lang w:val="en-GB"/>
        </w:rPr>
        <w:t xml:space="preserve">for participation </w:t>
      </w:r>
      <w:r w:rsidRPr="00FF0611">
        <w:rPr>
          <w:rFonts w:ascii="Times New Roman" w:hAnsi="Times New Roman" w:cs="Times New Roman"/>
          <w:lang w:val="en-GB"/>
        </w:rPr>
        <w:t xml:space="preserve">and terms governing the limitation of the number of candidates to be invited to submit a bid, </w:t>
      </w:r>
      <w:r w:rsidR="0082748E" w:rsidRPr="00FF0611">
        <w:rPr>
          <w:rFonts w:ascii="Times New Roman" w:hAnsi="Times New Roman" w:cs="Times New Roman"/>
          <w:lang w:val="en-GB"/>
        </w:rPr>
        <w:t>can be defined using</w:t>
      </w:r>
      <w:r w:rsidRPr="00FF0611">
        <w:rPr>
          <w:rFonts w:ascii="Times New Roman" w:hAnsi="Times New Roman" w:cs="Times New Roman"/>
          <w:lang w:val="en-GB"/>
        </w:rPr>
        <w:t xml:space="preserve"> </w:t>
      </w:r>
      <w:r w:rsidRPr="00230D35">
        <w:rPr>
          <w:rFonts w:ascii="Times New Roman" w:eastAsia="Courier New" w:hAnsi="Times New Roman" w:cs="Times New Roman"/>
          <w:color w:val="DD1144"/>
          <w:shd w:val="clear" w:color="auto" w:fill="F3F3F3"/>
          <w:lang w:val="en-GB"/>
          <w:rPrChange w:id="1280" w:author="Alba Colomer Padrosa" w:date="2021-01-27T11:57:00Z">
            <w:rPr>
              <w:rFonts w:ascii="Courier New" w:eastAsia="Courier New" w:hAnsi="Courier New" w:cs="Courier New"/>
              <w:color w:val="000000"/>
              <w:sz w:val="20"/>
              <w:szCs w:val="20"/>
              <w:lang w:val="en-GB" w:eastAsia="es-ES"/>
            </w:rPr>
          </w:rPrChange>
        </w:rPr>
        <w:t>secondStage</w:t>
      </w:r>
      <w:r w:rsidRPr="00FF0611">
        <w:rPr>
          <w:rFonts w:ascii="Times New Roman" w:hAnsi="Times New Roman" w:cs="Times New Roman"/>
          <w:lang w:val="en-GB"/>
        </w:rPr>
        <w:t>.</w:t>
      </w:r>
    </w:p>
    <w:p w14:paraId="63C75434" w14:textId="3704C856" w:rsidR="001D3B7B" w:rsidRPr="00FF0611" w:rsidRDefault="001D3B7B">
      <w:pPr>
        <w:pBdr>
          <w:top w:val="nil"/>
          <w:left w:val="nil"/>
          <w:bottom w:val="nil"/>
          <w:right w:val="nil"/>
          <w:between w:val="nil"/>
        </w:pBdr>
        <w:spacing w:before="60" w:after="60" w:line="276" w:lineRule="auto"/>
        <w:jc w:val="both"/>
        <w:rPr>
          <w:rFonts w:ascii="Times New Roman" w:hAnsi="Times New Roman" w:cs="Times New Roman"/>
          <w:lang w:val="en-GB"/>
        </w:rPr>
        <w:pPrChange w:id="1281" w:author="Alba Colomer Padrosa" w:date="2021-01-27T11:57:00Z">
          <w:pPr>
            <w:jc w:val="both"/>
          </w:pPr>
        </w:pPrChange>
      </w:pPr>
      <w:r w:rsidRPr="00FF0611">
        <w:rPr>
          <w:rFonts w:ascii="Times New Roman" w:hAnsi="Times New Roman" w:cs="Times New Roman"/>
          <w:lang w:val="en-GB"/>
        </w:rPr>
        <w:t>Technically</w:t>
      </w:r>
      <w:r w:rsidR="0082748E" w:rsidRPr="00FF0611">
        <w:rPr>
          <w:rFonts w:ascii="Times New Roman" w:hAnsi="Times New Roman" w:cs="Times New Roman"/>
          <w:lang w:val="en-GB"/>
        </w:rPr>
        <w:t>, the</w:t>
      </w:r>
      <w:r w:rsidRPr="00FF0611">
        <w:rPr>
          <w:rFonts w:ascii="Times New Roman" w:hAnsi="Times New Roman" w:cs="Times New Roman"/>
          <w:lang w:val="en-GB"/>
        </w:rPr>
        <w:t xml:space="preserve"> definition of other requirements is an indication of a code of a core criterion to be applied for</w:t>
      </w:r>
      <w:r w:rsidR="0082748E" w:rsidRPr="00FF0611">
        <w:rPr>
          <w:rFonts w:ascii="Times New Roman" w:hAnsi="Times New Roman" w:cs="Times New Roman"/>
          <w:lang w:val="en-GB"/>
        </w:rPr>
        <w:t xml:space="preserve"> a</w:t>
      </w:r>
      <w:r w:rsidRPr="00FF0611">
        <w:rPr>
          <w:rFonts w:ascii="Times New Roman" w:hAnsi="Times New Roman" w:cs="Times New Roman"/>
          <w:lang w:val="en-GB"/>
        </w:rPr>
        <w:t xml:space="preserve"> future limitation of </w:t>
      </w:r>
      <w:r w:rsidR="0082748E" w:rsidRPr="00FF0611">
        <w:rPr>
          <w:rFonts w:ascii="Times New Roman" w:hAnsi="Times New Roman" w:cs="Times New Roman"/>
          <w:lang w:val="en-GB"/>
        </w:rPr>
        <w:t xml:space="preserve">the </w:t>
      </w:r>
      <w:r w:rsidRPr="00FF0611">
        <w:rPr>
          <w:rFonts w:ascii="Times New Roman" w:hAnsi="Times New Roman" w:cs="Times New Roman"/>
          <w:lang w:val="en-GB"/>
        </w:rPr>
        <w:t>number of candidates to be invited to submit a bid</w:t>
      </w:r>
      <w:r w:rsidR="0082748E" w:rsidRPr="00FF0611">
        <w:rPr>
          <w:rFonts w:ascii="Times New Roman" w:hAnsi="Times New Roman" w:cs="Times New Roman"/>
          <w:lang w:val="en-GB"/>
        </w:rPr>
        <w:t>,</w:t>
      </w:r>
      <w:r w:rsidRPr="00FF0611">
        <w:rPr>
          <w:rFonts w:ascii="Times New Roman" w:hAnsi="Times New Roman" w:cs="Times New Roman"/>
          <w:lang w:val="en-GB"/>
        </w:rPr>
        <w:t xml:space="preserve"> as </w:t>
      </w:r>
      <w:r w:rsidRPr="00230D35">
        <w:rPr>
          <w:rFonts w:ascii="Times New Roman" w:eastAsia="Courier New" w:hAnsi="Times New Roman" w:cs="Times New Roman"/>
          <w:color w:val="DD1144"/>
          <w:shd w:val="clear" w:color="auto" w:fill="F3F3F3"/>
          <w:lang w:val="en-GB"/>
          <w:rPrChange w:id="1282" w:author="Alba Colomer Padrosa" w:date="2021-01-27T11:57:00Z">
            <w:rPr>
              <w:rFonts w:ascii="Courier New" w:eastAsia="Courier New" w:hAnsi="Courier New" w:cs="Courier New"/>
              <w:color w:val="000000"/>
              <w:sz w:val="20"/>
              <w:szCs w:val="20"/>
              <w:lang w:val="en-GB" w:eastAsia="es-ES"/>
            </w:rPr>
          </w:rPrChange>
        </w:rPr>
        <w:t>reductionCriteria</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and the specification of a way of how this criterion to be applied with </w:t>
      </w:r>
      <w:r w:rsidRPr="00230D35">
        <w:rPr>
          <w:rFonts w:ascii="Times New Roman" w:eastAsia="Courier New" w:hAnsi="Times New Roman" w:cs="Times New Roman"/>
          <w:color w:val="DD1144"/>
          <w:shd w:val="clear" w:color="auto" w:fill="F3F3F3"/>
          <w:lang w:val="en-GB"/>
          <w:rPrChange w:id="1283" w:author="Alba Colomer Padrosa" w:date="2021-01-27T11:57:00Z">
            <w:rPr>
              <w:rFonts w:ascii="Courier New" w:eastAsia="Courier New" w:hAnsi="Courier New" w:cs="Courier New"/>
              <w:color w:val="000000"/>
              <w:sz w:val="20"/>
              <w:szCs w:val="20"/>
              <w:lang w:val="en-GB" w:eastAsia="es-ES"/>
            </w:rPr>
          </w:rPrChange>
        </w:rPr>
        <w:t>qualificationSystemMethods</w:t>
      </w:r>
      <w:r w:rsidRPr="00FF0611">
        <w:rPr>
          <w:rFonts w:ascii="Times New Roman" w:hAnsi="Times New Roman" w:cs="Times New Roman"/>
          <w:lang w:val="en-GB"/>
        </w:rPr>
        <w:t>:</w:t>
      </w:r>
    </w:p>
    <w:p w14:paraId="22549A5A" w14:textId="089E58D7" w:rsidR="001D3B7B" w:rsidRPr="00FF0611" w:rsidRDefault="001D3B7B" w:rsidP="00E61C3B">
      <w:pPr>
        <w:pStyle w:val="Akapitzlist"/>
        <w:numPr>
          <w:ilvl w:val="0"/>
          <w:numId w:val="8"/>
        </w:numPr>
        <w:rPr>
          <w:rFonts w:ascii="Courier New" w:eastAsia="Courier New" w:hAnsi="Courier New" w:cs="Courier New"/>
          <w:color w:val="000000"/>
          <w:sz w:val="20"/>
          <w:szCs w:val="20"/>
          <w:lang w:eastAsia="es-ES"/>
        </w:rPr>
      </w:pPr>
      <w:r w:rsidRPr="00230D35">
        <w:rPr>
          <w:rFonts w:ascii="Times New Roman" w:eastAsia="Courier New" w:hAnsi="Times New Roman"/>
          <w:color w:val="DD1144"/>
          <w:szCs w:val="22"/>
          <w:shd w:val="clear" w:color="auto" w:fill="F3F3F3"/>
          <w:lang w:eastAsia="en-US"/>
          <w:rPrChange w:id="1284" w:author="Alba Colomer Padrosa" w:date="2021-01-27T11:58:00Z">
            <w:rPr>
              <w:rFonts w:ascii="Courier New" w:eastAsia="Courier New" w:hAnsi="Courier New" w:cs="Courier New"/>
              <w:color w:val="000000"/>
              <w:sz w:val="20"/>
              <w:szCs w:val="20"/>
              <w:lang w:eastAsia="es-ES"/>
            </w:rPr>
          </w:rPrChange>
        </w:rPr>
        <w:t>reductionCriteria</w:t>
      </w:r>
    </w:p>
    <w:p w14:paraId="286001EB" w14:textId="68D0F316" w:rsidR="001D3B7B" w:rsidRPr="00FF0611" w:rsidRDefault="0082748E" w:rsidP="00E61C3B">
      <w:pPr>
        <w:pStyle w:val="Akapitzlist"/>
        <w:numPr>
          <w:ilvl w:val="1"/>
          <w:numId w:val="8"/>
        </w:numPr>
        <w:rPr>
          <w:rFonts w:ascii="Times New Roman" w:hAnsi="Times New Roman"/>
        </w:rPr>
      </w:pPr>
      <w:r w:rsidRPr="00FF0611">
        <w:rPr>
          <w:rFonts w:ascii="Times New Roman" w:hAnsi="Times New Roman"/>
        </w:rPr>
        <w:t>W</w:t>
      </w:r>
      <w:r w:rsidR="001D3B7B" w:rsidRPr="00FF0611">
        <w:rPr>
          <w:rFonts w:ascii="Times New Roman" w:hAnsi="Times New Roman"/>
        </w:rPr>
        <w:t>he</w:t>
      </w:r>
      <w:r w:rsidRPr="00FF0611">
        <w:rPr>
          <w:rFonts w:ascii="Times New Roman" w:hAnsi="Times New Roman"/>
        </w:rPr>
        <w:t>n</w:t>
      </w:r>
      <w:r w:rsidR="001D3B7B" w:rsidRPr="00FF0611">
        <w:rPr>
          <w:rFonts w:ascii="Times New Roman" w:hAnsi="Times New Roman"/>
        </w:rPr>
        <w:t xml:space="preserve"> </w:t>
      </w:r>
      <w:r w:rsidR="001D3B7B" w:rsidRPr="00230D35">
        <w:rPr>
          <w:rFonts w:ascii="Times New Roman" w:eastAsia="Courier New" w:hAnsi="Times New Roman"/>
          <w:color w:val="DD1144"/>
          <w:szCs w:val="22"/>
          <w:shd w:val="clear" w:color="auto" w:fill="F3F3F3"/>
          <w:lang w:eastAsia="en-US"/>
          <w:rPrChange w:id="1285" w:author="Alba Colomer Padrosa" w:date="2021-01-27T11:58:00Z">
            <w:rPr>
              <w:rFonts w:ascii="Courier New" w:eastAsia="Courier New" w:hAnsi="Courier New" w:cs="Courier New"/>
              <w:color w:val="000000"/>
              <w:sz w:val="20"/>
              <w:szCs w:val="20"/>
              <w:lang w:eastAsia="es-ES"/>
            </w:rPr>
          </w:rPrChange>
        </w:rPr>
        <w:t>reductionCriteria: scoring</w:t>
      </w:r>
      <w:r w:rsidRPr="00FF0611">
        <w:rPr>
          <w:rFonts w:ascii="Times New Roman" w:hAnsi="Times New Roman"/>
        </w:rPr>
        <w:t>,</w:t>
      </w:r>
      <w:r w:rsidR="001D3B7B" w:rsidRPr="00FF0611">
        <w:rPr>
          <w:rFonts w:ascii="Times New Roman" w:hAnsi="Times New Roman"/>
        </w:rPr>
        <w:t xml:space="preserve"> </w:t>
      </w:r>
      <w:r w:rsidRPr="00FF0611">
        <w:rPr>
          <w:rFonts w:ascii="Times New Roman" w:eastAsia="Calibri" w:hAnsi="Times New Roman"/>
          <w:szCs w:val="22"/>
        </w:rPr>
        <w:t>there is a limitation of a number of candidates to be invited.</w:t>
      </w:r>
      <w:r w:rsidRPr="00FF0611">
        <w:rPr>
          <w:rFonts w:ascii="Times New Roman" w:hAnsi="Times New Roman"/>
        </w:rPr>
        <w:t xml:space="preserve"> T</w:t>
      </w:r>
      <w:r w:rsidR="001D3B7B" w:rsidRPr="00FF0611">
        <w:rPr>
          <w:rFonts w:ascii="Times New Roman" w:hAnsi="Times New Roman"/>
        </w:rPr>
        <w:t xml:space="preserve">he values for further qualification for reduction will be scored </w:t>
      </w:r>
      <w:r w:rsidRPr="00FF0611">
        <w:rPr>
          <w:rFonts w:ascii="Times New Roman" w:hAnsi="Times New Roman"/>
        </w:rPr>
        <w:t xml:space="preserve">either </w:t>
      </w:r>
      <w:r w:rsidR="001D3B7B" w:rsidRPr="00FF0611">
        <w:rPr>
          <w:rFonts w:ascii="Times New Roman" w:hAnsi="Times New Roman"/>
        </w:rPr>
        <w:t xml:space="preserve">automatically or manually (depending on </w:t>
      </w:r>
      <w:r w:rsidRPr="00FF0611">
        <w:rPr>
          <w:rFonts w:ascii="Times New Roman" w:hAnsi="Times New Roman"/>
        </w:rPr>
        <w:t xml:space="preserve">the </w:t>
      </w:r>
      <w:r w:rsidR="001D3B7B" w:rsidRPr="00230D35">
        <w:rPr>
          <w:rFonts w:ascii="Times New Roman" w:eastAsia="Courier New" w:hAnsi="Times New Roman"/>
          <w:color w:val="DD1144"/>
          <w:szCs w:val="22"/>
          <w:shd w:val="clear" w:color="auto" w:fill="F3F3F3"/>
          <w:lang w:eastAsia="en-US"/>
          <w:rPrChange w:id="1286" w:author="Alba Colomer Padrosa" w:date="2021-01-27T11:58:00Z">
            <w:rPr>
              <w:rFonts w:ascii="Courier New" w:eastAsia="Courier New" w:hAnsi="Courier New" w:cs="Courier New"/>
              <w:color w:val="000000"/>
              <w:sz w:val="20"/>
              <w:szCs w:val="20"/>
              <w:lang w:eastAsia="es-ES"/>
            </w:rPr>
          </w:rPrChange>
        </w:rPr>
        <w:t>qualificationSystemMethods</w:t>
      </w:r>
      <w:r w:rsidR="001D3B7B" w:rsidRPr="00FF0611">
        <w:rPr>
          <w:rFonts w:ascii="Times New Roman" w:hAnsi="Times New Roman"/>
        </w:rPr>
        <w:t>)</w:t>
      </w:r>
      <w:r w:rsidRPr="00FF0611">
        <w:rPr>
          <w:rFonts w:ascii="Times New Roman" w:hAnsi="Times New Roman"/>
        </w:rPr>
        <w:t>,</w:t>
      </w:r>
      <w:r w:rsidR="001D3B7B" w:rsidRPr="00FF0611">
        <w:rPr>
          <w:rFonts w:ascii="Times New Roman" w:hAnsi="Times New Roman"/>
        </w:rPr>
        <w:t xml:space="preserve"> based on</w:t>
      </w:r>
      <w:r w:rsidRPr="00FF0611">
        <w:rPr>
          <w:rFonts w:ascii="Times New Roman" w:hAnsi="Times New Roman"/>
        </w:rPr>
        <w:t xml:space="preserve"> the</w:t>
      </w:r>
      <w:r w:rsidR="001D3B7B" w:rsidRPr="00FF0611">
        <w:rPr>
          <w:rFonts w:ascii="Times New Roman" w:hAnsi="Times New Roman"/>
        </w:rPr>
        <w:t xml:space="preserve"> set of relevant</w:t>
      </w:r>
      <w:r w:rsidR="001D3B7B" w:rsidRPr="00FF0611">
        <w:rPr>
          <w:rFonts w:ascii="Courier New" w:eastAsia="Courier New" w:hAnsi="Courier New" w:cs="Courier New"/>
          <w:color w:val="000000"/>
          <w:sz w:val="20"/>
          <w:szCs w:val="20"/>
          <w:lang w:eastAsia="es-ES"/>
        </w:rPr>
        <w:t xml:space="preserve"> </w:t>
      </w:r>
      <w:r w:rsidR="001D3B7B" w:rsidRPr="00230D35">
        <w:rPr>
          <w:rFonts w:ascii="Times New Roman" w:eastAsia="Courier New" w:hAnsi="Times New Roman"/>
          <w:color w:val="DD1144"/>
          <w:szCs w:val="22"/>
          <w:shd w:val="clear" w:color="auto" w:fill="F3F3F3"/>
          <w:lang w:eastAsia="en-US"/>
          <w:rPrChange w:id="1287" w:author="Alba Colomer Padrosa" w:date="2021-01-27T11:58:00Z">
            <w:rPr>
              <w:rFonts w:ascii="Courier New" w:eastAsia="Courier New" w:hAnsi="Courier New" w:cs="Courier New"/>
              <w:color w:val="000000"/>
              <w:sz w:val="20"/>
              <w:szCs w:val="20"/>
              <w:lang w:eastAsia="es-ES"/>
            </w:rPr>
          </w:rPrChange>
        </w:rPr>
        <w:t>requirementResponses</w:t>
      </w:r>
      <w:r w:rsidR="001D3B7B" w:rsidRPr="00FF0611">
        <w:rPr>
          <w:rFonts w:ascii="Times New Roman" w:hAnsi="Times New Roman"/>
        </w:rPr>
        <w:t xml:space="preserve"> received from</w:t>
      </w:r>
      <w:r w:rsidRPr="00FF0611">
        <w:rPr>
          <w:rFonts w:ascii="Times New Roman" w:hAnsi="Times New Roman"/>
        </w:rPr>
        <w:t xml:space="preserve"> EOs in</w:t>
      </w:r>
      <w:r w:rsidR="001D3B7B" w:rsidRPr="00FF0611">
        <w:rPr>
          <w:rFonts w:ascii="Times New Roman" w:hAnsi="Times New Roman"/>
        </w:rPr>
        <w:t xml:space="preserve"> </w:t>
      </w:r>
      <w:r w:rsidRPr="00FF0611">
        <w:rPr>
          <w:rFonts w:ascii="Times New Roman" w:hAnsi="Times New Roman"/>
        </w:rPr>
        <w:t>response to the requirements indicated</w:t>
      </w:r>
      <w:r w:rsidR="001D3B7B" w:rsidRPr="00FF0611">
        <w:rPr>
          <w:rFonts w:ascii="Times New Roman" w:hAnsi="Times New Roman"/>
        </w:rPr>
        <w:t xml:space="preserve"> by </w:t>
      </w:r>
      <w:r w:rsidRPr="00FF0611">
        <w:rPr>
          <w:rFonts w:ascii="Times New Roman" w:hAnsi="Times New Roman"/>
        </w:rPr>
        <w:t>the CA;</w:t>
      </w:r>
      <w:r w:rsidR="001D3B7B" w:rsidRPr="00FF0611">
        <w:rPr>
          <w:rFonts w:ascii="Times New Roman" w:hAnsi="Times New Roman"/>
        </w:rPr>
        <w:t xml:space="preserve"> </w:t>
      </w:r>
    </w:p>
    <w:p w14:paraId="06365ACF" w14:textId="48BACCBD" w:rsidR="001D3B7B" w:rsidRPr="00FF0611" w:rsidRDefault="001D3B7B" w:rsidP="00E61C3B">
      <w:pPr>
        <w:pStyle w:val="Akapitzlist"/>
        <w:numPr>
          <w:ilvl w:val="1"/>
          <w:numId w:val="8"/>
        </w:numPr>
        <w:rPr>
          <w:rFonts w:ascii="Times New Roman" w:hAnsi="Times New Roman"/>
        </w:rPr>
      </w:pPr>
      <w:r w:rsidRPr="00FF0611">
        <w:rPr>
          <w:rFonts w:ascii="Times New Roman" w:hAnsi="Times New Roman"/>
        </w:rPr>
        <w:t>whe</w:t>
      </w:r>
      <w:r w:rsidR="0082748E" w:rsidRPr="00FF0611">
        <w:rPr>
          <w:rFonts w:ascii="Times New Roman" w:hAnsi="Times New Roman"/>
        </w:rPr>
        <w:t>n</w:t>
      </w:r>
      <w:r w:rsidRPr="00FF0611">
        <w:rPr>
          <w:rFonts w:ascii="Times New Roman" w:hAnsi="Times New Roman"/>
        </w:rPr>
        <w:t xml:space="preserve"> </w:t>
      </w:r>
      <w:r w:rsidRPr="00230D35">
        <w:rPr>
          <w:rFonts w:ascii="Times New Roman" w:eastAsia="Courier New" w:hAnsi="Times New Roman"/>
          <w:color w:val="DD1144"/>
          <w:szCs w:val="22"/>
          <w:shd w:val="clear" w:color="auto" w:fill="F3F3F3"/>
          <w:lang w:eastAsia="en-US"/>
          <w:rPrChange w:id="1288" w:author="Alba Colomer Padrosa" w:date="2021-01-27T11:58:00Z">
            <w:rPr>
              <w:rFonts w:ascii="Courier New" w:eastAsia="Courier New" w:hAnsi="Courier New" w:cs="Courier New"/>
              <w:color w:val="000000"/>
              <w:sz w:val="20"/>
              <w:szCs w:val="20"/>
              <w:lang w:eastAsia="es-ES"/>
            </w:rPr>
          </w:rPrChange>
        </w:rPr>
        <w:t>reductionCriteria: none</w:t>
      </w:r>
      <w:r w:rsidR="0082748E"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t>
      </w:r>
      <w:r w:rsidR="0082748E" w:rsidRPr="00FF0611">
        <w:rPr>
          <w:rFonts w:ascii="Times New Roman" w:eastAsia="Calibri" w:hAnsi="Times New Roman"/>
          <w:color w:val="auto"/>
          <w:szCs w:val="22"/>
        </w:rPr>
        <w:t>there is no limit for the number of candidates to be invited to submit a bid</w:t>
      </w:r>
      <w:r w:rsidR="0082748E" w:rsidRPr="00FF0611">
        <w:rPr>
          <w:rFonts w:ascii="Times New Roman" w:hAnsi="Times New Roman"/>
        </w:rPr>
        <w:t>.</w:t>
      </w:r>
    </w:p>
    <w:p w14:paraId="3DC2D4D2" w14:textId="341428BB" w:rsidR="001D3B7B" w:rsidRPr="00FF0611" w:rsidRDefault="001D3B7B" w:rsidP="00E61C3B">
      <w:pPr>
        <w:pStyle w:val="Akapitzlist"/>
        <w:numPr>
          <w:ilvl w:val="0"/>
          <w:numId w:val="8"/>
        </w:numPr>
        <w:rPr>
          <w:rFonts w:ascii="Courier New" w:eastAsia="Courier New" w:hAnsi="Courier New" w:cs="Courier New"/>
          <w:color w:val="000000"/>
          <w:sz w:val="20"/>
          <w:szCs w:val="20"/>
          <w:lang w:eastAsia="es-ES"/>
        </w:rPr>
      </w:pPr>
      <w:r w:rsidRPr="00230D35">
        <w:rPr>
          <w:rFonts w:ascii="Times New Roman" w:eastAsia="Courier New" w:hAnsi="Times New Roman"/>
          <w:color w:val="DD1144"/>
          <w:szCs w:val="22"/>
          <w:shd w:val="clear" w:color="auto" w:fill="F3F3F3"/>
          <w:lang w:eastAsia="en-US"/>
          <w:rPrChange w:id="1289" w:author="Alba Colomer Padrosa" w:date="2021-01-27T11:58:00Z">
            <w:rPr>
              <w:rFonts w:ascii="Courier New" w:eastAsia="Courier New" w:hAnsi="Courier New" w:cs="Courier New"/>
              <w:color w:val="000000"/>
              <w:sz w:val="20"/>
              <w:szCs w:val="20"/>
              <w:lang w:eastAsia="es-ES"/>
            </w:rPr>
          </w:rPrChange>
        </w:rPr>
        <w:t>qualificationSystemMethods</w:t>
      </w:r>
    </w:p>
    <w:p w14:paraId="04271CC0" w14:textId="1A8CC0B4" w:rsidR="0082748E" w:rsidRPr="00FF0611" w:rsidRDefault="0082748E" w:rsidP="00E61C3B">
      <w:pPr>
        <w:pStyle w:val="Akapitzlist"/>
        <w:numPr>
          <w:ilvl w:val="1"/>
          <w:numId w:val="8"/>
        </w:numPr>
        <w:rPr>
          <w:rFonts w:ascii="Times New Roman" w:hAnsi="Times New Roman"/>
        </w:rPr>
      </w:pPr>
      <w:r w:rsidRPr="00FF0611">
        <w:rPr>
          <w:rFonts w:ascii="Times New Roman" w:hAnsi="Times New Roman"/>
        </w:rPr>
        <w:t>When</w:t>
      </w:r>
      <w:r w:rsidR="001D3B7B" w:rsidRPr="00FF0611">
        <w:rPr>
          <w:rFonts w:ascii="Times New Roman" w:hAnsi="Times New Roman"/>
        </w:rPr>
        <w:t xml:space="preserve"> </w:t>
      </w:r>
      <w:r w:rsidR="001D3B7B" w:rsidRPr="00230D35">
        <w:rPr>
          <w:rFonts w:ascii="Times New Roman" w:eastAsia="Courier New" w:hAnsi="Times New Roman"/>
          <w:color w:val="DD1144"/>
          <w:szCs w:val="22"/>
          <w:shd w:val="clear" w:color="auto" w:fill="F3F3F3"/>
          <w:lang w:eastAsia="en-US"/>
          <w:rPrChange w:id="1290" w:author="Alba Colomer Padrosa" w:date="2021-01-27T11:58:00Z">
            <w:rPr>
              <w:rFonts w:ascii="Courier New" w:eastAsia="Courier New" w:hAnsi="Courier New" w:cs="Courier New"/>
              <w:color w:val="000000"/>
              <w:sz w:val="20"/>
              <w:szCs w:val="20"/>
              <w:lang w:eastAsia="es-ES"/>
            </w:rPr>
          </w:rPrChange>
        </w:rPr>
        <w:t>qualificationSystemMethods: automated</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color w:val="auto"/>
          <w:szCs w:val="22"/>
        </w:rPr>
        <w:t xml:space="preserve"> the </w:t>
      </w:r>
      <w:r w:rsidR="00104A23" w:rsidRPr="00FF0611">
        <w:rPr>
          <w:rFonts w:ascii="Times New Roman" w:eastAsiaTheme="minorEastAsia" w:hAnsi="Times New Roman"/>
          <w:color w:val="auto"/>
          <w:szCs w:val="22"/>
        </w:rPr>
        <w:t>selection of EOs</w:t>
      </w:r>
      <w:r w:rsidRPr="00FF0611">
        <w:rPr>
          <w:rFonts w:ascii="Times New Roman" w:eastAsiaTheme="minorEastAsia" w:hAnsi="Times New Roman"/>
          <w:color w:val="auto"/>
          <w:szCs w:val="22"/>
        </w:rPr>
        <w:t xml:space="preserve"> will be approached automatically</w:t>
      </w:r>
      <w:r w:rsidR="00104A23" w:rsidRPr="00FF0611">
        <w:rPr>
          <w:rFonts w:ascii="Times New Roman" w:eastAsiaTheme="minorEastAsia" w:hAnsi="Times New Roman"/>
          <w:color w:val="auto"/>
          <w:szCs w:val="22"/>
        </w:rPr>
        <w:t>.</w:t>
      </w:r>
      <w:r w:rsidRPr="00FF0611">
        <w:rPr>
          <w:rFonts w:ascii="Times New Roman" w:eastAsiaTheme="minorEastAsia" w:hAnsi="Times New Roman"/>
          <w:color w:val="auto"/>
          <w:szCs w:val="22"/>
        </w:rPr>
        <w:t xml:space="preserve"> </w:t>
      </w:r>
    </w:p>
    <w:p w14:paraId="104E41A6" w14:textId="2843A1AD" w:rsidR="001D3B7B" w:rsidRPr="00FF0611" w:rsidRDefault="001D3B7B" w:rsidP="00E61C3B">
      <w:pPr>
        <w:pStyle w:val="Akapitzlist"/>
        <w:numPr>
          <w:ilvl w:val="1"/>
          <w:numId w:val="8"/>
        </w:numPr>
        <w:rPr>
          <w:rFonts w:ascii="Times New Roman" w:hAnsi="Times New Roman"/>
        </w:rPr>
      </w:pPr>
      <w:r w:rsidRPr="00FF0611">
        <w:rPr>
          <w:rFonts w:ascii="Times New Roman" w:hAnsi="Times New Roman"/>
        </w:rPr>
        <w:t xml:space="preserve">where </w:t>
      </w:r>
      <w:r w:rsidRPr="00230D35">
        <w:rPr>
          <w:rFonts w:ascii="Times New Roman" w:eastAsia="Courier New" w:hAnsi="Times New Roman"/>
          <w:color w:val="DD1144"/>
          <w:szCs w:val="22"/>
          <w:shd w:val="clear" w:color="auto" w:fill="F3F3F3"/>
          <w:lang w:eastAsia="en-US"/>
          <w:rPrChange w:id="1291" w:author="Alba Colomer Padrosa" w:date="2021-01-27T11:58:00Z">
            <w:rPr>
              <w:rFonts w:ascii="Courier New" w:eastAsia="Courier New" w:hAnsi="Courier New" w:cs="Courier New"/>
              <w:color w:val="000000"/>
              <w:sz w:val="20"/>
              <w:szCs w:val="20"/>
              <w:lang w:eastAsia="es-ES"/>
            </w:rPr>
          </w:rPrChange>
        </w:rPr>
        <w:t>qualificationSystemMethods: manual</w:t>
      </w:r>
      <w:r w:rsidRPr="00FF0611">
        <w:rPr>
          <w:rFonts w:ascii="Times New Roman" w:hAnsi="Times New Roman"/>
        </w:rPr>
        <w:t xml:space="preserve"> - </w:t>
      </w:r>
      <w:r w:rsidR="00104A23" w:rsidRPr="00FF0611">
        <w:rPr>
          <w:rFonts w:ascii="Times New Roman" w:eastAsiaTheme="minorEastAsia" w:hAnsi="Times New Roman"/>
          <w:color w:val="auto"/>
          <w:szCs w:val="22"/>
        </w:rPr>
        <w:t xml:space="preserve">the selection of EOs will be approached </w:t>
      </w:r>
      <w:del w:id="1292" w:author="Alba Colomer Padrosa" w:date="2021-01-27T12:01:00Z">
        <w:r w:rsidR="00104A23" w:rsidRPr="00FF0611" w:rsidDel="00230D35">
          <w:rPr>
            <w:rFonts w:ascii="Times New Roman" w:eastAsiaTheme="minorEastAsia" w:hAnsi="Times New Roman"/>
            <w:color w:val="auto"/>
            <w:szCs w:val="22"/>
          </w:rPr>
          <w:delText>automatically</w:delText>
        </w:r>
        <w:r w:rsidRPr="00FF0611" w:rsidDel="00230D35">
          <w:rPr>
            <w:rFonts w:ascii="Times New Roman" w:hAnsi="Times New Roman"/>
          </w:rPr>
          <w:delText xml:space="preserve"> </w:delText>
        </w:r>
      </w:del>
      <w:r w:rsidRPr="00FF0611">
        <w:rPr>
          <w:rFonts w:ascii="Times New Roman" w:hAnsi="Times New Roman"/>
        </w:rPr>
        <w:t xml:space="preserve">manually by </w:t>
      </w:r>
      <w:r w:rsidR="00104A23" w:rsidRPr="00FF0611">
        <w:rPr>
          <w:rFonts w:ascii="Times New Roman" w:hAnsi="Times New Roman"/>
        </w:rPr>
        <w:t>the CA</w:t>
      </w:r>
      <w:r w:rsidR="0082748E" w:rsidRPr="00FF0611">
        <w:rPr>
          <w:rFonts w:ascii="Times New Roman" w:hAnsi="Times New Roman"/>
        </w:rPr>
        <w:t>;</w:t>
      </w:r>
    </w:p>
    <w:p w14:paraId="25393EB8" w14:textId="5888477A" w:rsidR="001D3B7B" w:rsidRPr="00FF0611" w:rsidRDefault="001D3B7B" w:rsidP="003E0156">
      <w:pPr>
        <w:rPr>
          <w:rFonts w:ascii="Times New Roman" w:hAnsi="Times New Roman"/>
          <w:lang w:val="en-GB"/>
        </w:rPr>
      </w:pPr>
      <w:r w:rsidRPr="00FF0611">
        <w:rPr>
          <w:rFonts w:ascii="Times New Roman" w:hAnsi="Times New Roman"/>
          <w:lang w:val="en-GB"/>
        </w:rPr>
        <w:t xml:space="preserve">The </w:t>
      </w:r>
      <w:r w:rsidRPr="00230D35">
        <w:rPr>
          <w:rFonts w:ascii="Times New Roman" w:eastAsia="Courier New" w:hAnsi="Times New Roman" w:cs="Times New Roman"/>
          <w:color w:val="DD1144"/>
          <w:shd w:val="clear" w:color="auto" w:fill="F3F3F3"/>
          <w:lang w:val="en-GB"/>
          <w:rPrChange w:id="1293" w:author="Alba Colomer Padrosa" w:date="2021-01-27T11:59:00Z">
            <w:rPr>
              <w:rFonts w:ascii="Courier New" w:eastAsia="Courier New" w:hAnsi="Courier New" w:cs="Courier New"/>
              <w:color w:val="000000"/>
              <w:sz w:val="20"/>
              <w:szCs w:val="20"/>
              <w:lang w:val="en-GB" w:eastAsia="es-ES"/>
            </w:rPr>
          </w:rPrChange>
        </w:rPr>
        <w:t>otherCriteria</w:t>
      </w:r>
      <w:r w:rsidRPr="00FF0611">
        <w:rPr>
          <w:rFonts w:ascii="Times New Roman" w:hAnsi="Times New Roman"/>
          <w:lang w:val="en-GB"/>
        </w:rPr>
        <w:t xml:space="preserve"> block is expressed as a separate building block in accordance with</w:t>
      </w:r>
      <w:r w:rsidR="00104A23" w:rsidRPr="00FF0611">
        <w:rPr>
          <w:rFonts w:ascii="Times New Roman" w:hAnsi="Times New Roman"/>
          <w:lang w:val="en-GB"/>
        </w:rPr>
        <w:t>:</w:t>
      </w:r>
      <w:r w:rsidRPr="00FF0611">
        <w:rPr>
          <w:rFonts w:ascii="Times New Roman" w:hAnsi="Times New Roman"/>
          <w:lang w:val="en-GB"/>
        </w:rPr>
        <w:t xml:space="preserve"> </w:t>
      </w:r>
      <w:hyperlink r:id="rId75" w:history="1">
        <w:r w:rsidRPr="00FF0611">
          <w:rPr>
            <w:rStyle w:val="Hipercze"/>
            <w:rFonts w:ascii="Times New Roman" w:hAnsi="Times New Roman"/>
            <w:lang w:val="en-GB"/>
          </w:rPr>
          <w:t>https://github.com/open-contracting-extensions/ocds_otherRequirements_extension</w:t>
        </w:r>
      </w:hyperlink>
    </w:p>
    <w:tbl>
      <w:tblPr>
        <w:tblW w:w="8931" w:type="dxa"/>
        <w:tblLayout w:type="fixed"/>
        <w:tblLook w:val="0600" w:firstRow="0" w:lastRow="0" w:firstColumn="0" w:lastColumn="0" w:noHBand="1" w:noVBand="1"/>
      </w:tblPr>
      <w:tblGrid>
        <w:gridCol w:w="8931"/>
      </w:tblGrid>
      <w:tr w:rsidR="001D3B7B" w:rsidRPr="00FF0611" w14:paraId="056040FA" w14:textId="77777777" w:rsidTr="0068610B">
        <w:tc>
          <w:tcPr>
            <w:tcW w:w="8931" w:type="dxa"/>
            <w:shd w:val="clear" w:color="auto" w:fill="F8F8F8"/>
            <w:tcMar>
              <w:top w:w="100" w:type="dxa"/>
              <w:left w:w="100" w:type="dxa"/>
              <w:bottom w:w="100" w:type="dxa"/>
              <w:right w:w="100" w:type="dxa"/>
            </w:tcMar>
          </w:tcPr>
          <w:p w14:paraId="44A3288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25607E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797ADCDF"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"otherCriteria": {</w:t>
            </w:r>
          </w:p>
          <w:p w14:paraId="797845AD"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"qualificationSystemMethods": [</w:t>
            </w:r>
          </w:p>
          <w:p w14:paraId="161608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"automated"</w:t>
            </w:r>
          </w:p>
          <w:p w14:paraId="6663B796"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A86E1FE"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"reductionCriteria": "scoring"</w:t>
            </w:r>
          </w:p>
          <w:p w14:paraId="43988159"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A71663"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12B2C0" w14:textId="77777777" w:rsidR="001D3B7B" w:rsidRPr="00FF0611" w:rsidRDefault="001D3B7B" w:rsidP="0068610B">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2561202" w14:textId="648C1983" w:rsidR="00230D35" w:rsidRPr="00375D61" w:rsidRDefault="00230D35" w:rsidP="00230D35">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294" w:author="Alba Colomer Padrosa" w:date="2021-01-27T11:59:00Z">
        <w:r>
          <w:rPr>
            <w:noProof/>
            <w:lang w:val="en-GB"/>
          </w:rPr>
          <w:t>18</w:t>
        </w:r>
      </w:ins>
      <w:del w:id="1295" w:author="Alba Colomer Padrosa" w:date="2021-01-27T11:59:00Z">
        <w:r w:rsidDel="00230D35">
          <w:rPr>
            <w:noProof/>
            <w:lang w:val="en-GB"/>
          </w:rPr>
          <w:delText>17</w:delText>
        </w:r>
      </w:del>
      <w:r w:rsidRPr="00FF0611">
        <w:rPr>
          <w:lang w:val="en-GB"/>
        </w:rPr>
        <w:fldChar w:fldCharType="end"/>
      </w:r>
      <w:r w:rsidRPr="00FF0611">
        <w:rPr>
          <w:lang w:val="en-GB"/>
        </w:rPr>
        <w:t xml:space="preserve"> </w:t>
      </w:r>
      <w:r>
        <w:t>–</w:t>
      </w:r>
      <w:r w:rsidRPr="00FF0611">
        <w:rPr>
          <w:lang w:val="en-GB"/>
        </w:rPr>
        <w:t xml:space="preserve"> </w:t>
      </w:r>
      <w:del w:id="1296" w:author="Alba Colomer Padrosa" w:date="2021-01-27T12:00:00Z">
        <w:r w:rsidDel="00230D35">
          <w:rPr>
            <w:lang w:val="ca-ES"/>
          </w:rPr>
          <w:delText>Limitation on the number of candidates at lot level</w:delText>
        </w:r>
      </w:del>
      <w:ins w:id="1297" w:author="Alba Colomer Padrosa" w:date="2021-01-27T12:00:00Z">
        <w:r>
          <w:rPr>
            <w:lang w:val="ca-ES"/>
          </w:rPr>
          <w:t>Other criteria</w:t>
        </w:r>
      </w:ins>
    </w:p>
    <w:p w14:paraId="5D43786E" w14:textId="7FD49CD4" w:rsidR="008B03E6" w:rsidRPr="00FF0611" w:rsidRDefault="008B03E6" w:rsidP="008B03E6">
      <w:pPr>
        <w:pStyle w:val="Nagwek5"/>
        <w:numPr>
          <w:ilvl w:val="3"/>
          <w:numId w:val="3"/>
        </w:numPr>
        <w:rPr>
          <w:rFonts w:ascii="Times New Roman" w:hAnsi="Times New Roman" w:cs="Times New Roman"/>
        </w:rPr>
      </w:pPr>
      <w:r w:rsidRPr="00FF0611">
        <w:rPr>
          <w:rFonts w:ascii="Times New Roman" w:hAnsi="Times New Roman" w:cs="Times New Roman"/>
        </w:rPr>
        <w:t>Award criteria for each category of products</w:t>
      </w:r>
    </w:p>
    <w:p w14:paraId="2318106B" w14:textId="3649CB12" w:rsidR="0031510B" w:rsidRPr="00FF0611" w:rsidRDefault="00104A23" w:rsidP="0031510B">
      <w:pPr>
        <w:jc w:val="both"/>
        <w:rPr>
          <w:rFonts w:ascii="Times New Roman" w:hAnsi="Times New Roman" w:cs="Times New Roman"/>
          <w:lang w:val="en-GB"/>
        </w:rPr>
      </w:pPr>
      <w:r w:rsidRPr="00FF0611">
        <w:rPr>
          <w:rFonts w:ascii="Times New Roman" w:hAnsi="Times New Roman" w:cs="Times New Roman"/>
          <w:lang w:val="en-GB"/>
        </w:rPr>
        <w:t>A</w:t>
      </w:r>
      <w:r w:rsidR="0031510B" w:rsidRPr="00FF0611">
        <w:rPr>
          <w:rFonts w:ascii="Times New Roman" w:hAnsi="Times New Roman" w:cs="Times New Roman"/>
          <w:lang w:val="en-GB"/>
        </w:rPr>
        <w:t xml:space="preserve">ward criteria are the criteria that constitute the basis on which </w:t>
      </w:r>
      <w:r w:rsidRPr="00FF0611">
        <w:rPr>
          <w:rFonts w:ascii="Times New Roman" w:hAnsi="Times New Roman" w:cs="Times New Roman"/>
          <w:lang w:val="en-GB"/>
        </w:rPr>
        <w:t>the</w:t>
      </w:r>
      <w:r w:rsidR="0031510B" w:rsidRPr="00FF0611">
        <w:rPr>
          <w:rFonts w:ascii="Times New Roman" w:hAnsi="Times New Roman" w:cs="Times New Roman"/>
          <w:lang w:val="en-GB"/>
        </w:rPr>
        <w:t xml:space="preserve"> </w:t>
      </w:r>
      <w:r w:rsidRPr="00FF0611">
        <w:rPr>
          <w:rFonts w:ascii="Times New Roman" w:hAnsi="Times New Roman" w:cs="Times New Roman"/>
          <w:lang w:val="en-GB"/>
        </w:rPr>
        <w:t>CA</w:t>
      </w:r>
      <w:r w:rsidR="0031510B" w:rsidRPr="00FF0611">
        <w:rPr>
          <w:rFonts w:ascii="Times New Roman" w:hAnsi="Times New Roman" w:cs="Times New Roman"/>
          <w:lang w:val="en-GB"/>
        </w:rPr>
        <w:t xml:space="preserve"> </w:t>
      </w:r>
      <w:r w:rsidRPr="00FF0611">
        <w:rPr>
          <w:rFonts w:ascii="Times New Roman" w:hAnsi="Times New Roman" w:cs="Times New Roman"/>
          <w:lang w:val="en-GB"/>
        </w:rPr>
        <w:t>selects</w:t>
      </w:r>
      <w:r w:rsidR="0031510B" w:rsidRPr="00FF0611">
        <w:rPr>
          <w:rFonts w:ascii="Times New Roman" w:hAnsi="Times New Roman" w:cs="Times New Roman"/>
          <w:lang w:val="en-GB"/>
        </w:rPr>
        <w:t xml:space="preserve"> the best tender and awards a contract. These criteria must be established in advance by the </w:t>
      </w:r>
      <w:r w:rsidRPr="00FF0611">
        <w:rPr>
          <w:rFonts w:ascii="Times New Roman" w:hAnsi="Times New Roman" w:cs="Times New Roman"/>
          <w:lang w:val="en-GB"/>
        </w:rPr>
        <w:t>CA</w:t>
      </w:r>
      <w:r w:rsidR="0031510B" w:rsidRPr="00FF0611">
        <w:rPr>
          <w:rFonts w:ascii="Times New Roman" w:hAnsi="Times New Roman" w:cs="Times New Roman"/>
          <w:lang w:val="en-GB"/>
        </w:rPr>
        <w:t xml:space="preserve"> and must </w:t>
      </w:r>
      <w:r w:rsidRPr="00FF0611">
        <w:rPr>
          <w:rFonts w:ascii="Times New Roman" w:hAnsi="Times New Roman" w:cs="Times New Roman"/>
          <w:lang w:val="en-GB"/>
        </w:rPr>
        <w:t>guarantee</w:t>
      </w:r>
      <w:r w:rsidR="0031510B" w:rsidRPr="00FF0611">
        <w:rPr>
          <w:rFonts w:ascii="Times New Roman" w:hAnsi="Times New Roman" w:cs="Times New Roman"/>
          <w:lang w:val="en-GB"/>
        </w:rPr>
        <w:t xml:space="preserve"> fair competition. </w:t>
      </w:r>
      <w:r w:rsidRPr="00FF0611">
        <w:rPr>
          <w:rFonts w:ascii="Times New Roman" w:hAnsi="Times New Roman" w:cs="Times New Roman"/>
          <w:lang w:val="en-GB"/>
        </w:rPr>
        <w:t>Contracts can be awarded based on</w:t>
      </w:r>
      <w:r w:rsidR="0031510B" w:rsidRPr="00FF0611">
        <w:rPr>
          <w:rFonts w:ascii="Times New Roman" w:hAnsi="Times New Roman" w:cs="Times New Roman"/>
          <w:lang w:val="en-GB"/>
        </w:rPr>
        <w:t>:</w:t>
      </w:r>
    </w:p>
    <w:p w14:paraId="6D3A8F1E" w14:textId="5BC0AC3F" w:rsidR="0031510B" w:rsidRPr="00FF0611" w:rsidRDefault="00104A23" w:rsidP="00E61C3B">
      <w:pPr>
        <w:pStyle w:val="Akapitzlist"/>
        <w:numPr>
          <w:ilvl w:val="0"/>
          <w:numId w:val="18"/>
        </w:numPr>
        <w:rPr>
          <w:rFonts w:ascii="Times New Roman" w:hAnsi="Times New Roman"/>
        </w:rPr>
      </w:pPr>
      <w:r w:rsidRPr="00FF0611">
        <w:rPr>
          <w:rFonts w:ascii="Times New Roman" w:hAnsi="Times New Roman"/>
        </w:rPr>
        <w:t>L</w:t>
      </w:r>
      <w:r w:rsidR="0031510B" w:rsidRPr="00FF0611">
        <w:rPr>
          <w:rFonts w:ascii="Times New Roman" w:hAnsi="Times New Roman"/>
        </w:rPr>
        <w:t>owest-price</w:t>
      </w:r>
      <w:r w:rsidRPr="00FF0611">
        <w:rPr>
          <w:rFonts w:ascii="Times New Roman" w:hAnsi="Times New Roman"/>
        </w:rPr>
        <w:t>:</w:t>
      </w:r>
      <w:r w:rsidR="0031510B" w:rsidRPr="00FF0611">
        <w:rPr>
          <w:rFonts w:ascii="Times New Roman" w:hAnsi="Times New Roman"/>
        </w:rPr>
        <w:t xml:space="preserve"> the contract is awarded to the </w:t>
      </w:r>
      <w:r w:rsidRPr="00FF0611">
        <w:rPr>
          <w:rFonts w:ascii="Times New Roman" w:hAnsi="Times New Roman"/>
        </w:rPr>
        <w:t>EO</w:t>
      </w:r>
      <w:r w:rsidR="0031510B" w:rsidRPr="00FF0611">
        <w:rPr>
          <w:rFonts w:ascii="Times New Roman" w:hAnsi="Times New Roman"/>
        </w:rPr>
        <w:t xml:space="preserve"> </w:t>
      </w:r>
      <w:r w:rsidRPr="00FF0611">
        <w:rPr>
          <w:rFonts w:ascii="Times New Roman" w:hAnsi="Times New Roman"/>
        </w:rPr>
        <w:t>who offers</w:t>
      </w:r>
      <w:r w:rsidR="0031510B" w:rsidRPr="00FF0611">
        <w:rPr>
          <w:rFonts w:ascii="Times New Roman" w:hAnsi="Times New Roman"/>
        </w:rPr>
        <w:t xml:space="preserve"> the lowest price for a compliant tender. The price is the only factor that is taken into consideration when </w:t>
      </w:r>
      <w:r w:rsidRPr="00FF0611">
        <w:rPr>
          <w:rFonts w:ascii="Times New Roman" w:hAnsi="Times New Roman"/>
        </w:rPr>
        <w:t>selecting</w:t>
      </w:r>
      <w:r w:rsidR="0031510B" w:rsidRPr="00FF0611">
        <w:rPr>
          <w:rFonts w:ascii="Times New Roman" w:hAnsi="Times New Roman"/>
        </w:rPr>
        <w:t xml:space="preserve"> the best compliant tender. Tenders are evaluated </w:t>
      </w:r>
      <w:r w:rsidRPr="00FF0611">
        <w:rPr>
          <w:rFonts w:ascii="Times New Roman" w:hAnsi="Times New Roman"/>
        </w:rPr>
        <w:t>using</w:t>
      </w:r>
      <w:r w:rsidR="0031510B" w:rsidRPr="00FF0611">
        <w:rPr>
          <w:rFonts w:ascii="Times New Roman" w:hAnsi="Times New Roman"/>
        </w:rPr>
        <w:t xml:space="preserve"> a pass or fail system</w:t>
      </w:r>
      <w:r w:rsidRPr="00FF0611">
        <w:rPr>
          <w:rFonts w:ascii="Times New Roman" w:hAnsi="Times New Roman"/>
        </w:rPr>
        <w:t>, and no</w:t>
      </w:r>
      <w:r w:rsidR="0031510B" w:rsidRPr="00FF0611">
        <w:rPr>
          <w:rFonts w:ascii="Times New Roman" w:hAnsi="Times New Roman"/>
        </w:rPr>
        <w:t xml:space="preserve"> cost analysis </w:t>
      </w:r>
      <w:r w:rsidRPr="00FF0611">
        <w:rPr>
          <w:rFonts w:ascii="Times New Roman" w:hAnsi="Times New Roman"/>
        </w:rPr>
        <w:t>or</w:t>
      </w:r>
      <w:r w:rsidR="0031510B" w:rsidRPr="00FF0611">
        <w:rPr>
          <w:rFonts w:ascii="Times New Roman" w:hAnsi="Times New Roman"/>
        </w:rPr>
        <w:t xml:space="preserve"> quality considerations </w:t>
      </w:r>
      <w:r w:rsidRPr="00FF0611">
        <w:rPr>
          <w:rFonts w:ascii="Times New Roman" w:hAnsi="Times New Roman"/>
        </w:rPr>
        <w:t>are taken into account;</w:t>
      </w:r>
    </w:p>
    <w:p w14:paraId="7A915F37" w14:textId="1BDBFD14" w:rsidR="0031510B" w:rsidRPr="00FF0611" w:rsidRDefault="00104A23" w:rsidP="00E61C3B">
      <w:pPr>
        <w:pStyle w:val="Akapitzlist"/>
        <w:numPr>
          <w:ilvl w:val="0"/>
          <w:numId w:val="18"/>
        </w:numPr>
        <w:rPr>
          <w:rFonts w:ascii="Times New Roman" w:hAnsi="Times New Roman"/>
        </w:rPr>
      </w:pPr>
      <w:r w:rsidRPr="00FF0611">
        <w:rPr>
          <w:rFonts w:ascii="Times New Roman" w:hAnsi="Times New Roman"/>
        </w:rPr>
        <w:t>Most Economically Advantageous T</w:t>
      </w:r>
      <w:r w:rsidR="0031510B" w:rsidRPr="00FF0611">
        <w:rPr>
          <w:rFonts w:ascii="Times New Roman" w:hAnsi="Times New Roman"/>
        </w:rPr>
        <w:t>ender (MEAT)</w:t>
      </w:r>
      <w:r w:rsidRPr="00FF0611">
        <w:rPr>
          <w:rFonts w:ascii="Times New Roman" w:hAnsi="Times New Roman"/>
        </w:rPr>
        <w:t>:</w:t>
      </w:r>
      <w:r w:rsidR="0031510B" w:rsidRPr="00FF0611">
        <w:rPr>
          <w:rFonts w:ascii="Times New Roman" w:hAnsi="Times New Roman"/>
        </w:rPr>
        <w:t xml:space="preserve"> criteria other than price</w:t>
      </w:r>
      <w:r w:rsidRPr="00FF0611">
        <w:rPr>
          <w:rFonts w:ascii="Times New Roman" w:hAnsi="Times New Roman"/>
        </w:rPr>
        <w:t xml:space="preserve"> are considered when evaluating tenders, </w:t>
      </w:r>
      <w:r w:rsidR="0031510B" w:rsidRPr="00FF0611">
        <w:rPr>
          <w:rFonts w:ascii="Times New Roman" w:hAnsi="Times New Roman"/>
        </w:rPr>
        <w:t>such as quality, delivery time, after-sales services</w:t>
      </w:r>
      <w:r w:rsidRPr="00FF0611">
        <w:rPr>
          <w:rFonts w:ascii="Times New Roman" w:hAnsi="Times New Roman"/>
        </w:rPr>
        <w:t>, etc</w:t>
      </w:r>
      <w:r w:rsidR="0031510B" w:rsidRPr="00FF0611">
        <w:rPr>
          <w:rFonts w:ascii="Times New Roman" w:hAnsi="Times New Roman"/>
        </w:rPr>
        <w:t xml:space="preserve">. Each criterion is given a relative weighting by the </w:t>
      </w:r>
      <w:r w:rsidR="00460506" w:rsidRPr="00FF0611">
        <w:rPr>
          <w:rFonts w:ascii="Times New Roman" w:hAnsi="Times New Roman"/>
        </w:rPr>
        <w:t>CA</w:t>
      </w:r>
      <w:r w:rsidR="0031510B" w:rsidRPr="00FF0611">
        <w:rPr>
          <w:rFonts w:ascii="Times New Roman" w:hAnsi="Times New Roman"/>
        </w:rPr>
        <w:t xml:space="preserve"> which reflects </w:t>
      </w:r>
      <w:r w:rsidR="00460506" w:rsidRPr="00FF0611">
        <w:rPr>
          <w:rFonts w:ascii="Times New Roman" w:hAnsi="Times New Roman"/>
        </w:rPr>
        <w:t>its</w:t>
      </w:r>
      <w:r w:rsidR="0031510B" w:rsidRPr="00FF0611">
        <w:rPr>
          <w:rFonts w:ascii="Times New Roman" w:hAnsi="Times New Roman"/>
        </w:rPr>
        <w:t xml:space="preserve"> relative importance. </w:t>
      </w:r>
      <w:r w:rsidR="00460506" w:rsidRPr="00FF0611">
        <w:rPr>
          <w:rFonts w:ascii="Times New Roman" w:hAnsi="Times New Roman"/>
        </w:rPr>
        <w:t>The selection of the MEAT</w:t>
      </w:r>
      <w:r w:rsidR="0031510B" w:rsidRPr="00FF0611">
        <w:rPr>
          <w:rFonts w:ascii="Times New Roman" w:hAnsi="Times New Roman"/>
        </w:rPr>
        <w:t xml:space="preserve"> is </w:t>
      </w:r>
      <w:r w:rsidR="00460506" w:rsidRPr="00FF0611">
        <w:rPr>
          <w:rFonts w:ascii="Times New Roman" w:hAnsi="Times New Roman"/>
        </w:rPr>
        <w:t>aimed at identifying</w:t>
      </w:r>
      <w:r w:rsidR="0031510B" w:rsidRPr="00FF0611">
        <w:rPr>
          <w:rFonts w:ascii="Times New Roman" w:hAnsi="Times New Roman"/>
        </w:rPr>
        <w:t xml:space="preserve"> the tender that offers best value-for-money</w:t>
      </w:r>
      <w:r w:rsidR="00460506" w:rsidRPr="00FF0611">
        <w:rPr>
          <w:rFonts w:ascii="Times New Roman" w:hAnsi="Times New Roman"/>
        </w:rPr>
        <w:t>.</w:t>
      </w:r>
    </w:p>
    <w:p w14:paraId="0EF689FB" w14:textId="28EDF909" w:rsidR="0031510B" w:rsidRPr="00FF0611" w:rsidRDefault="0031510B">
      <w:pPr>
        <w:pBdr>
          <w:top w:val="nil"/>
          <w:left w:val="nil"/>
          <w:bottom w:val="nil"/>
          <w:right w:val="nil"/>
          <w:between w:val="nil"/>
        </w:pBdr>
        <w:spacing w:before="60" w:after="60" w:line="276" w:lineRule="auto"/>
        <w:jc w:val="both"/>
        <w:rPr>
          <w:lang w:val="en-GB" w:eastAsia="en-GB"/>
        </w:rPr>
        <w:pPrChange w:id="1298" w:author="Alba Colomer Padrosa" w:date="2021-01-27T12:08:00Z">
          <w:pPr>
            <w:jc w:val="both"/>
          </w:pPr>
        </w:pPrChange>
      </w:pPr>
      <w:r w:rsidRPr="00FF0611">
        <w:rPr>
          <w:rFonts w:ascii="Times New Roman" w:hAnsi="Times New Roman" w:cs="Times New Roman"/>
          <w:lang w:val="en-GB"/>
        </w:rPr>
        <w:t>Technically</w:t>
      </w:r>
      <w:r w:rsidR="00460506" w:rsidRPr="00FF0611">
        <w:rPr>
          <w:rFonts w:ascii="Times New Roman" w:hAnsi="Times New Roman" w:cs="Times New Roman"/>
          <w:lang w:val="en-GB"/>
        </w:rPr>
        <w:t>, the</w:t>
      </w:r>
      <w:r w:rsidRPr="00FF0611">
        <w:rPr>
          <w:rFonts w:ascii="Times New Roman" w:hAnsi="Times New Roman" w:cs="Times New Roman"/>
          <w:lang w:val="en-GB"/>
        </w:rPr>
        <w:t xml:space="preserve"> definition of award criteria is an indication of a code of criteria to be applied </w:t>
      </w:r>
      <w:r w:rsidR="00460506" w:rsidRPr="00FF0611">
        <w:rPr>
          <w:rFonts w:ascii="Times New Roman" w:hAnsi="Times New Roman" w:cs="Times New Roman"/>
          <w:lang w:val="en-GB"/>
        </w:rPr>
        <w:t>using</w:t>
      </w:r>
      <w:r w:rsidRPr="00FF0611">
        <w:rPr>
          <w:rFonts w:ascii="Times New Roman" w:hAnsi="Times New Roman" w:cs="Times New Roman"/>
          <w:lang w:val="en-GB"/>
        </w:rPr>
        <w:t xml:space="preserve"> </w:t>
      </w:r>
      <w:r w:rsidRPr="00C62237">
        <w:rPr>
          <w:rFonts w:ascii="Times New Roman" w:eastAsia="Courier New" w:hAnsi="Times New Roman" w:cs="Times New Roman"/>
          <w:color w:val="DD1144"/>
          <w:shd w:val="clear" w:color="auto" w:fill="F3F3F3"/>
          <w:lang w:val="en-GB"/>
          <w:rPrChange w:id="1299" w:author="Alba Colomer Padrosa" w:date="2021-01-27T12:08:00Z">
            <w:rPr>
              <w:rFonts w:ascii="Courier New" w:eastAsia="Courier New" w:hAnsi="Courier New" w:cs="Courier New"/>
              <w:color w:val="000000"/>
              <w:sz w:val="20"/>
              <w:szCs w:val="20"/>
              <w:lang w:val="en-GB" w:eastAsia="es-ES"/>
            </w:rPr>
          </w:rPrChange>
        </w:rPr>
        <w:t>awardCriteria</w:t>
      </w:r>
      <w:r w:rsidRPr="00FF0611">
        <w:rPr>
          <w:rFonts w:ascii="Times New Roman" w:hAnsi="Times New Roman" w:cs="Times New Roman"/>
          <w:lang w:val="en-GB"/>
        </w:rPr>
        <w:t xml:space="preserve"> and the specification of how this criterion </w:t>
      </w:r>
      <w:r w:rsidR="003E0156" w:rsidRPr="00FF0611">
        <w:rPr>
          <w:rFonts w:ascii="Times New Roman" w:hAnsi="Times New Roman" w:cs="Times New Roman"/>
          <w:lang w:val="en-GB"/>
        </w:rPr>
        <w:t>must</w:t>
      </w:r>
      <w:r w:rsidRPr="00FF0611">
        <w:rPr>
          <w:rFonts w:ascii="Times New Roman" w:hAnsi="Times New Roman" w:cs="Times New Roman"/>
          <w:lang w:val="en-GB"/>
        </w:rPr>
        <w:t xml:space="preserve"> be applied with </w:t>
      </w:r>
      <w:r w:rsidRPr="00C62237">
        <w:rPr>
          <w:rFonts w:ascii="Times New Roman" w:eastAsia="Courier New" w:hAnsi="Times New Roman" w:cs="Times New Roman"/>
          <w:color w:val="DD1144"/>
          <w:shd w:val="clear" w:color="auto" w:fill="F3F3F3"/>
          <w:lang w:val="en-GB"/>
          <w:rPrChange w:id="1300" w:author="Alba Colomer Padrosa" w:date="2021-01-27T12:08:00Z">
            <w:rPr>
              <w:rFonts w:ascii="Courier New" w:eastAsia="Courier New" w:hAnsi="Courier New" w:cs="Courier New"/>
              <w:color w:val="000000"/>
              <w:sz w:val="20"/>
              <w:szCs w:val="20"/>
              <w:lang w:val="en-GB" w:eastAsia="es-ES"/>
            </w:rPr>
          </w:rPrChange>
        </w:rPr>
        <w:t>awardCriteriaDetails</w:t>
      </w:r>
      <w:r w:rsidRPr="00FF0611">
        <w:rPr>
          <w:rFonts w:ascii="Times New Roman" w:hAnsi="Times New Roman" w:cs="Times New Roman"/>
          <w:lang w:val="en-GB"/>
        </w:rPr>
        <w:t>:</w:t>
      </w:r>
    </w:p>
    <w:p w14:paraId="6E7A2777" w14:textId="5B1D7D9E" w:rsidR="0031510B" w:rsidRPr="00FF0611" w:rsidRDefault="0031510B" w:rsidP="0031510B">
      <w:pPr>
        <w:pStyle w:val="Nagwek5"/>
        <w:numPr>
          <w:ilvl w:val="4"/>
          <w:numId w:val="3"/>
        </w:numPr>
        <w:rPr>
          <w:rFonts w:ascii="Times New Roman" w:hAnsi="Times New Roman" w:cs="Times New Roman"/>
        </w:rPr>
      </w:pPr>
      <w:r w:rsidRPr="00FF0611">
        <w:rPr>
          <w:rFonts w:ascii="Times New Roman" w:hAnsi="Times New Roman" w:cs="Times New Roman"/>
        </w:rPr>
        <w:t>Award criteria</w:t>
      </w:r>
    </w:p>
    <w:p w14:paraId="36E23418" w14:textId="4EC0F6D5" w:rsidR="00460506" w:rsidRPr="00FF0611" w:rsidRDefault="00460506" w:rsidP="00460506">
      <w:pPr>
        <w:rPr>
          <w:rFonts w:ascii="Times New Roman" w:eastAsiaTheme="minorEastAsia" w:hAnsi="Times New Roman"/>
          <w:lang w:val="en-GB"/>
        </w:rPr>
      </w:pPr>
      <w:r w:rsidRPr="00FF0611">
        <w:rPr>
          <w:rFonts w:ascii="Times New Roman" w:eastAsiaTheme="minorEastAsia" w:hAnsi="Times New Roman"/>
          <w:lang w:val="en-GB"/>
        </w:rPr>
        <w:t>Awarding criterion is a general indicator on which the award decision will be based:</w:t>
      </w:r>
    </w:p>
    <w:p w14:paraId="1EF551C4" w14:textId="7D7A1122" w:rsidR="00460506" w:rsidRPr="00FF0611" w:rsidRDefault="00460506" w:rsidP="005A0AA8">
      <w:pPr>
        <w:pStyle w:val="Akapitzlist"/>
        <w:numPr>
          <w:ilvl w:val="0"/>
          <w:numId w:val="22"/>
        </w:numPr>
        <w:rPr>
          <w:rFonts w:ascii="Times New Roman" w:eastAsiaTheme="minorEastAsia" w:hAnsi="Times New Roman"/>
        </w:rPr>
      </w:pPr>
      <w:r w:rsidRPr="00FF0611">
        <w:rPr>
          <w:rFonts w:ascii="Times New Roman" w:hAnsi="Times New Roman"/>
        </w:rPr>
        <w:t xml:space="preserve">Where </w:t>
      </w:r>
      <w:r w:rsidRPr="00C62237">
        <w:rPr>
          <w:rFonts w:ascii="Times New Roman" w:eastAsia="Courier New" w:hAnsi="Times New Roman"/>
          <w:color w:val="DD1144"/>
          <w:szCs w:val="22"/>
          <w:shd w:val="clear" w:color="auto" w:fill="F3F3F3"/>
          <w:lang w:eastAsia="en-US"/>
          <w:rPrChange w:id="1301" w:author="Alba Colomer Padrosa" w:date="2021-01-27T12:08:00Z">
            <w:rPr>
              <w:rFonts w:ascii="Courier New" w:eastAsia="Courier New" w:hAnsi="Courier New" w:cs="Courier New"/>
              <w:color w:val="000000"/>
              <w:sz w:val="20"/>
              <w:szCs w:val="20"/>
              <w:lang w:eastAsia="es-ES"/>
            </w:rPr>
          </w:rPrChange>
        </w:rPr>
        <w:t>awardCriteria: priceOnly</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rPr>
        <w:t xml:space="preserve"> only </w:t>
      </w:r>
      <w:r w:rsidRPr="00C62237">
        <w:rPr>
          <w:rFonts w:ascii="Times New Roman" w:eastAsia="Courier New" w:hAnsi="Times New Roman"/>
          <w:color w:val="DD1144"/>
          <w:szCs w:val="22"/>
          <w:shd w:val="clear" w:color="auto" w:fill="F3F3F3"/>
          <w:lang w:eastAsia="en-US"/>
          <w:rPrChange w:id="1302" w:author="Alba Colomer Padrosa" w:date="2021-01-27T12:08:00Z">
            <w:rPr>
              <w:rFonts w:ascii="Courier New" w:eastAsia="Courier New" w:hAnsi="Courier New" w:cs="Courier New"/>
              <w:color w:val="000000"/>
              <w:sz w:val="20"/>
              <w:szCs w:val="20"/>
              <w:lang w:eastAsia="es-ES"/>
            </w:rPr>
          </w:rPrChange>
        </w:rPr>
        <w:t>bid.value</w:t>
      </w:r>
      <w:r w:rsidRPr="00FF0611">
        <w:rPr>
          <w:rFonts w:ascii="Times New Roman" w:eastAsiaTheme="minorEastAsia" w:hAnsi="Times New Roman"/>
        </w:rPr>
        <w:t xml:space="preserve"> is to be compared in order to identify the most suitable tender;</w:t>
      </w:r>
    </w:p>
    <w:p w14:paraId="25583688" w14:textId="4E3ADADE" w:rsidR="00460506" w:rsidRPr="00FF0611" w:rsidRDefault="00460506" w:rsidP="005A0AA8">
      <w:pPr>
        <w:pStyle w:val="Akapitzlist"/>
        <w:numPr>
          <w:ilvl w:val="0"/>
          <w:numId w:val="22"/>
        </w:numPr>
        <w:rPr>
          <w:rFonts w:ascii="Times New Roman" w:hAnsi="Times New Roman"/>
        </w:rPr>
      </w:pPr>
      <w:r w:rsidRPr="00FF0611">
        <w:rPr>
          <w:rFonts w:ascii="Times New Roman" w:hAnsi="Times New Roman"/>
        </w:rPr>
        <w:t xml:space="preserve">where </w:t>
      </w:r>
      <w:r w:rsidRPr="00C62237">
        <w:rPr>
          <w:rFonts w:ascii="Times New Roman" w:eastAsia="Courier New" w:hAnsi="Times New Roman"/>
          <w:color w:val="DD1144"/>
          <w:szCs w:val="22"/>
          <w:shd w:val="clear" w:color="auto" w:fill="F3F3F3"/>
          <w:lang w:eastAsia="en-US"/>
          <w:rPrChange w:id="1303" w:author="Alba Colomer Padrosa" w:date="2021-01-27T12:08:00Z">
            <w:rPr>
              <w:rFonts w:ascii="Courier New" w:eastAsia="Courier New" w:hAnsi="Courier New" w:cs="Courier New"/>
              <w:color w:val="000000"/>
              <w:sz w:val="20"/>
              <w:szCs w:val="20"/>
              <w:lang w:eastAsia="es-ES"/>
            </w:rPr>
          </w:rPrChange>
        </w:rPr>
        <w:t>awardCriteria: costOnly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all the tenderers have a same value of an offer. </w:t>
      </w:r>
      <w:r w:rsidRPr="00FF0611">
        <w:rPr>
          <w:rFonts w:ascii="Times New Roman" w:eastAsiaTheme="minorEastAsia" w:hAnsi="Times New Roman"/>
        </w:rPr>
        <w:t>This means that the normalised price needs to be calculated for each tender received, based on an</w:t>
      </w:r>
      <w:r w:rsidRPr="00FF0611">
        <w:rPr>
          <w:rFonts w:ascii="Times New Roman" w:hAnsi="Times New Roman"/>
        </w:rPr>
        <w:t xml:space="preserve"> estimated value;</w:t>
      </w:r>
    </w:p>
    <w:p w14:paraId="2D1BFA25" w14:textId="489DFF67" w:rsidR="00460506" w:rsidRPr="00FF0611" w:rsidRDefault="00460506" w:rsidP="005A0AA8">
      <w:pPr>
        <w:pStyle w:val="Akapitzlist"/>
        <w:numPr>
          <w:ilvl w:val="0"/>
          <w:numId w:val="22"/>
        </w:numPr>
        <w:rPr>
          <w:rFonts w:ascii="Times New Roman" w:eastAsiaTheme="minorEastAsia" w:hAnsi="Times New Roman"/>
        </w:rPr>
      </w:pPr>
      <w:r w:rsidRPr="00FF0611">
        <w:rPr>
          <w:rFonts w:ascii="Times New Roman" w:hAnsi="Times New Roman"/>
        </w:rPr>
        <w:t xml:space="preserve">where </w:t>
      </w:r>
      <w:r w:rsidRPr="00C62237">
        <w:rPr>
          <w:rFonts w:ascii="Times New Roman" w:eastAsia="Courier New" w:hAnsi="Times New Roman"/>
          <w:color w:val="DD1144"/>
          <w:szCs w:val="22"/>
          <w:shd w:val="clear" w:color="auto" w:fill="F3F3F3"/>
          <w:lang w:eastAsia="en-US"/>
          <w:rPrChange w:id="1304" w:author="Alba Colomer Padrosa" w:date="2021-01-27T12:08:00Z">
            <w:rPr>
              <w:rFonts w:ascii="Courier New" w:eastAsia="Courier New" w:hAnsi="Courier New" w:cs="Courier New"/>
              <w:color w:val="000000"/>
              <w:sz w:val="20"/>
              <w:szCs w:val="20"/>
              <w:lang w:eastAsia="es-ES"/>
            </w:rPr>
          </w:rPrChange>
        </w:rPr>
        <w:t>awardCriteria: qualityOnly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the price doesn't matter and the only valuable part of the tender is the quality</w:t>
      </w:r>
      <w:r w:rsidR="00200528" w:rsidRPr="00FF0611">
        <w:rPr>
          <w:rFonts w:ascii="Times New Roman" w:hAnsi="Times New Roman"/>
        </w:rPr>
        <w:t>,</w:t>
      </w:r>
      <w:r w:rsidRPr="00FF0611">
        <w:rPr>
          <w:rFonts w:ascii="Times New Roman" w:hAnsi="Times New Roman"/>
        </w:rPr>
        <w:t xml:space="preserve"> meaning the set of values of criteria, selected by the EO while submitting a tender. This means that the normalised price needs to be calculated for each tender received, based on '1';</w:t>
      </w:r>
    </w:p>
    <w:p w14:paraId="6E471784" w14:textId="43A65BD8" w:rsidR="0031510B" w:rsidRPr="00FF0611" w:rsidRDefault="00460506" w:rsidP="00E61C3B">
      <w:pPr>
        <w:pStyle w:val="Akapitzlist"/>
        <w:numPr>
          <w:ilvl w:val="0"/>
          <w:numId w:val="17"/>
        </w:numPr>
        <w:rPr>
          <w:rFonts w:ascii="Times New Roman" w:hAnsi="Times New Roman"/>
        </w:rPr>
      </w:pPr>
      <w:r w:rsidRPr="00FF0611">
        <w:rPr>
          <w:rFonts w:ascii="Times New Roman" w:hAnsi="Times New Roman"/>
        </w:rPr>
        <w:t>w</w:t>
      </w:r>
      <w:r w:rsidR="0031510B" w:rsidRPr="00FF0611">
        <w:rPr>
          <w:rFonts w:ascii="Times New Roman" w:hAnsi="Times New Roman"/>
        </w:rPr>
        <w:t xml:space="preserve">here </w:t>
      </w:r>
      <w:r w:rsidR="0031510B" w:rsidRPr="00C62237">
        <w:rPr>
          <w:rFonts w:ascii="Times New Roman" w:eastAsia="Courier New" w:hAnsi="Times New Roman"/>
          <w:color w:val="DD1144"/>
          <w:szCs w:val="22"/>
          <w:shd w:val="clear" w:color="auto" w:fill="F3F3F3"/>
          <w:lang w:eastAsia="en-US"/>
          <w:rPrChange w:id="1305" w:author="Alba Colomer Padrosa" w:date="2021-01-27T12:08:00Z">
            <w:rPr>
              <w:rFonts w:ascii="Courier New" w:eastAsia="Courier New" w:hAnsi="Courier New" w:cs="Courier New"/>
              <w:color w:val="000000"/>
              <w:sz w:val="20"/>
              <w:szCs w:val="20"/>
              <w:lang w:eastAsia="es-ES"/>
            </w:rPr>
          </w:rPrChange>
        </w:rPr>
        <w:t>awardCriteria: ratedCriteria</w:t>
      </w:r>
      <w:r w:rsidR="00200528" w:rsidRPr="00FF0611">
        <w:rPr>
          <w:rFonts w:ascii="Courier New" w:eastAsia="Courier New" w:hAnsi="Courier New" w:cs="Courier New"/>
          <w:color w:val="000000"/>
          <w:sz w:val="20"/>
          <w:szCs w:val="20"/>
          <w:lang w:eastAsia="es-ES"/>
        </w:rPr>
        <w:t>,</w:t>
      </w:r>
      <w:r w:rsidR="0031510B" w:rsidRPr="00FF0611">
        <w:rPr>
          <w:rFonts w:ascii="Times New Roman" w:hAnsi="Times New Roman"/>
        </w:rPr>
        <w:t xml:space="preserve"> assumption is that both price and </w:t>
      </w:r>
      <w:r w:rsidR="00200528" w:rsidRPr="00FF0611">
        <w:rPr>
          <w:rFonts w:ascii="Times New Roman" w:hAnsi="Times New Roman"/>
        </w:rPr>
        <w:t>quality</w:t>
      </w:r>
      <w:r w:rsidR="0031510B" w:rsidRPr="00FF0611">
        <w:rPr>
          <w:rFonts w:ascii="Times New Roman" w:hAnsi="Times New Roman"/>
        </w:rPr>
        <w:t xml:space="preserve"> matter. </w:t>
      </w:r>
      <w:r w:rsidR="00200528" w:rsidRPr="00FF0611">
        <w:rPr>
          <w:rFonts w:ascii="Times New Roman" w:eastAsiaTheme="minorEastAsia" w:hAnsi="Times New Roman"/>
        </w:rPr>
        <w:t>This means that the normalised price needs to be calculated for each tender received</w:t>
      </w:r>
      <w:r w:rsidR="00200528" w:rsidRPr="00FF0611">
        <w:rPr>
          <w:rFonts w:ascii="Times New Roman" w:hAnsi="Times New Roman"/>
        </w:rPr>
        <w:t xml:space="preserve"> </w:t>
      </w:r>
      <w:r w:rsidR="0031510B" w:rsidRPr="00FF0611">
        <w:rPr>
          <w:rFonts w:ascii="Times New Roman" w:hAnsi="Times New Roman"/>
        </w:rPr>
        <w:t>based on its value.</w:t>
      </w:r>
    </w:p>
    <w:p w14:paraId="0A07E919" w14:textId="77001861" w:rsidR="0031510B" w:rsidRPr="00FF0611" w:rsidRDefault="0031510B" w:rsidP="0031510B">
      <w:pPr>
        <w:pStyle w:val="Nagwek5"/>
        <w:numPr>
          <w:ilvl w:val="4"/>
          <w:numId w:val="3"/>
        </w:numPr>
        <w:rPr>
          <w:rFonts w:ascii="Times New Roman" w:hAnsi="Times New Roman" w:cs="Times New Roman"/>
        </w:rPr>
      </w:pPr>
      <w:r w:rsidRPr="00FF0611">
        <w:rPr>
          <w:rFonts w:ascii="Times New Roman" w:hAnsi="Times New Roman" w:cs="Times New Roman"/>
        </w:rPr>
        <w:t>Award criteria details</w:t>
      </w:r>
    </w:p>
    <w:p w14:paraId="146071C7" w14:textId="212C1D61" w:rsidR="0031510B" w:rsidRPr="00FF0611" w:rsidRDefault="00200528" w:rsidP="0031510B">
      <w:pPr>
        <w:jc w:val="both"/>
        <w:rPr>
          <w:rFonts w:ascii="Times New Roman" w:hAnsi="Times New Roman" w:cs="Times New Roman"/>
          <w:lang w:val="en-GB"/>
        </w:rPr>
      </w:pPr>
      <w:r w:rsidRPr="00FF0611">
        <w:rPr>
          <w:rFonts w:ascii="Times New Roman" w:hAnsi="Times New Roman" w:cs="Times New Roman"/>
          <w:lang w:val="en-GB"/>
        </w:rPr>
        <w:t>Regarding how awarding criteria</w:t>
      </w:r>
      <w:r w:rsidR="0031510B" w:rsidRPr="00FF0611">
        <w:rPr>
          <w:rFonts w:ascii="Times New Roman" w:hAnsi="Times New Roman" w:cs="Times New Roman"/>
          <w:lang w:val="en-GB"/>
        </w:rPr>
        <w:t xml:space="preserve"> is to be applied for initial scoring of the </w:t>
      </w:r>
      <w:r w:rsidRPr="00FF0611">
        <w:rPr>
          <w:rFonts w:ascii="Times New Roman" w:hAnsi="Times New Roman" w:cs="Times New Roman"/>
          <w:lang w:val="en-GB"/>
        </w:rPr>
        <w:t>tenders</w:t>
      </w:r>
      <w:r w:rsidR="0031510B" w:rsidRPr="00FF0611">
        <w:rPr>
          <w:rFonts w:ascii="Times New Roman" w:hAnsi="Times New Roman" w:cs="Times New Roman"/>
          <w:lang w:val="en-GB"/>
        </w:rPr>
        <w:t xml:space="preserve"> received using separate </w:t>
      </w:r>
      <w:r w:rsidR="0031510B" w:rsidRPr="00C62237">
        <w:rPr>
          <w:rFonts w:ascii="Times New Roman" w:eastAsia="Courier New" w:hAnsi="Times New Roman" w:cs="Times New Roman"/>
          <w:color w:val="DD1144"/>
          <w:shd w:val="clear" w:color="auto" w:fill="F3F3F3"/>
          <w:lang w:val="en-GB"/>
          <w:rPrChange w:id="1306" w:author="Alba Colomer Padrosa" w:date="2021-01-27T12:09:00Z">
            <w:rPr>
              <w:rFonts w:ascii="Courier New" w:eastAsia="Courier New" w:hAnsi="Courier New" w:cs="Courier New"/>
              <w:color w:val="000000"/>
              <w:sz w:val="20"/>
              <w:szCs w:val="20"/>
              <w:lang w:val="en-GB" w:eastAsia="es-ES"/>
            </w:rPr>
          </w:rPrChange>
        </w:rPr>
        <w:t>tender.awardCriteriaDetails</w:t>
      </w:r>
      <w:r w:rsidR="0031510B" w:rsidRPr="00FF0611">
        <w:rPr>
          <w:rFonts w:ascii="Times New Roman" w:hAnsi="Times New Roman" w:cs="Times New Roman"/>
          <w:lang w:val="en-GB"/>
        </w:rPr>
        <w:t xml:space="preserve"> attribute, </w:t>
      </w:r>
      <w:r w:rsidRPr="00FF0611">
        <w:rPr>
          <w:rFonts w:ascii="Times New Roman" w:hAnsi="Times New Roman" w:cs="Times New Roman"/>
          <w:lang w:val="en-GB"/>
        </w:rPr>
        <w:t>the CA</w:t>
      </w:r>
      <w:r w:rsidR="0031510B" w:rsidRPr="00FF0611">
        <w:rPr>
          <w:rFonts w:ascii="Times New Roman" w:hAnsi="Times New Roman" w:cs="Times New Roman"/>
          <w:lang w:val="en-GB"/>
        </w:rPr>
        <w:t xml:space="preserve"> prescribes how all the </w:t>
      </w:r>
      <w:r w:rsidRPr="00FF0611">
        <w:rPr>
          <w:rFonts w:ascii="Times New Roman" w:hAnsi="Times New Roman" w:cs="Times New Roman"/>
          <w:lang w:val="en-GB"/>
        </w:rPr>
        <w:t>tenders</w:t>
      </w:r>
      <w:r w:rsidR="0031510B" w:rsidRPr="00FF0611">
        <w:rPr>
          <w:rFonts w:ascii="Times New Roman" w:hAnsi="Times New Roman" w:cs="Times New Roman"/>
          <w:lang w:val="en-GB"/>
        </w:rPr>
        <w:t xml:space="preserve"> received shall be scored (by </w:t>
      </w:r>
      <w:r w:rsidRPr="00FF0611">
        <w:rPr>
          <w:rFonts w:ascii="Times New Roman" w:hAnsi="Times New Roman" w:cs="Times New Roman"/>
          <w:lang w:val="en-GB"/>
        </w:rPr>
        <w:t>the</w:t>
      </w:r>
      <w:r w:rsidR="003E0156" w:rsidRPr="00FF0611">
        <w:rPr>
          <w:rFonts w:ascii="Times New Roman" w:hAnsi="Times New Roman" w:cs="Times New Roman"/>
          <w:lang w:val="en-GB"/>
        </w:rPr>
        <w:t xml:space="preserve"> S</w:t>
      </w:r>
      <w:r w:rsidR="0031510B" w:rsidRPr="00FF0611">
        <w:rPr>
          <w:rFonts w:ascii="Times New Roman" w:hAnsi="Times New Roman" w:cs="Times New Roman"/>
          <w:lang w:val="en-GB"/>
        </w:rPr>
        <w:t>ystem) for further evaluation: </w:t>
      </w:r>
    </w:p>
    <w:p w14:paraId="52F9897A" w14:textId="6E717E48" w:rsidR="0031510B" w:rsidRPr="00FF0611" w:rsidRDefault="0031510B" w:rsidP="00E61C3B">
      <w:pPr>
        <w:pStyle w:val="Akapitzlist"/>
        <w:numPr>
          <w:ilvl w:val="0"/>
          <w:numId w:val="15"/>
        </w:numPr>
        <w:rPr>
          <w:rFonts w:ascii="Times New Roman" w:hAnsi="Times New Roman"/>
        </w:rPr>
      </w:pPr>
      <w:r w:rsidRPr="00FF0611">
        <w:rPr>
          <w:rFonts w:ascii="Times New Roman" w:hAnsi="Times New Roman"/>
        </w:rPr>
        <w:t xml:space="preserve">Where </w:t>
      </w:r>
      <w:r w:rsidRPr="00C62237">
        <w:rPr>
          <w:rFonts w:ascii="Times New Roman" w:eastAsia="Courier New" w:hAnsi="Times New Roman"/>
          <w:color w:val="DD1144"/>
          <w:szCs w:val="22"/>
          <w:shd w:val="clear" w:color="auto" w:fill="F3F3F3"/>
          <w:lang w:eastAsia="en-US"/>
          <w:rPrChange w:id="1307" w:author="Alba Colomer Padrosa" w:date="2021-01-27T12:09:00Z">
            <w:rPr>
              <w:rFonts w:ascii="Courier New" w:eastAsia="Courier New" w:hAnsi="Courier New" w:cs="Courier New"/>
              <w:color w:val="000000"/>
              <w:sz w:val="20"/>
              <w:szCs w:val="20"/>
              <w:lang w:eastAsia="es-ES"/>
            </w:rPr>
          </w:rPrChange>
        </w:rPr>
        <w:t>awardCriteriaDetails: automated</w:t>
      </w:r>
      <w:r w:rsidR="00200528"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the awarding will be approached automatically based on</w:t>
      </w:r>
      <w:r w:rsidRPr="00FF0611">
        <w:rPr>
          <w:rFonts w:ascii="Courier New" w:eastAsia="Courier New" w:hAnsi="Courier New" w:cs="Courier New"/>
          <w:color w:val="000000"/>
          <w:sz w:val="20"/>
          <w:szCs w:val="20"/>
          <w:lang w:eastAsia="es-ES"/>
        </w:rPr>
        <w:t xml:space="preserve"> </w:t>
      </w:r>
      <w:r w:rsidRPr="00C62237">
        <w:rPr>
          <w:rFonts w:ascii="Times New Roman" w:eastAsia="Courier New" w:hAnsi="Times New Roman"/>
          <w:color w:val="DD1144"/>
          <w:szCs w:val="22"/>
          <w:shd w:val="clear" w:color="auto" w:fill="F3F3F3"/>
          <w:lang w:eastAsia="en-US"/>
          <w:rPrChange w:id="1308" w:author="Alba Colomer Padrosa" w:date="2021-01-27T12:09:00Z">
            <w:rPr>
              <w:rFonts w:ascii="Courier New" w:eastAsia="Courier New" w:hAnsi="Courier New" w:cs="Courier New"/>
              <w:color w:val="000000"/>
              <w:sz w:val="20"/>
              <w:szCs w:val="20"/>
              <w:lang w:eastAsia="es-ES"/>
            </w:rPr>
          </w:rPrChange>
        </w:rPr>
        <w:t>awardCriteria</w:t>
      </w:r>
      <w:r w:rsidRPr="00FF0611">
        <w:rPr>
          <w:rFonts w:ascii="Times New Roman" w:hAnsi="Times New Roman"/>
        </w:rPr>
        <w:t xml:space="preserve"> and</w:t>
      </w:r>
      <w:r w:rsidR="00200528" w:rsidRPr="00FF0611">
        <w:rPr>
          <w:rFonts w:ascii="Times New Roman" w:hAnsi="Times New Roman"/>
        </w:rPr>
        <w:t xml:space="preserve"> a</w:t>
      </w:r>
      <w:r w:rsidRPr="00FF0611">
        <w:rPr>
          <w:rFonts w:ascii="Times New Roman" w:hAnsi="Times New Roman"/>
        </w:rPr>
        <w:t xml:space="preserve"> set of relevant </w:t>
      </w:r>
      <w:r w:rsidRPr="00C62237">
        <w:rPr>
          <w:rFonts w:ascii="Times New Roman" w:eastAsia="Courier New" w:hAnsi="Times New Roman"/>
          <w:color w:val="DD1144"/>
          <w:szCs w:val="22"/>
          <w:shd w:val="clear" w:color="auto" w:fill="F3F3F3"/>
          <w:lang w:eastAsia="en-US"/>
          <w:rPrChange w:id="1309" w:author="Alba Colomer Padrosa" w:date="2021-01-27T12:09:00Z">
            <w:rPr>
              <w:rFonts w:ascii="Courier New" w:eastAsia="Courier New" w:hAnsi="Courier New" w:cs="Courier New"/>
              <w:color w:val="000000"/>
              <w:sz w:val="20"/>
              <w:szCs w:val="20"/>
              <w:lang w:eastAsia="es-ES"/>
            </w:rPr>
          </w:rPrChange>
        </w:rPr>
        <w:t>requirementResponses</w:t>
      </w:r>
      <w:r w:rsidRPr="00FF0611">
        <w:rPr>
          <w:rFonts w:ascii="Times New Roman" w:hAnsi="Times New Roman"/>
        </w:rPr>
        <w:t xml:space="preserve"> received from the tenderers against </w:t>
      </w:r>
      <w:r w:rsidR="00200528" w:rsidRPr="00FF0611">
        <w:rPr>
          <w:rFonts w:ascii="Times New Roman" w:hAnsi="Times New Roman"/>
        </w:rPr>
        <w:t xml:space="preserve">the </w:t>
      </w:r>
      <w:r w:rsidRPr="00FF0611">
        <w:rPr>
          <w:rFonts w:ascii="Times New Roman" w:eastAsiaTheme="minorHAnsi" w:hAnsi="Times New Roman"/>
          <w:color w:val="auto"/>
        </w:rPr>
        <w:t>requirements</w:t>
      </w:r>
      <w:r w:rsidRPr="00FF0611">
        <w:rPr>
          <w:rFonts w:ascii="Times New Roman" w:hAnsi="Times New Roman"/>
        </w:rPr>
        <w:t xml:space="preserve"> applied by </w:t>
      </w:r>
      <w:r w:rsidR="00200528" w:rsidRPr="00FF0611">
        <w:rPr>
          <w:rFonts w:ascii="Times New Roman" w:hAnsi="Times New Roman"/>
        </w:rPr>
        <w:t>the CA;</w:t>
      </w:r>
      <w:r w:rsidRPr="00FF0611">
        <w:rPr>
          <w:rFonts w:ascii="Times New Roman" w:hAnsi="Times New Roman"/>
        </w:rPr>
        <w:t> </w:t>
      </w:r>
    </w:p>
    <w:p w14:paraId="4A1BF146" w14:textId="77397E4B" w:rsidR="0031510B" w:rsidRPr="00FF0611" w:rsidRDefault="00200528" w:rsidP="00E61C3B">
      <w:pPr>
        <w:pStyle w:val="Akapitzlist"/>
        <w:numPr>
          <w:ilvl w:val="0"/>
          <w:numId w:val="15"/>
        </w:numPr>
        <w:rPr>
          <w:rFonts w:ascii="Times New Roman" w:hAnsi="Times New Roman"/>
        </w:rPr>
      </w:pPr>
      <w:r w:rsidRPr="00FF0611">
        <w:rPr>
          <w:rFonts w:ascii="Times New Roman" w:hAnsi="Times New Roman"/>
        </w:rPr>
        <w:t>w</w:t>
      </w:r>
      <w:r w:rsidR="0031510B" w:rsidRPr="00FF0611">
        <w:rPr>
          <w:rFonts w:ascii="Times New Roman" w:hAnsi="Times New Roman"/>
        </w:rPr>
        <w:t xml:space="preserve">here </w:t>
      </w:r>
      <w:r w:rsidR="0031510B" w:rsidRPr="00C62237">
        <w:rPr>
          <w:rFonts w:ascii="Times New Roman" w:eastAsia="Courier New" w:hAnsi="Times New Roman"/>
          <w:color w:val="DD1144"/>
          <w:szCs w:val="22"/>
          <w:shd w:val="clear" w:color="auto" w:fill="F3F3F3"/>
          <w:lang w:eastAsia="en-US"/>
          <w:rPrChange w:id="1310" w:author="Alba Colomer Padrosa" w:date="2021-01-27T12:09:00Z">
            <w:rPr>
              <w:rFonts w:ascii="Courier New" w:eastAsia="Courier New" w:hAnsi="Courier New" w:cs="Courier New"/>
              <w:color w:val="000000"/>
              <w:sz w:val="20"/>
              <w:szCs w:val="20"/>
              <w:lang w:eastAsia="es-ES"/>
            </w:rPr>
          </w:rPrChange>
        </w:rPr>
        <w:t>awardCriteriaDetails: manual</w:t>
      </w:r>
      <w:r w:rsidRPr="00FF0611">
        <w:rPr>
          <w:rFonts w:ascii="Courier New" w:eastAsia="Courier New" w:hAnsi="Courier New" w:cs="Courier New"/>
          <w:color w:val="000000"/>
          <w:sz w:val="20"/>
          <w:szCs w:val="20"/>
          <w:lang w:eastAsia="es-ES"/>
        </w:rPr>
        <w:t>,</w:t>
      </w:r>
      <w:r w:rsidR="0031510B" w:rsidRPr="00FF0611">
        <w:rPr>
          <w:rFonts w:ascii="Times New Roman" w:hAnsi="Times New Roman"/>
        </w:rPr>
        <w:t> the awarding will be approached manually</w:t>
      </w:r>
      <w:r w:rsidRPr="00FF0611">
        <w:rPr>
          <w:rFonts w:ascii="Times New Roman" w:hAnsi="Times New Roman"/>
        </w:rPr>
        <w:t xml:space="preserve"> by the CA.</w:t>
      </w:r>
    </w:p>
    <w:tbl>
      <w:tblPr>
        <w:tblW w:w="8931" w:type="dxa"/>
        <w:tblLayout w:type="fixed"/>
        <w:tblLook w:val="0600" w:firstRow="0" w:lastRow="0" w:firstColumn="0" w:lastColumn="0" w:noHBand="1" w:noVBand="1"/>
      </w:tblPr>
      <w:tblGrid>
        <w:gridCol w:w="8931"/>
      </w:tblGrid>
      <w:tr w:rsidR="0031510B" w:rsidRPr="00FF0611" w14:paraId="4553FB63" w14:textId="77777777" w:rsidTr="007D1574">
        <w:tc>
          <w:tcPr>
            <w:tcW w:w="8931" w:type="dxa"/>
            <w:shd w:val="clear" w:color="auto" w:fill="F8F8F8"/>
            <w:tcMar>
              <w:top w:w="100" w:type="dxa"/>
              <w:left w:w="100" w:type="dxa"/>
              <w:bottom w:w="100" w:type="dxa"/>
              <w:right w:w="100" w:type="dxa"/>
            </w:tcMar>
          </w:tcPr>
          <w:p w14:paraId="2D03F01C"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B1F284F"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455A12C6"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"awardCriteria": "priceOnly",</w:t>
            </w:r>
          </w:p>
          <w:p w14:paraId="2B8F18FD"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"awardCriteriaDetails": "automated"</w:t>
            </w:r>
          </w:p>
          <w:p w14:paraId="2BBE5A55"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09C401A"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D9DDAB1" w14:textId="7FD70458" w:rsidR="00C62237" w:rsidRPr="00375D61" w:rsidRDefault="00C62237" w:rsidP="00C62237">
      <w:pPr>
        <w:pStyle w:val="Legenda"/>
        <w:jc w:val="center"/>
        <w:rPr>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11" w:author="Alba Colomer Padrosa" w:date="2021-01-27T12:11:00Z">
        <w:r>
          <w:rPr>
            <w:noProof/>
            <w:lang w:val="en-GB"/>
          </w:rPr>
          <w:t>19</w:t>
        </w:r>
      </w:ins>
      <w:del w:id="1312" w:author="Alba Colomer Padrosa" w:date="2021-01-27T12:11:00Z">
        <w:r w:rsidDel="00C62237">
          <w:rPr>
            <w:noProof/>
            <w:lang w:val="en-GB"/>
          </w:rPr>
          <w:delText>18</w:delText>
        </w:r>
      </w:del>
      <w:r w:rsidRPr="00FF0611">
        <w:rPr>
          <w:lang w:val="en-GB"/>
        </w:rPr>
        <w:fldChar w:fldCharType="end"/>
      </w:r>
      <w:r w:rsidRPr="00FF0611">
        <w:rPr>
          <w:lang w:val="en-GB"/>
        </w:rPr>
        <w:t xml:space="preserve"> </w:t>
      </w:r>
      <w:r>
        <w:t>–</w:t>
      </w:r>
      <w:r w:rsidRPr="00FF0611">
        <w:rPr>
          <w:lang w:val="en-GB"/>
        </w:rPr>
        <w:t xml:space="preserve"> </w:t>
      </w:r>
      <w:del w:id="1313" w:author="Alba Colomer Padrosa" w:date="2021-01-27T12:11:00Z">
        <w:r w:rsidDel="00C62237">
          <w:rPr>
            <w:lang w:val="ca-ES"/>
          </w:rPr>
          <w:delText xml:space="preserve">Other </w:delText>
        </w:r>
      </w:del>
      <w:ins w:id="1314" w:author="Alba Colomer Padrosa" w:date="2021-01-27T12:11:00Z">
        <w:r>
          <w:rPr>
            <w:lang w:val="ca-ES"/>
          </w:rPr>
          <w:t xml:space="preserve">Award </w:t>
        </w:r>
      </w:ins>
      <w:r>
        <w:rPr>
          <w:lang w:val="ca-ES"/>
        </w:rPr>
        <w:t>criteria</w:t>
      </w:r>
    </w:p>
    <w:p w14:paraId="41DFEBEB" w14:textId="7BDB76A3" w:rsidR="0031510B" w:rsidRPr="00FF0611" w:rsidDel="00C62237" w:rsidRDefault="0031510B" w:rsidP="0031510B">
      <w:pPr>
        <w:rPr>
          <w:del w:id="1315" w:author="Alba Colomer Padrosa" w:date="2021-01-27T12:11:00Z"/>
          <w:rFonts w:ascii="Times New Roman" w:hAnsi="Times New Roman"/>
          <w:lang w:val="en-GB"/>
        </w:rPr>
      </w:pPr>
    </w:p>
    <w:p w14:paraId="466A5FE0" w14:textId="4A30C606" w:rsidR="0031510B" w:rsidRPr="00FF0611" w:rsidRDefault="0031510B" w:rsidP="0031510B">
      <w:pPr>
        <w:rPr>
          <w:rFonts w:ascii="Times New Roman" w:hAnsi="Times New Roman"/>
          <w:lang w:val="en-GB"/>
        </w:rPr>
      </w:pPr>
      <w:r w:rsidRPr="00FF0611">
        <w:rPr>
          <w:rFonts w:ascii="Times New Roman" w:hAnsi="Times New Roman"/>
          <w:lang w:val="en-GB"/>
        </w:rPr>
        <w:t xml:space="preserve">The </w:t>
      </w:r>
      <w:r w:rsidR="00200528" w:rsidRPr="00FF0611">
        <w:rPr>
          <w:rFonts w:ascii="Times New Roman" w:hAnsi="Times New Roman"/>
          <w:lang w:val="en-GB"/>
        </w:rPr>
        <w:t>CA</w:t>
      </w:r>
      <w:r w:rsidRPr="00FF0611">
        <w:rPr>
          <w:rFonts w:ascii="Times New Roman" w:hAnsi="Times New Roman"/>
          <w:lang w:val="en-GB"/>
        </w:rPr>
        <w:t xml:space="preserve"> must </w:t>
      </w:r>
      <w:r w:rsidR="00200528" w:rsidRPr="00FF0611">
        <w:rPr>
          <w:rFonts w:ascii="Times New Roman" w:hAnsi="Times New Roman"/>
          <w:lang w:val="en-GB"/>
        </w:rPr>
        <w:t xml:space="preserve">provide the following information in the </w:t>
      </w:r>
      <w:r w:rsidR="003E0156" w:rsidRPr="00FF0611">
        <w:rPr>
          <w:rFonts w:ascii="Times New Roman" w:hAnsi="Times New Roman"/>
          <w:lang w:val="en-GB"/>
        </w:rPr>
        <w:t>CN</w:t>
      </w:r>
      <w:r w:rsidRPr="00FF0611">
        <w:rPr>
          <w:rFonts w:ascii="Times New Roman" w:hAnsi="Times New Roman"/>
          <w:lang w:val="en-GB"/>
        </w:rPr>
        <w:t xml:space="preserve"> or contract documents:</w:t>
      </w:r>
    </w:p>
    <w:p w14:paraId="79ECF57B" w14:textId="3DF4FA82" w:rsidR="0031510B" w:rsidRPr="00FF0611" w:rsidRDefault="00200528" w:rsidP="00E61C3B">
      <w:pPr>
        <w:pStyle w:val="Akapitzlist"/>
        <w:numPr>
          <w:ilvl w:val="0"/>
          <w:numId w:val="16"/>
        </w:numPr>
        <w:rPr>
          <w:rFonts w:ascii="Times New Roman" w:hAnsi="Times New Roman"/>
        </w:rPr>
      </w:pPr>
      <w:r w:rsidRPr="00FF0611">
        <w:rPr>
          <w:rFonts w:ascii="Times New Roman" w:hAnsi="Times New Roman"/>
        </w:rPr>
        <w:t>C</w:t>
      </w:r>
      <w:r w:rsidR="0031510B" w:rsidRPr="00FF0611">
        <w:rPr>
          <w:rFonts w:ascii="Times New Roman" w:hAnsi="Times New Roman"/>
        </w:rPr>
        <w:t xml:space="preserve">riteria </w:t>
      </w:r>
      <w:r w:rsidRPr="00FF0611">
        <w:rPr>
          <w:rFonts w:ascii="Times New Roman" w:hAnsi="Times New Roman"/>
        </w:rPr>
        <w:t>used for the selection of the MEAT;</w:t>
      </w:r>
    </w:p>
    <w:p w14:paraId="1292591C" w14:textId="78057077" w:rsidR="0031510B" w:rsidRPr="00FF0611" w:rsidRDefault="003E0156" w:rsidP="00E61C3B">
      <w:pPr>
        <w:pStyle w:val="Akapitzlist"/>
        <w:numPr>
          <w:ilvl w:val="0"/>
          <w:numId w:val="16"/>
        </w:numPr>
        <w:rPr>
          <w:rFonts w:ascii="Times New Roman" w:hAnsi="Times New Roman"/>
        </w:rPr>
      </w:pPr>
      <w:r w:rsidRPr="00FF0611">
        <w:rPr>
          <w:rFonts w:ascii="Times New Roman" w:hAnsi="Times New Roman"/>
        </w:rPr>
        <w:t>r</w:t>
      </w:r>
      <w:r w:rsidR="00200528" w:rsidRPr="00FF0611">
        <w:rPr>
          <w:rFonts w:ascii="Times New Roman" w:hAnsi="Times New Roman"/>
        </w:rPr>
        <w:t>elative weight of each criterion</w:t>
      </w:r>
      <w:r w:rsidR="0031510B" w:rsidRPr="00FF0611">
        <w:rPr>
          <w:rFonts w:ascii="Times New Roman" w:hAnsi="Times New Roman"/>
        </w:rPr>
        <w:t xml:space="preserve"> or descending order of importance of </w:t>
      </w:r>
      <w:r w:rsidR="00200528" w:rsidRPr="00FF0611">
        <w:rPr>
          <w:rFonts w:ascii="Times New Roman" w:hAnsi="Times New Roman"/>
        </w:rPr>
        <w:t>these</w:t>
      </w:r>
      <w:r w:rsidR="0031510B" w:rsidRPr="00FF0611">
        <w:rPr>
          <w:rFonts w:ascii="Times New Roman" w:hAnsi="Times New Roman"/>
        </w:rPr>
        <w:t xml:space="preserve"> criteria (whe</w:t>
      </w:r>
      <w:r w:rsidR="00200528" w:rsidRPr="00FF0611">
        <w:rPr>
          <w:rFonts w:ascii="Times New Roman" w:hAnsi="Times New Roman"/>
        </w:rPr>
        <w:t>n</w:t>
      </w:r>
      <w:r w:rsidR="0031510B" w:rsidRPr="00FF0611">
        <w:rPr>
          <w:rFonts w:ascii="Times New Roman" w:hAnsi="Times New Roman"/>
        </w:rPr>
        <w:t xml:space="preserve">, in the opinion of the </w:t>
      </w:r>
      <w:r w:rsidR="00200528" w:rsidRPr="00FF0611">
        <w:rPr>
          <w:rFonts w:ascii="Times New Roman" w:hAnsi="Times New Roman"/>
        </w:rPr>
        <w:t>CA</w:t>
      </w:r>
      <w:r w:rsidR="0031510B" w:rsidRPr="00FF0611">
        <w:rPr>
          <w:rFonts w:ascii="Times New Roman" w:hAnsi="Times New Roman"/>
        </w:rPr>
        <w:t>, weighting is not possible).</w:t>
      </w:r>
    </w:p>
    <w:p w14:paraId="707BEC86" w14:textId="723129F4" w:rsidR="0031510B" w:rsidRPr="00FF0611" w:rsidRDefault="0031510B" w:rsidP="0031510B">
      <w:pPr>
        <w:pStyle w:val="Nagwek5"/>
        <w:numPr>
          <w:ilvl w:val="4"/>
          <w:numId w:val="3"/>
        </w:numPr>
        <w:rPr>
          <w:rFonts w:ascii="Times New Roman" w:hAnsi="Times New Roman" w:cs="Times New Roman"/>
        </w:rPr>
      </w:pPr>
      <w:r w:rsidRPr="00FF0611">
        <w:rPr>
          <w:rFonts w:ascii="Times New Roman" w:hAnsi="Times New Roman" w:cs="Times New Roman"/>
        </w:rPr>
        <w:t>Criteria and requirements</w:t>
      </w:r>
    </w:p>
    <w:p w14:paraId="29C0299A" w14:textId="42B6DF9E" w:rsidR="00200528" w:rsidRPr="00FF0611" w:rsidRDefault="00200528" w:rsidP="00200528">
      <w:pPr>
        <w:rPr>
          <w:rFonts w:ascii="Times New Roman" w:hAnsi="Times New Roman"/>
          <w:lang w:val="en-GB"/>
        </w:rPr>
      </w:pPr>
      <w:r w:rsidRPr="00FF0611">
        <w:rPr>
          <w:rFonts w:ascii="Times New Roman" w:hAnsi="Times New Roman"/>
          <w:lang w:val="en-GB"/>
        </w:rPr>
        <w:t>Award criteria must be:</w:t>
      </w:r>
    </w:p>
    <w:p w14:paraId="2B7CC4CD" w14:textId="0074452C" w:rsidR="0031510B" w:rsidRPr="00FF0611" w:rsidRDefault="00200528" w:rsidP="00E61C3B">
      <w:pPr>
        <w:pStyle w:val="Akapitzlist"/>
        <w:numPr>
          <w:ilvl w:val="0"/>
          <w:numId w:val="13"/>
        </w:numPr>
        <w:rPr>
          <w:rFonts w:ascii="Times New Roman" w:hAnsi="Times New Roman"/>
        </w:rPr>
      </w:pPr>
      <w:r w:rsidRPr="00FF0611">
        <w:rPr>
          <w:rFonts w:ascii="Times New Roman" w:hAnsi="Times New Roman"/>
        </w:rPr>
        <w:t>Linked to the subject-</w:t>
      </w:r>
      <w:r w:rsidR="0031510B" w:rsidRPr="00FF0611">
        <w:rPr>
          <w:rFonts w:ascii="Times New Roman" w:hAnsi="Times New Roman"/>
        </w:rPr>
        <w:t xml:space="preserve">matter of the </w:t>
      </w:r>
      <w:r w:rsidRPr="00FF0611">
        <w:rPr>
          <w:rFonts w:ascii="Times New Roman" w:hAnsi="Times New Roman"/>
        </w:rPr>
        <w:t>procurement procedure;</w:t>
      </w:r>
    </w:p>
    <w:p w14:paraId="6C96BA19" w14:textId="644E5ABA" w:rsidR="0031510B" w:rsidRPr="00FF0611" w:rsidRDefault="0031510B" w:rsidP="00E61C3B">
      <w:pPr>
        <w:pStyle w:val="Akapitzlist"/>
        <w:numPr>
          <w:ilvl w:val="0"/>
          <w:numId w:val="13"/>
        </w:numPr>
        <w:rPr>
          <w:rFonts w:ascii="Times New Roman" w:hAnsi="Times New Roman"/>
        </w:rPr>
      </w:pPr>
      <w:r w:rsidRPr="00FF0611">
        <w:rPr>
          <w:rFonts w:ascii="Times New Roman" w:hAnsi="Times New Roman"/>
        </w:rPr>
        <w:t xml:space="preserve">aimed at identifying the </w:t>
      </w:r>
      <w:r w:rsidR="00200528" w:rsidRPr="00FF0611">
        <w:rPr>
          <w:rFonts w:ascii="Times New Roman" w:hAnsi="Times New Roman"/>
        </w:rPr>
        <w:t>MEAT</w:t>
      </w:r>
      <w:r w:rsidRPr="00FF0611">
        <w:rPr>
          <w:rFonts w:ascii="Times New Roman" w:hAnsi="Times New Roman"/>
        </w:rPr>
        <w:t xml:space="preserve"> and </w:t>
      </w:r>
      <w:r w:rsidR="00200528" w:rsidRPr="00FF0611">
        <w:rPr>
          <w:rFonts w:ascii="Times New Roman" w:hAnsi="Times New Roman"/>
        </w:rPr>
        <w:t>have no other purposes;</w:t>
      </w:r>
    </w:p>
    <w:p w14:paraId="6D6E31D0" w14:textId="48E9380D" w:rsidR="0031510B" w:rsidRPr="00FF0611" w:rsidRDefault="0031510B" w:rsidP="00E61C3B">
      <w:pPr>
        <w:pStyle w:val="Akapitzlist"/>
        <w:numPr>
          <w:ilvl w:val="0"/>
          <w:numId w:val="13"/>
        </w:numPr>
        <w:rPr>
          <w:rFonts w:ascii="Times New Roman" w:hAnsi="Times New Roman"/>
        </w:rPr>
      </w:pPr>
      <w:r w:rsidRPr="00FF0611">
        <w:rPr>
          <w:rFonts w:ascii="Times New Roman" w:hAnsi="Times New Roman"/>
        </w:rPr>
        <w:t>objective and objectively quantifiable</w:t>
      </w:r>
      <w:r w:rsidR="00200528" w:rsidRPr="00FF0611">
        <w:rPr>
          <w:rFonts w:ascii="Times New Roman" w:hAnsi="Times New Roman"/>
        </w:rPr>
        <w:t>.</w:t>
      </w:r>
    </w:p>
    <w:p w14:paraId="3779E596" w14:textId="24B20DA2" w:rsidR="0031510B" w:rsidRPr="00FF0611" w:rsidRDefault="00765257" w:rsidP="00765257">
      <w:pPr>
        <w:jc w:val="both"/>
        <w:rPr>
          <w:rFonts w:ascii="Times New Roman" w:hAnsi="Times New Roman"/>
          <w:lang w:val="en-GB"/>
        </w:rPr>
      </w:pPr>
      <w:r w:rsidRPr="00FF0611">
        <w:rPr>
          <w:rFonts w:ascii="Times New Roman" w:hAnsi="Times New Roman"/>
          <w:lang w:val="en-GB"/>
        </w:rPr>
        <w:t>A s</w:t>
      </w:r>
      <w:r w:rsidR="0031510B" w:rsidRPr="00FF0611">
        <w:rPr>
          <w:rFonts w:ascii="Times New Roman" w:hAnsi="Times New Roman"/>
          <w:lang w:val="en-GB"/>
        </w:rPr>
        <w:t xml:space="preserve">eparate </w:t>
      </w:r>
      <w:r w:rsidR="0031510B" w:rsidRPr="00C62237">
        <w:rPr>
          <w:rFonts w:ascii="Times New Roman" w:eastAsia="Courier New" w:hAnsi="Times New Roman" w:cs="Times New Roman"/>
          <w:color w:val="DD1144"/>
          <w:shd w:val="clear" w:color="auto" w:fill="F3F3F3"/>
          <w:lang w:val="en-GB"/>
          <w:rPrChange w:id="1316" w:author="Alba Colomer Padrosa" w:date="2021-01-27T12:13:00Z">
            <w:rPr>
              <w:rFonts w:ascii="Courier New" w:eastAsia="Courier New" w:hAnsi="Courier New" w:cs="Courier New"/>
              <w:color w:val="000000"/>
              <w:sz w:val="20"/>
              <w:szCs w:val="20"/>
              <w:lang w:val="en-GB" w:eastAsia="es-ES"/>
            </w:rPr>
          </w:rPrChange>
        </w:rPr>
        <w:t>criteria</w:t>
      </w:r>
      <w:r w:rsidR="0031510B" w:rsidRPr="00FF0611">
        <w:rPr>
          <w:rFonts w:ascii="Times New Roman" w:hAnsi="Times New Roman"/>
          <w:lang w:val="en-GB"/>
        </w:rPr>
        <w:t xml:space="preserve"> array </w:t>
      </w:r>
      <w:r w:rsidRPr="00FF0611">
        <w:rPr>
          <w:rFonts w:ascii="Times New Roman" w:hAnsi="Times New Roman"/>
          <w:lang w:val="en-GB"/>
        </w:rPr>
        <w:t>can</w:t>
      </w:r>
      <w:r w:rsidR="0031510B" w:rsidRPr="00FF0611">
        <w:rPr>
          <w:rFonts w:ascii="Times New Roman" w:hAnsi="Times New Roman"/>
          <w:lang w:val="en-GB"/>
        </w:rPr>
        <w:t xml:space="preserve"> be added into</w:t>
      </w:r>
      <w:r w:rsidRPr="00FF0611">
        <w:rPr>
          <w:rFonts w:ascii="Times New Roman" w:hAnsi="Times New Roman"/>
          <w:lang w:val="en-GB"/>
        </w:rPr>
        <w:t xml:space="preserve"> the</w:t>
      </w:r>
      <w:r w:rsidR="0031510B" w:rsidRPr="00FF0611">
        <w:rPr>
          <w:rFonts w:ascii="Times New Roman" w:hAnsi="Times New Roman"/>
          <w:lang w:val="en-GB"/>
        </w:rPr>
        <w:t xml:space="preserve"> </w:t>
      </w:r>
      <w:r w:rsidR="0031510B" w:rsidRPr="00C62237">
        <w:rPr>
          <w:rFonts w:ascii="Times New Roman" w:eastAsia="Courier New" w:hAnsi="Times New Roman" w:cs="Times New Roman"/>
          <w:color w:val="DD1144"/>
          <w:shd w:val="clear" w:color="auto" w:fill="F3F3F3"/>
          <w:lang w:val="en-GB"/>
          <w:rPrChange w:id="1317" w:author="Alba Colomer Padrosa" w:date="2021-01-27T12:13:00Z">
            <w:rPr>
              <w:rFonts w:ascii="Courier New" w:eastAsia="Courier New" w:hAnsi="Courier New" w:cs="Courier New"/>
              <w:color w:val="000000"/>
              <w:sz w:val="20"/>
              <w:szCs w:val="20"/>
              <w:lang w:val="en-GB" w:eastAsia="es-ES"/>
            </w:rPr>
          </w:rPrChange>
        </w:rPr>
        <w:t>tender</w:t>
      </w:r>
      <w:r w:rsidR="0031510B" w:rsidRPr="00FF0611">
        <w:rPr>
          <w:rFonts w:ascii="Times New Roman" w:hAnsi="Times New Roman"/>
          <w:lang w:val="en-GB"/>
        </w:rPr>
        <w:t xml:space="preserve"> building block according to a </w:t>
      </w:r>
      <w:r w:rsidR="0031510B" w:rsidRPr="00C62237">
        <w:rPr>
          <w:rFonts w:ascii="Times New Roman" w:eastAsia="Courier New" w:hAnsi="Times New Roman" w:cs="Times New Roman"/>
          <w:color w:val="DD1144"/>
          <w:shd w:val="clear" w:color="auto" w:fill="F3F3F3"/>
          <w:lang w:val="en-GB"/>
          <w:rPrChange w:id="1318" w:author="Alba Colomer Padrosa" w:date="2021-01-27T12:13:00Z">
            <w:rPr>
              <w:rFonts w:ascii="Courier New" w:eastAsia="Courier New" w:hAnsi="Courier New" w:cs="Courier New"/>
              <w:color w:val="000000"/>
              <w:sz w:val="20"/>
              <w:szCs w:val="20"/>
              <w:lang w:val="en-GB" w:eastAsia="es-ES"/>
            </w:rPr>
          </w:rPrChange>
        </w:rPr>
        <w:t>criteria</w:t>
      </w:r>
      <w:r w:rsidR="0031510B" w:rsidRPr="00FF0611">
        <w:rPr>
          <w:rFonts w:ascii="Times New Roman" w:hAnsi="Times New Roman"/>
          <w:lang w:val="en-GB"/>
        </w:rPr>
        <w:t xml:space="preserve"> schema </w:t>
      </w:r>
      <w:r w:rsidRPr="00FF0611">
        <w:rPr>
          <w:rFonts w:ascii="Times New Roman" w:hAnsi="Times New Roman"/>
          <w:lang w:val="en-GB"/>
        </w:rPr>
        <w:t xml:space="preserve">in order </w:t>
      </w:r>
      <w:r w:rsidR="0031510B" w:rsidRPr="00FF0611">
        <w:rPr>
          <w:rFonts w:ascii="Times New Roman" w:hAnsi="Times New Roman"/>
          <w:lang w:val="en-GB"/>
        </w:rPr>
        <w:t>to describe:</w:t>
      </w:r>
    </w:p>
    <w:p w14:paraId="5A696A0E" w14:textId="66BFC68C" w:rsidR="0031510B" w:rsidRPr="00FF0611" w:rsidRDefault="0031510B" w:rsidP="00E61C3B">
      <w:pPr>
        <w:pStyle w:val="Akapitzlist"/>
        <w:numPr>
          <w:ilvl w:val="0"/>
          <w:numId w:val="14"/>
        </w:numPr>
        <w:rPr>
          <w:rFonts w:ascii="Times New Roman" w:hAnsi="Times New Roman"/>
        </w:rPr>
      </w:pPr>
      <w:r w:rsidRPr="00C62237">
        <w:rPr>
          <w:rFonts w:ascii="Times New Roman" w:eastAsia="Courier New" w:hAnsi="Times New Roman"/>
          <w:color w:val="DD1144"/>
          <w:szCs w:val="22"/>
          <w:shd w:val="clear" w:color="auto" w:fill="F3F3F3"/>
          <w:lang w:eastAsia="en-US"/>
          <w:rPrChange w:id="1319" w:author="Alba Colomer Padrosa" w:date="2021-01-27T12:13:00Z">
            <w:rPr>
              <w:rFonts w:ascii="Courier New" w:eastAsia="Courier New" w:hAnsi="Courier New" w:cs="Courier New"/>
              <w:color w:val="000000"/>
              <w:sz w:val="20"/>
              <w:szCs w:val="20"/>
              <w:lang w:eastAsia="es-ES"/>
            </w:rPr>
          </w:rPrChange>
        </w:rPr>
        <w:t>criteria[*].relatesTo: tenderer</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qualification criteria and its minimum requirements</w:t>
      </w:r>
      <w:r w:rsidR="00765257" w:rsidRPr="00FF0611">
        <w:rPr>
          <w:rFonts w:ascii="Times New Roman" w:hAnsi="Times New Roman"/>
        </w:rPr>
        <w:t>;</w:t>
      </w:r>
    </w:p>
    <w:p w14:paraId="19168EA1" w14:textId="19A551BC" w:rsidR="0031510B" w:rsidRPr="00FF0611" w:rsidRDefault="0031510B" w:rsidP="00E61C3B">
      <w:pPr>
        <w:pStyle w:val="Akapitzlist"/>
        <w:numPr>
          <w:ilvl w:val="0"/>
          <w:numId w:val="14"/>
        </w:numPr>
        <w:rPr>
          <w:rFonts w:ascii="Times New Roman" w:hAnsi="Times New Roman"/>
        </w:rPr>
      </w:pPr>
      <w:r w:rsidRPr="00C62237">
        <w:rPr>
          <w:rFonts w:ascii="Times New Roman" w:eastAsia="Courier New" w:hAnsi="Times New Roman"/>
          <w:color w:val="DD1144"/>
          <w:szCs w:val="22"/>
          <w:shd w:val="clear" w:color="auto" w:fill="F3F3F3"/>
          <w:lang w:eastAsia="en-US"/>
          <w:rPrChange w:id="1320" w:author="Alba Colomer Padrosa" w:date="2021-01-27T12:13:00Z">
            <w:rPr>
              <w:rFonts w:ascii="Courier New" w:eastAsia="Courier New" w:hAnsi="Courier New" w:cs="Courier New"/>
              <w:color w:val="000000"/>
              <w:sz w:val="20"/>
              <w:szCs w:val="20"/>
              <w:lang w:eastAsia="es-ES"/>
            </w:rPr>
          </w:rPrChange>
        </w:rPr>
        <w:t>criteria[*].relatesTo: lot || item</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specific requirements related to </w:t>
      </w:r>
      <w:r w:rsidR="00765257" w:rsidRPr="00FF0611">
        <w:rPr>
          <w:rFonts w:ascii="Times New Roman" w:hAnsi="Times New Roman"/>
        </w:rPr>
        <w:t>the</w:t>
      </w:r>
      <w:r w:rsidRPr="00FF0611">
        <w:rPr>
          <w:rFonts w:ascii="Times New Roman" w:hAnsi="Times New Roman"/>
        </w:rPr>
        <w:t xml:space="preserve"> subject</w:t>
      </w:r>
      <w:r w:rsidR="00765257" w:rsidRPr="00FF0611">
        <w:rPr>
          <w:rFonts w:ascii="Times New Roman" w:hAnsi="Times New Roman"/>
        </w:rPr>
        <w:t>-matter</w:t>
      </w:r>
      <w:r w:rsidRPr="00FF0611">
        <w:rPr>
          <w:rFonts w:ascii="Times New Roman" w:hAnsi="Times New Roman"/>
        </w:rPr>
        <w:t xml:space="preserve"> of </w:t>
      </w:r>
      <w:r w:rsidR="00765257" w:rsidRPr="00FF0611">
        <w:rPr>
          <w:rFonts w:ascii="Times New Roman" w:hAnsi="Times New Roman"/>
        </w:rPr>
        <w:t xml:space="preserve">the </w:t>
      </w:r>
      <w:r w:rsidRPr="00FF0611">
        <w:rPr>
          <w:rFonts w:ascii="Times New Roman" w:hAnsi="Times New Roman"/>
        </w:rPr>
        <w:t>procurement</w:t>
      </w:r>
      <w:r w:rsidR="00765257" w:rsidRPr="00FF0611">
        <w:rPr>
          <w:rFonts w:ascii="Times New Roman" w:hAnsi="Times New Roman"/>
        </w:rPr>
        <w:t xml:space="preserve"> procedure</w:t>
      </w:r>
      <w:r w:rsidRPr="00FF0611">
        <w:rPr>
          <w:rFonts w:ascii="Times New Roman" w:hAnsi="Times New Roman"/>
        </w:rPr>
        <w:t>, its delivery/performance</w:t>
      </w:r>
      <w:r w:rsidR="00765257" w:rsidRPr="00FF0611">
        <w:rPr>
          <w:rFonts w:ascii="Times New Roman" w:hAnsi="Times New Roman"/>
        </w:rPr>
        <w:t>;</w:t>
      </w:r>
    </w:p>
    <w:p w14:paraId="116A6D6A" w14:textId="7A39A1E2" w:rsidR="0031510B" w:rsidRPr="00FF0611" w:rsidRDefault="0031510B" w:rsidP="00E61C3B">
      <w:pPr>
        <w:pStyle w:val="Akapitzlist"/>
        <w:numPr>
          <w:ilvl w:val="0"/>
          <w:numId w:val="14"/>
        </w:numPr>
        <w:rPr>
          <w:rFonts w:ascii="Times New Roman" w:hAnsi="Times New Roman"/>
        </w:rPr>
      </w:pPr>
      <w:r w:rsidRPr="00C62237">
        <w:rPr>
          <w:rFonts w:ascii="Times New Roman" w:eastAsia="Courier New" w:hAnsi="Times New Roman"/>
          <w:color w:val="DD1144"/>
          <w:szCs w:val="22"/>
          <w:shd w:val="clear" w:color="auto" w:fill="F3F3F3"/>
          <w:lang w:eastAsia="en-US"/>
          <w:rPrChange w:id="1321" w:author="Alba Colomer Padrosa" w:date="2021-01-27T12:13:00Z">
            <w:rPr>
              <w:rFonts w:ascii="Courier New" w:eastAsia="Courier New" w:hAnsi="Courier New" w:cs="Courier New"/>
              <w:color w:val="000000"/>
              <w:sz w:val="20"/>
              <w:szCs w:val="20"/>
              <w:lang w:eastAsia="es-ES"/>
            </w:rPr>
          </w:rPrChange>
        </w:rPr>
        <w:t>criteria[*].relatesTo: procuringEntity</w:t>
      </w:r>
      <w:r w:rsidR="00765257"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requirements related to </w:t>
      </w:r>
      <w:r w:rsidR="00765257" w:rsidRPr="00FF0611">
        <w:rPr>
          <w:rFonts w:ascii="Times New Roman" w:hAnsi="Times New Roman"/>
        </w:rPr>
        <w:t>the CA</w:t>
      </w:r>
      <w:r w:rsidRPr="00FF0611">
        <w:rPr>
          <w:rFonts w:ascii="Times New Roman" w:hAnsi="Times New Roman"/>
        </w:rPr>
        <w:t xml:space="preserve"> (e.g. obligation on declaration of non-conflict of interest)</w:t>
      </w:r>
      <w:r w:rsidR="00765257" w:rsidRPr="00FF0611">
        <w:rPr>
          <w:rFonts w:ascii="Times New Roman" w:hAnsi="Times New Roman"/>
        </w:rPr>
        <w:t xml:space="preserve"> and</w:t>
      </w:r>
      <w:r w:rsidRPr="00FF0611">
        <w:rPr>
          <w:rFonts w:ascii="Times New Roman" w:hAnsi="Times New Roman"/>
        </w:rPr>
        <w:t xml:space="preserve"> criteria </w:t>
      </w:r>
      <w:r w:rsidR="00765257" w:rsidRPr="00FF0611">
        <w:rPr>
          <w:rFonts w:ascii="Times New Roman" w:hAnsi="Times New Roman"/>
        </w:rPr>
        <w:t>to be evaluated</w:t>
      </w:r>
      <w:r w:rsidRPr="00FF0611">
        <w:rPr>
          <w:rFonts w:ascii="Times New Roman" w:hAnsi="Times New Roman"/>
        </w:rPr>
        <w:t xml:space="preserve"> by </w:t>
      </w:r>
      <w:r w:rsidR="00765257" w:rsidRPr="00FF0611">
        <w:rPr>
          <w:rFonts w:ascii="Times New Roman" w:hAnsi="Times New Roman"/>
        </w:rPr>
        <w:t>a C</w:t>
      </w:r>
      <w:r w:rsidRPr="00FF0611">
        <w:rPr>
          <w:rFonts w:ascii="Times New Roman" w:hAnsi="Times New Roman"/>
        </w:rPr>
        <w:t>ommittee</w:t>
      </w:r>
      <w:r w:rsidR="00765257"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1510B" w:rsidRPr="00FF0611" w14:paraId="4BF01B77" w14:textId="77777777" w:rsidTr="007D1574">
        <w:tc>
          <w:tcPr>
            <w:tcW w:w="8931" w:type="dxa"/>
            <w:shd w:val="clear" w:color="auto" w:fill="F8F8F8"/>
            <w:tcMar>
              <w:top w:w="100" w:type="dxa"/>
              <w:left w:w="100" w:type="dxa"/>
              <w:bottom w:w="100" w:type="dxa"/>
              <w:right w:w="100" w:type="dxa"/>
            </w:tcMar>
          </w:tcPr>
          <w:p w14:paraId="3AF43474"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58D21C7"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5255AEC0"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3C1DE553"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1F3785E"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45D9879"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AF2A22"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254C2DD" w14:textId="0DBECD8C" w:rsidR="00C62237" w:rsidRPr="00375D61" w:rsidDel="00C62237" w:rsidRDefault="00C62237" w:rsidP="00C62237">
      <w:pPr>
        <w:pStyle w:val="Legenda"/>
        <w:jc w:val="center"/>
        <w:rPr>
          <w:del w:id="1322" w:author="Alba Colomer Padrosa" w:date="2021-01-27T12:14:00Z"/>
          <w:rFonts w:eastAsiaTheme="minorEastAsia"/>
          <w:lang w:val="ca-ES"/>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23" w:author="Alba Colomer Padrosa" w:date="2021-01-27T12:14:00Z">
        <w:r>
          <w:rPr>
            <w:noProof/>
            <w:lang w:val="en-GB"/>
          </w:rPr>
          <w:t>20</w:t>
        </w:r>
      </w:ins>
      <w:del w:id="1324" w:author="Alba Colomer Padrosa" w:date="2021-01-27T12:14:00Z">
        <w:r w:rsidDel="00C62237">
          <w:rPr>
            <w:noProof/>
            <w:lang w:val="en-GB"/>
          </w:rPr>
          <w:delText>19</w:delText>
        </w:r>
      </w:del>
      <w:r w:rsidRPr="00FF0611">
        <w:rPr>
          <w:lang w:val="en-GB"/>
        </w:rPr>
        <w:fldChar w:fldCharType="end"/>
      </w:r>
      <w:r w:rsidRPr="00FF0611">
        <w:rPr>
          <w:lang w:val="en-GB"/>
        </w:rPr>
        <w:t xml:space="preserve"> </w:t>
      </w:r>
      <w:r>
        <w:t>–</w:t>
      </w:r>
      <w:del w:id="1325" w:author="Alba Colomer Padrosa" w:date="2021-01-27T12:14:00Z">
        <w:r w:rsidRPr="00FF0611" w:rsidDel="00C62237">
          <w:rPr>
            <w:lang w:val="en-GB"/>
          </w:rPr>
          <w:delText xml:space="preserve"> </w:delText>
        </w:r>
        <w:r w:rsidDel="00C62237">
          <w:rPr>
            <w:lang w:val="ca-ES"/>
          </w:rPr>
          <w:delText>Award c</w:delText>
        </w:r>
      </w:del>
      <w:ins w:id="1326" w:author="Alba Colomer Padrosa" w:date="2021-01-27T12:15:00Z">
        <w:r>
          <w:rPr>
            <w:lang w:val="ca-ES"/>
          </w:rPr>
          <w:t xml:space="preserve"> </w:t>
        </w:r>
      </w:ins>
      <w:ins w:id="1327" w:author="Alba Colomer Padrosa" w:date="2021-01-27T12:14:00Z">
        <w:r>
          <w:rPr>
            <w:lang w:val="ca-ES"/>
          </w:rPr>
          <w:t>C</w:t>
        </w:r>
      </w:ins>
      <w:r>
        <w:rPr>
          <w:lang w:val="ca-ES"/>
        </w:rPr>
        <w:t>riteria</w:t>
      </w:r>
    </w:p>
    <w:p w14:paraId="534F3FF0" w14:textId="7CD58308" w:rsidR="00C62237" w:rsidDel="00C62237" w:rsidRDefault="00C62237">
      <w:pPr>
        <w:pStyle w:val="Legenda"/>
        <w:jc w:val="center"/>
        <w:rPr>
          <w:del w:id="1328" w:author="Alba Colomer Padrosa" w:date="2021-01-27T12:14:00Z"/>
        </w:rPr>
        <w:pPrChange w:id="1329" w:author="Alba Colomer Padrosa" w:date="2021-01-27T12:14:00Z">
          <w:pPr>
            <w:pStyle w:val="Nagwek5"/>
            <w:numPr>
              <w:ilvl w:val="4"/>
              <w:numId w:val="3"/>
            </w:numPr>
            <w:ind w:left="1008" w:hanging="1008"/>
          </w:pPr>
        </w:pPrChange>
      </w:pPr>
    </w:p>
    <w:p w14:paraId="3D916F71" w14:textId="5E36C1A3" w:rsidR="0031510B" w:rsidRPr="00FF0611" w:rsidRDefault="0031510B" w:rsidP="0031510B">
      <w:pPr>
        <w:pStyle w:val="Nagwek5"/>
        <w:numPr>
          <w:ilvl w:val="4"/>
          <w:numId w:val="3"/>
        </w:numPr>
        <w:rPr>
          <w:rFonts w:ascii="Times New Roman" w:hAnsi="Times New Roman" w:cs="Times New Roman"/>
        </w:rPr>
      </w:pPr>
      <w:r w:rsidRPr="00FF0611">
        <w:rPr>
          <w:rFonts w:ascii="Times New Roman" w:hAnsi="Times New Roman" w:cs="Times New Roman"/>
        </w:rPr>
        <w:t>Weitghting</w:t>
      </w:r>
    </w:p>
    <w:p w14:paraId="4C98D622" w14:textId="46EE0B60" w:rsidR="0031510B" w:rsidRPr="00FF0611" w:rsidRDefault="00765257" w:rsidP="0031510B">
      <w:pPr>
        <w:jc w:val="both"/>
        <w:rPr>
          <w:rFonts w:ascii="Times New Roman" w:hAnsi="Times New Roman"/>
          <w:lang w:val="en-GB"/>
        </w:rPr>
      </w:pPr>
      <w:r w:rsidRPr="00FF0611">
        <w:rPr>
          <w:rFonts w:ascii="Times New Roman" w:hAnsi="Times New Roman"/>
          <w:lang w:val="en-GB"/>
        </w:rPr>
        <w:t>T</w:t>
      </w:r>
      <w:r w:rsidR="0031510B" w:rsidRPr="00FF0611">
        <w:rPr>
          <w:rFonts w:ascii="Times New Roman" w:hAnsi="Times New Roman"/>
          <w:lang w:val="en-GB"/>
        </w:rPr>
        <w:t>he weighting system</w:t>
      </w:r>
      <w:r w:rsidRPr="00FF0611">
        <w:rPr>
          <w:rFonts w:ascii="Times New Roman" w:hAnsi="Times New Roman"/>
          <w:lang w:val="en-GB"/>
        </w:rPr>
        <w:t xml:space="preserve"> allows</w:t>
      </w:r>
      <w:r w:rsidR="0031510B" w:rsidRPr="00FF0611">
        <w:rPr>
          <w:rFonts w:ascii="Times New Roman" w:hAnsi="Times New Roman"/>
          <w:lang w:val="en-GB"/>
        </w:rPr>
        <w:t xml:space="preserve"> the </w:t>
      </w:r>
      <w:r w:rsidRPr="00FF0611">
        <w:rPr>
          <w:rFonts w:ascii="Times New Roman" w:hAnsi="Times New Roman"/>
          <w:lang w:val="en-GB"/>
        </w:rPr>
        <w:t>CA to inform</w:t>
      </w:r>
      <w:r w:rsidR="0031510B" w:rsidRPr="00FF0611">
        <w:rPr>
          <w:rFonts w:ascii="Times New Roman" w:hAnsi="Times New Roman"/>
          <w:lang w:val="en-GB"/>
        </w:rPr>
        <w:t xml:space="preserve"> </w:t>
      </w:r>
      <w:r w:rsidRPr="00FF0611">
        <w:rPr>
          <w:rFonts w:ascii="Times New Roman" w:hAnsi="Times New Roman"/>
          <w:lang w:val="en-GB"/>
        </w:rPr>
        <w:t>EOs</w:t>
      </w:r>
      <w:r w:rsidR="0031510B" w:rsidRPr="00FF0611">
        <w:rPr>
          <w:rFonts w:ascii="Times New Roman" w:hAnsi="Times New Roman"/>
          <w:lang w:val="en-GB"/>
        </w:rPr>
        <w:t xml:space="preserve"> </w:t>
      </w:r>
      <w:r w:rsidRPr="00FF0611">
        <w:rPr>
          <w:rFonts w:ascii="Times New Roman" w:hAnsi="Times New Roman"/>
          <w:lang w:val="en-GB"/>
        </w:rPr>
        <w:t>about</w:t>
      </w:r>
      <w:r w:rsidR="0031510B" w:rsidRPr="00FF0611">
        <w:rPr>
          <w:rFonts w:ascii="Times New Roman" w:hAnsi="Times New Roman"/>
          <w:lang w:val="en-GB"/>
        </w:rPr>
        <w:t xml:space="preserve"> the relative importance </w:t>
      </w:r>
      <w:r w:rsidRPr="00FF0611">
        <w:rPr>
          <w:rFonts w:ascii="Times New Roman" w:hAnsi="Times New Roman"/>
          <w:lang w:val="en-GB"/>
        </w:rPr>
        <w:t>of</w:t>
      </w:r>
      <w:r w:rsidR="0031510B" w:rsidRPr="00FF0611">
        <w:rPr>
          <w:rFonts w:ascii="Times New Roman" w:hAnsi="Times New Roman"/>
          <w:lang w:val="en-GB"/>
        </w:rPr>
        <w:t xml:space="preserve"> each criterion </w:t>
      </w:r>
      <w:r w:rsidRPr="00FF0611">
        <w:rPr>
          <w:rFonts w:ascii="Times New Roman" w:hAnsi="Times New Roman"/>
          <w:lang w:val="en-GB"/>
        </w:rPr>
        <w:t>in order for EOs</w:t>
      </w:r>
      <w:r w:rsidR="0031510B" w:rsidRPr="00FF0611">
        <w:rPr>
          <w:rFonts w:ascii="Times New Roman" w:hAnsi="Times New Roman"/>
          <w:lang w:val="en-GB"/>
        </w:rPr>
        <w:t xml:space="preserve"> to </w:t>
      </w:r>
      <w:r w:rsidRPr="00FF0611">
        <w:rPr>
          <w:rFonts w:ascii="Times New Roman" w:hAnsi="Times New Roman"/>
          <w:lang w:val="en-GB"/>
        </w:rPr>
        <w:t xml:space="preserve">better </w:t>
      </w:r>
      <w:r w:rsidR="0031510B" w:rsidRPr="00FF0611">
        <w:rPr>
          <w:rFonts w:ascii="Times New Roman" w:hAnsi="Times New Roman"/>
          <w:lang w:val="en-GB"/>
        </w:rPr>
        <w:t xml:space="preserve">prepare </w:t>
      </w:r>
      <w:r w:rsidRPr="00FF0611">
        <w:rPr>
          <w:rFonts w:ascii="Times New Roman" w:hAnsi="Times New Roman"/>
          <w:lang w:val="en-GB"/>
        </w:rPr>
        <w:t>their</w:t>
      </w:r>
      <w:r w:rsidR="0031510B" w:rsidRPr="00FF0611">
        <w:rPr>
          <w:rFonts w:ascii="Times New Roman" w:hAnsi="Times New Roman"/>
          <w:lang w:val="en-GB"/>
        </w:rPr>
        <w:t xml:space="preserve"> tenders. At the same time, through the weighting system, the </w:t>
      </w:r>
      <w:r w:rsidRPr="00FF0611">
        <w:rPr>
          <w:rFonts w:ascii="Times New Roman" w:hAnsi="Times New Roman"/>
          <w:lang w:val="en-GB"/>
        </w:rPr>
        <w:t>CA</w:t>
      </w:r>
      <w:r w:rsidR="0031510B" w:rsidRPr="00FF0611">
        <w:rPr>
          <w:rFonts w:ascii="Times New Roman" w:hAnsi="Times New Roman"/>
          <w:lang w:val="en-GB"/>
        </w:rPr>
        <w:t xml:space="preserve"> </w:t>
      </w:r>
      <w:r w:rsidRPr="00FF0611">
        <w:rPr>
          <w:rFonts w:ascii="Times New Roman" w:hAnsi="Times New Roman"/>
          <w:lang w:val="en-GB"/>
        </w:rPr>
        <w:t>minimises</w:t>
      </w:r>
      <w:r w:rsidR="0031510B" w:rsidRPr="00FF0611">
        <w:rPr>
          <w:rFonts w:ascii="Times New Roman" w:hAnsi="Times New Roman"/>
          <w:lang w:val="en-GB"/>
        </w:rPr>
        <w:t xml:space="preserve"> the possibilities for arbitrary decisions during the process of evaluation of tenders.</w:t>
      </w:r>
    </w:p>
    <w:p w14:paraId="40FB7D05" w14:textId="7D87CB46" w:rsidR="0031510B" w:rsidRPr="00FF0611" w:rsidRDefault="00BC54A0" w:rsidP="0031510B">
      <w:pPr>
        <w:jc w:val="both"/>
        <w:rPr>
          <w:rFonts w:ascii="Times New Roman" w:hAnsi="Times New Roman"/>
          <w:lang w:val="en-GB"/>
        </w:rPr>
      </w:pPr>
      <w:r w:rsidRPr="00FF0611">
        <w:rPr>
          <w:rFonts w:ascii="Times New Roman" w:hAnsi="Times New Roman"/>
          <w:lang w:val="en-GB"/>
        </w:rPr>
        <w:t>CAs</w:t>
      </w:r>
      <w:r w:rsidR="0031510B" w:rsidRPr="00FF0611">
        <w:rPr>
          <w:rFonts w:ascii="Times New Roman" w:hAnsi="Times New Roman"/>
          <w:lang w:val="en-GB"/>
        </w:rPr>
        <w:t xml:space="preserve"> may express the relative weighting of criteria </w:t>
      </w:r>
      <w:r w:rsidRPr="00FF0611">
        <w:rPr>
          <w:rFonts w:ascii="Times New Roman" w:hAnsi="Times New Roman"/>
          <w:lang w:val="en-GB"/>
        </w:rPr>
        <w:t>using</w:t>
      </w:r>
      <w:r w:rsidR="0031510B" w:rsidRPr="00FF0611">
        <w:rPr>
          <w:rFonts w:ascii="Times New Roman" w:hAnsi="Times New Roman"/>
          <w:lang w:val="en-GB"/>
        </w:rPr>
        <w:t xml:space="preserve"> a range with an «appropriate» maximum spread. Th</w:t>
      </w:r>
      <w:r w:rsidRPr="00FF0611">
        <w:rPr>
          <w:rFonts w:ascii="Times New Roman" w:hAnsi="Times New Roman"/>
          <w:lang w:val="en-GB"/>
        </w:rPr>
        <w:t>is</w:t>
      </w:r>
      <w:r w:rsidR="0031510B" w:rsidRPr="00FF0611">
        <w:rPr>
          <w:rFonts w:ascii="Times New Roman" w:hAnsi="Times New Roman"/>
          <w:lang w:val="en-GB"/>
        </w:rPr>
        <w:t xml:space="preserve"> spread must be appropriate in the sense that it can</w:t>
      </w:r>
      <w:r w:rsidRPr="00FF0611">
        <w:rPr>
          <w:rFonts w:ascii="Times New Roman" w:hAnsi="Times New Roman"/>
          <w:lang w:val="en-GB"/>
        </w:rPr>
        <w:t>not be so broad (for example be</w:t>
      </w:r>
      <w:r w:rsidR="0031510B" w:rsidRPr="00FF0611">
        <w:rPr>
          <w:rFonts w:ascii="Times New Roman" w:hAnsi="Times New Roman"/>
          <w:lang w:val="en-GB"/>
        </w:rPr>
        <w:t xml:space="preserve">tween 10% and 90%) that it would result in a breach of the transparency principle and that it would not provide any valuable indication to potential tenderers of the actual relative importance that the </w:t>
      </w:r>
      <w:r w:rsidRPr="00FF0611">
        <w:rPr>
          <w:rFonts w:ascii="Times New Roman" w:hAnsi="Times New Roman"/>
          <w:lang w:val="en-GB"/>
        </w:rPr>
        <w:t>CA</w:t>
      </w:r>
      <w:r w:rsidR="0031510B" w:rsidRPr="00FF0611">
        <w:rPr>
          <w:rFonts w:ascii="Times New Roman" w:hAnsi="Times New Roman"/>
          <w:lang w:val="en-GB"/>
        </w:rPr>
        <w:t xml:space="preserve"> </w:t>
      </w:r>
      <w:r w:rsidRPr="00FF0611">
        <w:rPr>
          <w:rFonts w:ascii="Times New Roman" w:hAnsi="Times New Roman"/>
          <w:lang w:val="en-GB"/>
        </w:rPr>
        <w:t>assigns</w:t>
      </w:r>
      <w:r w:rsidR="0031510B" w:rsidRPr="00FF0611">
        <w:rPr>
          <w:rFonts w:ascii="Times New Roman" w:hAnsi="Times New Roman"/>
          <w:lang w:val="en-GB"/>
        </w:rPr>
        <w:t xml:space="preserve"> to each criterion used.</w:t>
      </w:r>
      <w:r w:rsidRPr="00FF0611">
        <w:rPr>
          <w:rFonts w:ascii="Times New Roman" w:hAnsi="Times New Roman"/>
          <w:lang w:val="en-GB"/>
        </w:rPr>
        <w:t xml:space="preserve"> Also, inappropriate weighting c</w:t>
      </w:r>
      <w:r w:rsidR="0031510B" w:rsidRPr="00FF0611">
        <w:rPr>
          <w:rFonts w:ascii="Times New Roman" w:hAnsi="Times New Roman"/>
          <w:lang w:val="en-GB"/>
        </w:rPr>
        <w:t xml:space="preserve">ould cause problems when </w:t>
      </w:r>
      <w:r w:rsidRPr="00FF0611">
        <w:rPr>
          <w:rFonts w:ascii="Times New Roman" w:hAnsi="Times New Roman"/>
          <w:lang w:val="en-GB"/>
        </w:rPr>
        <w:t>conducting</w:t>
      </w:r>
      <w:r w:rsidR="0031510B" w:rsidRPr="00FF0611">
        <w:rPr>
          <w:rFonts w:ascii="Times New Roman" w:hAnsi="Times New Roman"/>
          <w:lang w:val="en-GB"/>
        </w:rPr>
        <w:t xml:space="preserve"> the evaluation of tenders, and could mean that the tender offering the best value-for-money would not be selected.</w:t>
      </w:r>
    </w:p>
    <w:p w14:paraId="0AF8104C" w14:textId="6C3D4142" w:rsidR="0031510B" w:rsidRPr="00FF0611" w:rsidRDefault="00103934" w:rsidP="0031510B">
      <w:pPr>
        <w:jc w:val="both"/>
        <w:rPr>
          <w:rFonts w:ascii="Times New Roman" w:hAnsi="Times New Roman"/>
          <w:lang w:val="en-GB"/>
        </w:rPr>
      </w:pPr>
      <w:r w:rsidRPr="00FF0611">
        <w:rPr>
          <w:rFonts w:ascii="Times New Roman" w:hAnsi="Times New Roman"/>
          <w:lang w:val="en-GB"/>
        </w:rPr>
        <w:t>A s</w:t>
      </w:r>
      <w:r w:rsidR="0031510B" w:rsidRPr="00FF0611">
        <w:rPr>
          <w:rFonts w:ascii="Times New Roman" w:hAnsi="Times New Roman"/>
          <w:lang w:val="en-GB"/>
        </w:rPr>
        <w:t xml:space="preserve">eparate </w:t>
      </w:r>
      <w:r w:rsidR="0031510B" w:rsidRPr="00C62237">
        <w:rPr>
          <w:rFonts w:ascii="Times New Roman" w:eastAsia="Courier New" w:hAnsi="Times New Roman" w:cs="Times New Roman"/>
          <w:color w:val="DD1144"/>
          <w:shd w:val="clear" w:color="auto" w:fill="F3F3F3"/>
          <w:lang w:val="en-GB"/>
          <w:rPrChange w:id="1330" w:author="Alba Colomer Padrosa" w:date="2021-01-27T12:20:00Z">
            <w:rPr>
              <w:rFonts w:ascii="Courier New" w:eastAsia="Courier New" w:hAnsi="Courier New" w:cs="Courier New"/>
              <w:color w:val="000000"/>
              <w:sz w:val="20"/>
              <w:szCs w:val="20"/>
              <w:lang w:val="en-GB" w:eastAsia="es-ES"/>
            </w:rPr>
          </w:rPrChange>
        </w:rPr>
        <w:t>conversions</w:t>
      </w:r>
      <w:r w:rsidR="0031510B" w:rsidRPr="00FF0611">
        <w:rPr>
          <w:rFonts w:ascii="Times New Roman" w:hAnsi="Times New Roman"/>
          <w:lang w:val="en-GB"/>
        </w:rPr>
        <w:t xml:space="preserve"> array </w:t>
      </w:r>
      <w:r w:rsidRPr="00FF0611">
        <w:rPr>
          <w:rFonts w:ascii="Times New Roman" w:hAnsi="Times New Roman"/>
          <w:lang w:val="en-GB"/>
        </w:rPr>
        <w:t>can</w:t>
      </w:r>
      <w:r w:rsidR="0031510B" w:rsidRPr="00FF0611">
        <w:rPr>
          <w:rFonts w:ascii="Times New Roman" w:hAnsi="Times New Roman"/>
          <w:lang w:val="en-GB"/>
        </w:rPr>
        <w:t xml:space="preserve"> be added into </w:t>
      </w:r>
      <w:r w:rsidR="0031510B" w:rsidRPr="00C62237">
        <w:rPr>
          <w:rFonts w:ascii="Times New Roman" w:eastAsia="Courier New" w:hAnsi="Times New Roman" w:cs="Times New Roman"/>
          <w:color w:val="DD1144"/>
          <w:shd w:val="clear" w:color="auto" w:fill="F3F3F3"/>
          <w:lang w:val="en-GB"/>
          <w:rPrChange w:id="1331" w:author="Alba Colomer Padrosa" w:date="2021-01-27T12:20:00Z">
            <w:rPr>
              <w:rFonts w:ascii="Courier New" w:eastAsia="Courier New" w:hAnsi="Courier New" w:cs="Courier New"/>
              <w:color w:val="000000"/>
              <w:sz w:val="20"/>
              <w:szCs w:val="20"/>
              <w:lang w:val="en-GB" w:eastAsia="es-ES"/>
            </w:rPr>
          </w:rPrChange>
        </w:rPr>
        <w:t>tender</w:t>
      </w:r>
      <w:r w:rsidR="0031510B" w:rsidRPr="00FF0611">
        <w:rPr>
          <w:rFonts w:ascii="Times New Roman" w:hAnsi="Times New Roman"/>
          <w:lang w:val="en-GB"/>
        </w:rPr>
        <w:t xml:space="preserve"> building block. </w:t>
      </w:r>
      <w:r w:rsidR="0031510B" w:rsidRPr="00C62237">
        <w:rPr>
          <w:rFonts w:ascii="Times New Roman" w:eastAsia="Courier New" w:hAnsi="Times New Roman" w:cs="Times New Roman"/>
          <w:color w:val="DD1144"/>
          <w:shd w:val="clear" w:color="auto" w:fill="F3F3F3"/>
          <w:lang w:val="en-GB"/>
          <w:rPrChange w:id="1332" w:author="Alba Colomer Padrosa" w:date="2021-01-27T12:20:00Z">
            <w:rPr>
              <w:rFonts w:ascii="Times New Roman" w:hAnsi="Times New Roman"/>
              <w:i/>
              <w:lang w:val="en-GB"/>
            </w:rPr>
          </w:rPrChange>
        </w:rPr>
        <w:t>Conversions</w:t>
      </w:r>
      <w:r w:rsidR="0031510B" w:rsidRPr="00FF0611">
        <w:rPr>
          <w:rFonts w:ascii="Times New Roman" w:hAnsi="Times New Roman"/>
          <w:i/>
          <w:lang w:val="en-GB"/>
        </w:rPr>
        <w:t xml:space="preserve"> </w:t>
      </w:r>
      <w:r w:rsidR="0031510B" w:rsidRPr="00FF0611">
        <w:rPr>
          <w:rFonts w:ascii="Times New Roman" w:hAnsi="Times New Roman"/>
          <w:lang w:val="en-GB"/>
        </w:rPr>
        <w:t>is a tool that allows describing used conversions and its applicable coefficients</w:t>
      </w:r>
      <w:r w:rsidRPr="00FF0611">
        <w:rPr>
          <w:rFonts w:ascii="Times New Roman" w:hAnsi="Times New Roman"/>
          <w:lang w:val="en-GB"/>
        </w:rPr>
        <w:t xml:space="preserve"> in order to:</w:t>
      </w:r>
    </w:p>
    <w:p w14:paraId="6995E12A" w14:textId="016EB2C6" w:rsidR="0031510B" w:rsidRPr="00FF0611" w:rsidRDefault="00103934" w:rsidP="00E61C3B">
      <w:pPr>
        <w:pStyle w:val="Akapitzlist"/>
        <w:numPr>
          <w:ilvl w:val="0"/>
          <w:numId w:val="12"/>
        </w:numPr>
        <w:rPr>
          <w:rFonts w:ascii="Times New Roman" w:hAnsi="Times New Roman"/>
        </w:rPr>
      </w:pPr>
      <w:r w:rsidRPr="00FF0611">
        <w:rPr>
          <w:rFonts w:ascii="Times New Roman" w:hAnsi="Times New Roman"/>
        </w:rPr>
        <w:t>D</w:t>
      </w:r>
      <w:r w:rsidR="0031510B" w:rsidRPr="00FF0611">
        <w:rPr>
          <w:rFonts w:ascii="Times New Roman" w:hAnsi="Times New Roman"/>
        </w:rPr>
        <w:t xml:space="preserve">escribe used </w:t>
      </w:r>
      <w:r w:rsidR="0031510B" w:rsidRPr="00C62237">
        <w:rPr>
          <w:rFonts w:ascii="Times New Roman" w:eastAsia="Courier New" w:hAnsi="Times New Roman"/>
          <w:color w:val="DD1144"/>
          <w:szCs w:val="22"/>
          <w:shd w:val="clear" w:color="auto" w:fill="F3F3F3"/>
          <w:lang w:eastAsia="en-US"/>
          <w:rPrChange w:id="1333" w:author="Alba Colomer Padrosa" w:date="2021-01-27T12:20:00Z">
            <w:rPr>
              <w:rFonts w:ascii="Times New Roman" w:hAnsi="Times New Roman"/>
              <w:i/>
            </w:rPr>
          </w:rPrChange>
        </w:rPr>
        <w:t>conversions</w:t>
      </w:r>
      <w:r w:rsidR="0031510B" w:rsidRPr="00FF0611">
        <w:rPr>
          <w:rFonts w:ascii="Times New Roman" w:hAnsi="Times New Roman"/>
          <w:i/>
        </w:rPr>
        <w:t xml:space="preserve"> </w:t>
      </w:r>
      <w:r w:rsidR="0031510B" w:rsidRPr="00FF0611">
        <w:rPr>
          <w:rFonts w:ascii="Times New Roman" w:hAnsi="Times New Roman"/>
        </w:rPr>
        <w:t xml:space="preserve">and its applicable </w:t>
      </w:r>
      <w:r w:rsidR="0031510B" w:rsidRPr="00C62237">
        <w:rPr>
          <w:rFonts w:ascii="Times New Roman" w:eastAsia="Courier New" w:hAnsi="Times New Roman"/>
          <w:color w:val="DD1144"/>
          <w:szCs w:val="22"/>
          <w:shd w:val="clear" w:color="auto" w:fill="F3F3F3"/>
          <w:lang w:eastAsia="en-US"/>
          <w:rPrChange w:id="1334" w:author="Alba Colomer Padrosa" w:date="2021-01-27T12:21:00Z">
            <w:rPr>
              <w:rFonts w:ascii="Times New Roman" w:hAnsi="Times New Roman"/>
              <w:i/>
            </w:rPr>
          </w:rPrChange>
        </w:rPr>
        <w:t>coefficients</w:t>
      </w:r>
      <w:r w:rsidRPr="00FF0611">
        <w:rPr>
          <w:rFonts w:ascii="Times New Roman" w:hAnsi="Times New Roman"/>
        </w:rPr>
        <w:t xml:space="preserve">, </w:t>
      </w:r>
      <w:r w:rsidR="0031510B" w:rsidRPr="00FF0611">
        <w:rPr>
          <w:rFonts w:ascii="Times New Roman" w:hAnsi="Times New Roman"/>
        </w:rPr>
        <w:t xml:space="preserve">either as a list of precise values or as a mathematical formula for </w:t>
      </w:r>
      <w:r w:rsidRPr="00FF0611">
        <w:rPr>
          <w:rFonts w:ascii="Times New Roman" w:hAnsi="Times New Roman"/>
        </w:rPr>
        <w:t xml:space="preserve">the </w:t>
      </w:r>
      <w:r w:rsidR="0031510B" w:rsidRPr="00FF0611">
        <w:rPr>
          <w:rFonts w:ascii="Times New Roman" w:hAnsi="Times New Roman"/>
        </w:rPr>
        <w:t xml:space="preserve">calculation of the value of </w:t>
      </w:r>
      <w:r w:rsidRPr="00FF0611">
        <w:rPr>
          <w:rFonts w:ascii="Times New Roman" w:hAnsi="Times New Roman"/>
        </w:rPr>
        <w:t xml:space="preserve">a </w:t>
      </w:r>
      <w:r w:rsidR="0031510B" w:rsidRPr="00FF0611">
        <w:rPr>
          <w:rFonts w:ascii="Times New Roman" w:hAnsi="Times New Roman"/>
        </w:rPr>
        <w:t xml:space="preserve">particular </w:t>
      </w:r>
      <w:r w:rsidR="0031510B" w:rsidRPr="00C62237">
        <w:rPr>
          <w:rFonts w:ascii="Times New Roman" w:eastAsia="Courier New" w:hAnsi="Times New Roman"/>
          <w:color w:val="DD1144"/>
          <w:szCs w:val="22"/>
          <w:shd w:val="clear" w:color="auto" w:fill="F3F3F3"/>
          <w:lang w:eastAsia="en-US"/>
          <w:rPrChange w:id="1335" w:author="Alba Colomer Padrosa" w:date="2021-01-27T12:21:00Z">
            <w:rPr>
              <w:rFonts w:ascii="Times New Roman" w:hAnsi="Times New Roman"/>
              <w:i/>
            </w:rPr>
          </w:rPrChange>
        </w:rPr>
        <w:t>coefficient</w:t>
      </w:r>
      <w:r w:rsidR="0031510B" w:rsidRPr="00FF0611">
        <w:rPr>
          <w:rFonts w:ascii="Times New Roman" w:hAnsi="Times New Roman"/>
          <w:i/>
        </w:rPr>
        <w:t xml:space="preserve"> </w:t>
      </w:r>
      <w:r w:rsidR="0031510B" w:rsidRPr="00FF0611">
        <w:rPr>
          <w:rFonts w:ascii="Times New Roman" w:hAnsi="Times New Roman"/>
        </w:rPr>
        <w:t xml:space="preserve">in this particular case (depending on the value received within </w:t>
      </w:r>
      <w:r w:rsidR="0031510B" w:rsidRPr="00C62237">
        <w:rPr>
          <w:rFonts w:ascii="Times New Roman" w:eastAsia="Courier New" w:hAnsi="Times New Roman"/>
          <w:color w:val="DD1144"/>
          <w:szCs w:val="22"/>
          <w:shd w:val="clear" w:color="auto" w:fill="F3F3F3"/>
          <w:lang w:eastAsia="en-US"/>
          <w:rPrChange w:id="1336" w:author="Alba Colomer Padrosa" w:date="2021-01-27T12:21:00Z">
            <w:rPr>
              <w:rFonts w:ascii="Times New Roman" w:hAnsi="Times New Roman"/>
              <w:i/>
            </w:rPr>
          </w:rPrChange>
        </w:rPr>
        <w:t>requirementResponse</w:t>
      </w:r>
      <w:r w:rsidR="0031510B" w:rsidRPr="00FF0611">
        <w:rPr>
          <w:rFonts w:ascii="Times New Roman" w:hAnsi="Times New Roman"/>
        </w:rPr>
        <w:t xml:space="preserve"> related to </w:t>
      </w:r>
      <w:r w:rsidRPr="00FF0611">
        <w:rPr>
          <w:rFonts w:ascii="Times New Roman" w:hAnsi="Times New Roman"/>
        </w:rPr>
        <w:t xml:space="preserve">a </w:t>
      </w:r>
      <w:r w:rsidR="0031510B" w:rsidRPr="00FF0611">
        <w:rPr>
          <w:rFonts w:ascii="Times New Roman" w:hAnsi="Times New Roman"/>
        </w:rPr>
        <w:t xml:space="preserve">specific </w:t>
      </w:r>
      <w:r w:rsidR="0031510B" w:rsidRPr="00C62237">
        <w:rPr>
          <w:rFonts w:ascii="Times New Roman" w:eastAsia="Courier New" w:hAnsi="Times New Roman"/>
          <w:color w:val="DD1144"/>
          <w:szCs w:val="22"/>
          <w:shd w:val="clear" w:color="auto" w:fill="F3F3F3"/>
          <w:lang w:eastAsia="en-US"/>
          <w:rPrChange w:id="1337" w:author="Alba Colomer Padrosa" w:date="2021-01-27T12:21:00Z">
            <w:rPr>
              <w:rFonts w:ascii="Times New Roman" w:hAnsi="Times New Roman"/>
              <w:i/>
            </w:rPr>
          </w:rPrChange>
        </w:rPr>
        <w:t>requirement</w:t>
      </w:r>
      <w:r w:rsidRPr="00FF0611">
        <w:rPr>
          <w:rFonts w:ascii="Times New Roman" w:hAnsi="Times New Roman"/>
        </w:rPr>
        <w:t>);</w:t>
      </w:r>
    </w:p>
    <w:p w14:paraId="35EBF2E2" w14:textId="6BB223A8" w:rsidR="0031510B" w:rsidRPr="00FF0611" w:rsidRDefault="0031510B" w:rsidP="00E61C3B">
      <w:pPr>
        <w:pStyle w:val="Akapitzlist"/>
        <w:numPr>
          <w:ilvl w:val="0"/>
          <w:numId w:val="12"/>
        </w:numPr>
        <w:rPr>
          <w:rFonts w:ascii="Times New Roman" w:hAnsi="Times New Roman"/>
        </w:rPr>
      </w:pPr>
      <w:r w:rsidRPr="00FF0611">
        <w:rPr>
          <w:rFonts w:ascii="Times New Roman" w:hAnsi="Times New Roman"/>
        </w:rPr>
        <w:t xml:space="preserve">relate each </w:t>
      </w:r>
      <w:r w:rsidRPr="00C62237">
        <w:rPr>
          <w:rFonts w:ascii="Times New Roman" w:eastAsia="Courier New" w:hAnsi="Times New Roman"/>
          <w:color w:val="DD1144"/>
          <w:szCs w:val="22"/>
          <w:shd w:val="clear" w:color="auto" w:fill="F3F3F3"/>
          <w:lang w:eastAsia="en-US"/>
          <w:rPrChange w:id="1338" w:author="Alba Colomer Padrosa" w:date="2021-01-27T12:21:00Z">
            <w:rPr>
              <w:rFonts w:ascii="Times New Roman" w:hAnsi="Times New Roman"/>
              <w:i/>
            </w:rPr>
          </w:rPrChange>
        </w:rPr>
        <w:t>conversion</w:t>
      </w:r>
      <w:r w:rsidRPr="00FF0611">
        <w:rPr>
          <w:rFonts w:ascii="Times New Roman" w:hAnsi="Times New Roman"/>
        </w:rPr>
        <w:t xml:space="preserve"> used (together with coefficients) with used </w:t>
      </w:r>
      <w:r w:rsidRPr="00C62237">
        <w:rPr>
          <w:rFonts w:ascii="Times New Roman" w:eastAsia="Courier New" w:hAnsi="Times New Roman"/>
          <w:color w:val="DD1144"/>
          <w:szCs w:val="22"/>
          <w:shd w:val="clear" w:color="auto" w:fill="F3F3F3"/>
          <w:lang w:eastAsia="en-US"/>
          <w:rPrChange w:id="1339" w:author="Alba Colomer Padrosa" w:date="2021-01-27T12:21:00Z">
            <w:rPr>
              <w:rFonts w:ascii="Times New Roman" w:hAnsi="Times New Roman"/>
              <w:i/>
            </w:rPr>
          </w:rPrChange>
        </w:rPr>
        <w:t>criteria</w:t>
      </w:r>
      <w:r w:rsidRPr="00FF0611">
        <w:rPr>
          <w:rFonts w:ascii="Times New Roman" w:hAnsi="Times New Roman"/>
        </w:rPr>
        <w:t xml:space="preserve"> or </w:t>
      </w:r>
      <w:r w:rsidRPr="00C62237">
        <w:rPr>
          <w:rFonts w:ascii="Times New Roman" w:eastAsia="Courier New" w:hAnsi="Times New Roman"/>
          <w:color w:val="DD1144"/>
          <w:szCs w:val="22"/>
          <w:shd w:val="clear" w:color="auto" w:fill="F3F3F3"/>
          <w:lang w:eastAsia="en-US"/>
          <w:rPrChange w:id="1340" w:author="Alba Colomer Padrosa" w:date="2021-01-27T12:21:00Z">
            <w:rPr>
              <w:rFonts w:ascii="Times New Roman" w:hAnsi="Times New Roman"/>
              <w:i/>
            </w:rPr>
          </w:rPrChange>
        </w:rPr>
        <w:t>targets</w:t>
      </w:r>
      <w:r w:rsidRPr="00FF0611">
        <w:rPr>
          <w:rFonts w:ascii="Times New Roman" w:hAnsi="Times New Roman"/>
          <w:i/>
        </w:rPr>
        <w:t xml:space="preserve"> </w:t>
      </w:r>
      <w:r w:rsidRPr="00FF0611">
        <w:rPr>
          <w:rFonts w:ascii="Times New Roman" w:hAnsi="Times New Roman"/>
        </w:rPr>
        <w:t>(where applicable)</w:t>
      </w:r>
      <w:r w:rsidR="00103934" w:rsidRPr="00FF0611">
        <w:rPr>
          <w:rFonts w:ascii="Times New Roman" w:hAnsi="Times New Roman"/>
        </w:rPr>
        <w:t>;</w:t>
      </w:r>
    </w:p>
    <w:p w14:paraId="37D18DC9" w14:textId="523E34AE" w:rsidR="0031510B" w:rsidRPr="00FF0611" w:rsidRDefault="0031510B" w:rsidP="00E61C3B">
      <w:pPr>
        <w:pStyle w:val="Akapitzlist"/>
        <w:numPr>
          <w:ilvl w:val="0"/>
          <w:numId w:val="12"/>
        </w:numPr>
        <w:rPr>
          <w:rFonts w:ascii="Times New Roman" w:hAnsi="Times New Roman"/>
        </w:rPr>
      </w:pPr>
      <w:r w:rsidRPr="00FF0611">
        <w:rPr>
          <w:rFonts w:ascii="Times New Roman" w:hAnsi="Times New Roman"/>
        </w:rPr>
        <w:t xml:space="preserve">include applicable </w:t>
      </w:r>
      <w:r w:rsidRPr="00C62237">
        <w:rPr>
          <w:rFonts w:ascii="Times New Roman" w:eastAsia="Courier New" w:hAnsi="Times New Roman"/>
          <w:color w:val="DD1144"/>
          <w:szCs w:val="22"/>
          <w:shd w:val="clear" w:color="auto" w:fill="F3F3F3"/>
          <w:lang w:eastAsia="en-US"/>
          <w:rPrChange w:id="1341" w:author="Alba Colomer Padrosa" w:date="2021-01-27T12:21:00Z">
            <w:rPr>
              <w:rFonts w:ascii="Times New Roman" w:hAnsi="Times New Roman"/>
              <w:i/>
            </w:rPr>
          </w:rPrChange>
        </w:rPr>
        <w:t>options</w:t>
      </w:r>
      <w:r w:rsidRPr="00FF0611">
        <w:rPr>
          <w:rFonts w:ascii="Times New Roman" w:hAnsi="Times New Roman"/>
        </w:rPr>
        <w:t xml:space="preserve"> to used </w:t>
      </w:r>
      <w:r w:rsidRPr="00C62237">
        <w:rPr>
          <w:rFonts w:ascii="Times New Roman" w:eastAsia="Courier New" w:hAnsi="Times New Roman"/>
          <w:color w:val="DD1144"/>
          <w:szCs w:val="22"/>
          <w:shd w:val="clear" w:color="auto" w:fill="F3F3F3"/>
          <w:lang w:eastAsia="en-US"/>
          <w:rPrChange w:id="1342" w:author="Alba Colomer Padrosa" w:date="2021-01-27T12:21:00Z">
            <w:rPr>
              <w:rFonts w:ascii="Times New Roman" w:hAnsi="Times New Roman"/>
              <w:i/>
            </w:rPr>
          </w:rPrChange>
        </w:rPr>
        <w:t>criteria</w:t>
      </w:r>
      <w:r w:rsidRPr="00FF0611">
        <w:rPr>
          <w:rFonts w:ascii="Times New Roman" w:hAnsi="Times New Roman"/>
        </w:rPr>
        <w:t xml:space="preserve"> or </w:t>
      </w:r>
      <w:r w:rsidRPr="00C62237">
        <w:rPr>
          <w:rFonts w:ascii="Times New Roman" w:eastAsia="Courier New" w:hAnsi="Times New Roman"/>
          <w:color w:val="DD1144"/>
          <w:szCs w:val="22"/>
          <w:shd w:val="clear" w:color="auto" w:fill="F3F3F3"/>
          <w:lang w:eastAsia="en-US"/>
          <w:rPrChange w:id="1343" w:author="Alba Colomer Padrosa" w:date="2021-01-27T12:22:00Z">
            <w:rPr>
              <w:rFonts w:ascii="Times New Roman" w:hAnsi="Times New Roman"/>
              <w:i/>
            </w:rPr>
          </w:rPrChange>
        </w:rPr>
        <w:t>observations</w:t>
      </w:r>
      <w:r w:rsidRPr="00FF0611">
        <w:rPr>
          <w:rFonts w:ascii="Times New Roman" w:hAnsi="Times New Roman"/>
        </w:rPr>
        <w:t xml:space="preserve"> for </w:t>
      </w:r>
      <w:r w:rsidRPr="00C62237">
        <w:rPr>
          <w:rFonts w:ascii="Times New Roman" w:eastAsia="Courier New" w:hAnsi="Times New Roman"/>
          <w:color w:val="DD1144"/>
          <w:szCs w:val="22"/>
          <w:shd w:val="clear" w:color="auto" w:fill="F3F3F3"/>
          <w:lang w:eastAsia="en-US"/>
          <w:rPrChange w:id="1344" w:author="Alba Colomer Padrosa" w:date="2021-01-27T12:22:00Z">
            <w:rPr>
              <w:rFonts w:ascii="Times New Roman" w:hAnsi="Times New Roman"/>
              <w:i/>
            </w:rPr>
          </w:rPrChange>
        </w:rPr>
        <w:t>targets</w:t>
      </w:r>
      <w:r w:rsidR="00103934" w:rsidRPr="00FF0611">
        <w:rPr>
          <w:rFonts w:ascii="Times New Roman" w:hAnsi="Times New Roman"/>
          <w:i/>
        </w:rPr>
        <w:t>.</w:t>
      </w:r>
    </w:p>
    <w:tbl>
      <w:tblPr>
        <w:tblW w:w="8931" w:type="dxa"/>
        <w:tblLayout w:type="fixed"/>
        <w:tblLook w:val="0600" w:firstRow="0" w:lastRow="0" w:firstColumn="0" w:lastColumn="0" w:noHBand="1" w:noVBand="1"/>
      </w:tblPr>
      <w:tblGrid>
        <w:gridCol w:w="8931"/>
      </w:tblGrid>
      <w:tr w:rsidR="0031510B" w:rsidRPr="00FF0611" w14:paraId="0A2179D0" w14:textId="77777777" w:rsidTr="007D1574">
        <w:tc>
          <w:tcPr>
            <w:tcW w:w="8931" w:type="dxa"/>
            <w:shd w:val="clear" w:color="auto" w:fill="F8F8F8"/>
            <w:tcMar>
              <w:top w:w="100" w:type="dxa"/>
              <w:left w:w="100" w:type="dxa"/>
              <w:bottom w:w="100" w:type="dxa"/>
              <w:right w:w="100" w:type="dxa"/>
            </w:tcMar>
          </w:tcPr>
          <w:p w14:paraId="7D392F02"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5CD5B83"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023C66C4"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"conversions": [</w:t>
            </w:r>
          </w:p>
          <w:p w14:paraId="623F2D31"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CB58F4A"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46D63C"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4959928" w14:textId="77777777" w:rsidR="0031510B" w:rsidRPr="00FF0611" w:rsidRDefault="0031510B" w:rsidP="007D1574">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14AD1B7" w14:textId="6EC4E812" w:rsidR="0031510B" w:rsidRPr="00C62237" w:rsidRDefault="00C62237" w:rsidP="00C62237">
      <w:pPr>
        <w:pStyle w:val="Legenda"/>
        <w:jc w:val="center"/>
        <w:rPr>
          <w:lang w:val="en-GB"/>
          <w:rPrChange w:id="1345" w:author="Alba Colomer Padrosa" w:date="2021-01-27T12:22:00Z">
            <w:rPr>
              <w:rFonts w:ascii="Times New Roman" w:hAnsi="Times New Roman"/>
              <w:lang w:val="en-GB"/>
            </w:rPr>
          </w:rPrChange>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lang w:val="en-GB"/>
        </w:rPr>
        <w:t>20</w:t>
      </w:r>
      <w:r w:rsidRPr="00FF0611">
        <w:rPr>
          <w:lang w:val="en-GB"/>
        </w:rPr>
        <w:fldChar w:fldCharType="end"/>
      </w:r>
      <w:r w:rsidRPr="00FF0611">
        <w:rPr>
          <w:lang w:val="en-GB"/>
        </w:rPr>
        <w:t xml:space="preserve"> </w:t>
      </w:r>
      <w:r w:rsidRPr="00C62237">
        <w:rPr>
          <w:lang w:val="en-GB"/>
          <w:rPrChange w:id="1346" w:author="Alba Colomer Padrosa" w:date="2021-01-27T12:22:00Z">
            <w:rPr/>
          </w:rPrChange>
        </w:rPr>
        <w:t>–</w:t>
      </w:r>
      <w:r w:rsidRPr="00C62237">
        <w:rPr>
          <w:lang w:val="en-GB"/>
          <w:rPrChange w:id="1347" w:author="Alba Colomer Padrosa" w:date="2021-01-27T12:22:00Z">
            <w:rPr>
              <w:lang w:val="ca-ES"/>
            </w:rPr>
          </w:rPrChange>
        </w:rPr>
        <w:t xml:space="preserve"> </w:t>
      </w:r>
      <w:del w:id="1348" w:author="Alba Colomer Padrosa" w:date="2021-01-27T12:23:00Z">
        <w:r w:rsidRPr="00C62237" w:rsidDel="00C62237">
          <w:rPr>
            <w:lang w:val="en-GB"/>
            <w:rPrChange w:id="1349" w:author="Alba Colomer Padrosa" w:date="2021-01-27T12:22:00Z">
              <w:rPr>
                <w:lang w:val="ca-ES"/>
              </w:rPr>
            </w:rPrChange>
          </w:rPr>
          <w:delText>Criteria</w:delText>
        </w:r>
      </w:del>
      <w:ins w:id="1350" w:author="Alba Colomer Padrosa" w:date="2021-01-27T12:23:00Z">
        <w:r>
          <w:rPr>
            <w:lang w:val="en-GB"/>
          </w:rPr>
          <w:t>Conversions</w:t>
        </w:r>
      </w:ins>
    </w:p>
    <w:p w14:paraId="6E5C3950" w14:textId="02C39DF7" w:rsidR="0031510B" w:rsidRPr="00FF0611" w:rsidRDefault="00BC54A0" w:rsidP="0031510B">
      <w:pPr>
        <w:rPr>
          <w:rFonts w:ascii="Times New Roman" w:hAnsi="Times New Roman" w:cs="Times New Roman"/>
          <w:sz w:val="20"/>
          <w:lang w:val="en-GB"/>
        </w:rPr>
      </w:pPr>
      <w:r w:rsidRPr="00FF0611">
        <w:rPr>
          <w:rFonts w:ascii="Times New Roman" w:hAnsi="Times New Roman" w:cs="Times New Roman"/>
          <w:szCs w:val="24"/>
          <w:lang w:val="en-GB"/>
        </w:rPr>
        <w:t>More information</w:t>
      </w:r>
      <w:r w:rsidR="005E4F0A" w:rsidRPr="00FF0611">
        <w:rPr>
          <w:rFonts w:ascii="Times New Roman" w:hAnsi="Times New Roman" w:cs="Times New Roman"/>
          <w:szCs w:val="24"/>
          <w:lang w:val="en-GB"/>
        </w:rPr>
        <w:t xml:space="preserve"> is available</w:t>
      </w:r>
      <w:r w:rsidRPr="00FF0611">
        <w:rPr>
          <w:rFonts w:ascii="Times New Roman" w:hAnsi="Times New Roman" w:cs="Times New Roman"/>
          <w:szCs w:val="24"/>
          <w:lang w:val="en-GB"/>
        </w:rPr>
        <w:t xml:space="preserve"> on </w:t>
      </w:r>
      <w:r w:rsidR="0031510B" w:rsidRPr="00FF0611">
        <w:rPr>
          <w:rFonts w:ascii="Times New Roman" w:hAnsi="Times New Roman" w:cs="Times New Roman"/>
          <w:szCs w:val="24"/>
          <w:lang w:val="en-GB"/>
        </w:rPr>
        <w:t xml:space="preserve"> </w:t>
      </w:r>
      <w:hyperlink r:id="rId76">
        <w:r w:rsidR="0031510B" w:rsidRPr="00FF0611">
          <w:rPr>
            <w:rFonts w:ascii="Times New Roman" w:hAnsi="Times New Roman" w:cs="Times New Roman"/>
            <w:color w:val="0000FF"/>
            <w:szCs w:val="24"/>
            <w:u w:val="single"/>
            <w:lang w:val="en-GB"/>
          </w:rPr>
          <w:t>coefficients and conversions</w:t>
        </w:r>
      </w:hyperlink>
      <w:r w:rsidR="005E4F0A" w:rsidRPr="00FF0611">
        <w:rPr>
          <w:rFonts w:ascii="Times New Roman" w:hAnsi="Times New Roman" w:cs="Times New Roman"/>
          <w:color w:val="0000FF"/>
          <w:szCs w:val="24"/>
          <w:u w:val="single"/>
          <w:lang w:val="en-GB"/>
        </w:rPr>
        <w:t>.</w:t>
      </w:r>
    </w:p>
    <w:p w14:paraId="45BCFC2C" w14:textId="04F0B8ED" w:rsidR="00685624" w:rsidRPr="00FF0611" w:rsidRDefault="00483AE0" w:rsidP="00685624">
      <w:pPr>
        <w:pStyle w:val="Nagwek3"/>
        <w:numPr>
          <w:ilvl w:val="2"/>
          <w:numId w:val="3"/>
        </w:numPr>
        <w:tabs>
          <w:tab w:val="left" w:pos="567"/>
        </w:tabs>
        <w:spacing w:before="360" w:after="120" w:line="240" w:lineRule="auto"/>
        <w:jc w:val="left"/>
      </w:pPr>
      <w:bookmarkStart w:id="1351" w:name="_Toc58222342"/>
      <w:r w:rsidRPr="00FF0611">
        <w:t>Conclusion</w:t>
      </w:r>
      <w:r w:rsidR="00685624" w:rsidRPr="00FF0611">
        <w:t xml:space="preserve"> of a FA</w:t>
      </w:r>
      <w:bookmarkEnd w:id="1351"/>
    </w:p>
    <w:p w14:paraId="32C4C7A1" w14:textId="0D02D9DE" w:rsidR="00483AE0" w:rsidRPr="00FF0611" w:rsidRDefault="00483AE0" w:rsidP="00483AE0">
      <w:pPr>
        <w:jc w:val="both"/>
        <w:rPr>
          <w:rFonts w:ascii="Times New Roman" w:hAnsi="Times New Roman" w:cs="Times New Roman"/>
          <w:lang w:val="en-GB"/>
        </w:rPr>
      </w:pPr>
      <w:r w:rsidRPr="00FF0611">
        <w:rPr>
          <w:rFonts w:ascii="Times New Roman" w:hAnsi="Times New Roman" w:cs="Times New Roman"/>
          <w:lang w:val="en-GB"/>
        </w:rPr>
        <w:t>The conclusion of a FA is preceded by a needs assessment, a market analysis and an aggregate planning by the CPB, based on the individual needs declared by the C</w:t>
      </w:r>
      <w:del w:id="1352" w:author="Alba Colomer Padrosa" w:date="2021-01-27T12:26:00Z">
        <w:r w:rsidRPr="00FF0611" w:rsidDel="00422FEF">
          <w:rPr>
            <w:rFonts w:ascii="Times New Roman" w:hAnsi="Times New Roman" w:cs="Times New Roman"/>
            <w:lang w:val="en-GB"/>
          </w:rPr>
          <w:delText>a</w:delText>
        </w:r>
      </w:del>
      <w:ins w:id="1353" w:author="Alba Colomer Padrosa" w:date="2021-01-27T12:26:00Z">
        <w:r w:rsidR="00422FEF">
          <w:rPr>
            <w:rFonts w:ascii="Times New Roman" w:hAnsi="Times New Roman" w:cs="Times New Roman"/>
            <w:lang w:val="en-GB"/>
          </w:rPr>
          <w:t>A</w:t>
        </w:r>
      </w:ins>
      <w:r w:rsidRPr="00FF0611">
        <w:rPr>
          <w:rFonts w:ascii="Times New Roman" w:hAnsi="Times New Roman" w:cs="Times New Roman"/>
          <w:lang w:val="en-GB"/>
        </w:rPr>
        <w:t>s party to the FA.</w:t>
      </w:r>
    </w:p>
    <w:p w14:paraId="08232EED" w14:textId="2052B719" w:rsidR="00483AE0" w:rsidRPr="00FF0611" w:rsidRDefault="00483AE0" w:rsidP="00483AE0">
      <w:pPr>
        <w:jc w:val="both"/>
        <w:rPr>
          <w:rFonts w:ascii="Times New Roman" w:hAnsi="Times New Roman" w:cs="Times New Roman"/>
          <w:lang w:val="en-GB"/>
        </w:rPr>
      </w:pPr>
      <w:r w:rsidRPr="00FF0611">
        <w:rPr>
          <w:rFonts w:ascii="Times New Roman" w:hAnsi="Times New Roman" w:cs="Times New Roman"/>
          <w:lang w:val="en-GB"/>
        </w:rPr>
        <w:t>Once these previous stages are fulfilled, it is possible to conduct the process of FA conclusion described in this section.</w:t>
      </w:r>
    </w:p>
    <w:p w14:paraId="36EEDAE2" w14:textId="77777777" w:rsidR="00483AE0" w:rsidRPr="00FF0611" w:rsidRDefault="00483AE0" w:rsidP="00483AE0">
      <w:pPr>
        <w:pStyle w:val="Nagwek5"/>
        <w:numPr>
          <w:ilvl w:val="3"/>
          <w:numId w:val="3"/>
        </w:numPr>
        <w:ind w:firstLine="0"/>
        <w:rPr>
          <w:rFonts w:ascii="Times New Roman" w:hAnsi="Times New Roman" w:cs="Times New Roman"/>
        </w:rPr>
      </w:pPr>
      <w:r w:rsidRPr="00FF0611">
        <w:rPr>
          <w:rFonts w:ascii="Times New Roman" w:hAnsi="Times New Roman" w:cs="Times New Roman"/>
        </w:rPr>
        <w:t>State-chart diagram</w:t>
      </w:r>
    </w:p>
    <w:p w14:paraId="044FD424" w14:textId="3864EA4E" w:rsidR="00483AE0" w:rsidRPr="00FF0611" w:rsidRDefault="00483AE0" w:rsidP="00483AE0">
      <w:pPr>
        <w:rPr>
          <w:rFonts w:ascii="Times New Roman" w:hAnsi="Times New Roman" w:cs="Times New Roman"/>
          <w:lang w:val="en-GB"/>
        </w:rPr>
      </w:pPr>
      <w:r w:rsidRPr="00FF0611">
        <w:rPr>
          <w:rFonts w:ascii="Times New Roman" w:hAnsi="Times New Roman" w:cs="Times New Roman"/>
          <w:lang w:val="en-GB"/>
        </w:rPr>
        <w:t>The sequence of a stages applicable for the conclusion of a FA is the following:</w:t>
      </w:r>
    </w:p>
    <w:p w14:paraId="1C5E2CB4" w14:textId="77777777" w:rsidR="00483AE0" w:rsidRPr="00FF0611" w:rsidRDefault="00483AE0" w:rsidP="00483AE0">
      <w:pPr>
        <w:keepNext/>
        <w:jc w:val="center"/>
        <w:rPr>
          <w:lang w:val="en-GB"/>
        </w:rPr>
      </w:pPr>
      <w:r w:rsidRPr="00FF0611">
        <w:rPr>
          <w:rFonts w:ascii="Times New Roman" w:hAnsi="Times New Roman" w:cs="Times New Roman"/>
          <w:noProof/>
          <w:lang w:val="en-US"/>
        </w:rPr>
        <w:drawing>
          <wp:inline distT="0" distB="0" distL="0" distR="0" wp14:anchorId="63E5C590" wp14:editId="3A688DD0">
            <wp:extent cx="6079163" cy="14287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1003" cy="1431533"/>
                    </a:xfrm>
                    <a:prstGeom prst="rect">
                      <a:avLst/>
                    </a:prstGeom>
                    <a:noFill/>
                  </pic:spPr>
                </pic:pic>
              </a:graphicData>
            </a:graphic>
          </wp:inline>
        </w:drawing>
      </w:r>
    </w:p>
    <w:p w14:paraId="109651D4" w14:textId="5B4B7E3D" w:rsidR="00483AE0" w:rsidRPr="00FF0611" w:rsidRDefault="00483AE0" w:rsidP="00483AE0">
      <w:pPr>
        <w:pStyle w:val="Legenda"/>
        <w:jc w:val="center"/>
        <w:rPr>
          <w:rFonts w:ascii="Times New Roman" w:hAnsi="Times New Roman" w:cs="Times New Roman"/>
          <w:lang w:val="en-GB"/>
        </w:rPr>
      </w:pPr>
      <w:bookmarkStart w:id="1354" w:name="_Toc5822235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55" w:author="Alba Colomer Padrosa" w:date="2021-01-27T12:28:00Z">
        <w:r w:rsidR="00422FEF">
          <w:rPr>
            <w:noProof/>
            <w:lang w:val="en-GB"/>
          </w:rPr>
          <w:t>22</w:t>
        </w:r>
      </w:ins>
      <w:del w:id="1356" w:author="Alba Colomer Padrosa" w:date="2021-01-27T12:28:00Z">
        <w:r w:rsidRPr="00FF0611" w:rsidDel="00422FEF">
          <w:rPr>
            <w:noProof/>
            <w:lang w:val="en-GB"/>
          </w:rPr>
          <w:delText>7</w:delText>
        </w:r>
      </w:del>
      <w:r w:rsidRPr="00FF0611">
        <w:rPr>
          <w:lang w:val="en-GB"/>
        </w:rPr>
        <w:fldChar w:fldCharType="end"/>
      </w:r>
      <w:r w:rsidRPr="00FF0611">
        <w:rPr>
          <w:lang w:val="en-GB"/>
        </w:rPr>
        <w:t xml:space="preserve"> – State-chart diagram for the conclusion of a FA</w:t>
      </w:r>
      <w:bookmarkEnd w:id="1354"/>
    </w:p>
    <w:p w14:paraId="0CF8245C" w14:textId="77777777" w:rsidR="00483AE0" w:rsidRPr="00FF0611" w:rsidRDefault="00483AE0" w:rsidP="00483AE0">
      <w:pPr>
        <w:pStyle w:val="Nagwek5"/>
        <w:numPr>
          <w:ilvl w:val="3"/>
          <w:numId w:val="3"/>
        </w:numPr>
        <w:ind w:firstLine="0"/>
        <w:rPr>
          <w:rFonts w:ascii="Times New Roman" w:hAnsi="Times New Roman" w:cs="Times New Roman"/>
        </w:rPr>
      </w:pPr>
      <w:r w:rsidRPr="00FF0611">
        <w:rPr>
          <w:rFonts w:ascii="Times New Roman" w:hAnsi="Times New Roman" w:cs="Times New Roman"/>
        </w:rPr>
        <w:t>OCDS dataset</w:t>
      </w:r>
    </w:p>
    <w:p w14:paraId="26978775" w14:textId="25AD023A" w:rsidR="00483AE0" w:rsidRPr="00FF0611" w:rsidRDefault="00483AE0" w:rsidP="00483AE0">
      <w:pPr>
        <w:pStyle w:val="Nagwek5"/>
        <w:numPr>
          <w:ilvl w:val="4"/>
          <w:numId w:val="3"/>
        </w:numPr>
        <w:rPr>
          <w:rFonts w:ascii="Times New Roman" w:hAnsi="Times New Roman" w:cs="Times New Roman"/>
        </w:rPr>
      </w:pPr>
      <w:r w:rsidRPr="00FF0611">
        <w:rPr>
          <w:rFonts w:ascii="Times New Roman" w:hAnsi="Times New Roman" w:cs="Times New Roman"/>
        </w:rPr>
        <w:t>Announcement of the initiation of the FA</w:t>
      </w:r>
    </w:p>
    <w:p w14:paraId="26DE385C" w14:textId="3EB20D80" w:rsidR="00483AE0" w:rsidRPr="00FF0611" w:rsidRDefault="00483AE0" w:rsidP="00483AE0">
      <w:pPr>
        <w:rPr>
          <w:rFonts w:ascii="Times New Roman" w:hAnsi="Times New Roman" w:cs="Times New Roman"/>
          <w:lang w:val="en-GB"/>
        </w:rPr>
      </w:pPr>
      <w:r w:rsidRPr="00FF0611">
        <w:rPr>
          <w:rFonts w:ascii="Times New Roman" w:hAnsi="Times New Roman" w:cs="Times New Roman"/>
          <w:lang w:val="en-GB"/>
        </w:rPr>
        <w:t xml:space="preserve">The announcement of the initiation of a FA </w:t>
      </w:r>
      <w:r w:rsidR="003E0156" w:rsidRPr="00FF0611">
        <w:rPr>
          <w:rFonts w:ascii="Times New Roman" w:hAnsi="Times New Roman" w:cs="Times New Roman"/>
          <w:lang w:val="en-GB"/>
        </w:rPr>
        <w:t>i</w:t>
      </w:r>
      <w:r w:rsidRPr="00FF0611">
        <w:rPr>
          <w:rFonts w:ascii="Times New Roman" w:hAnsi="Times New Roman" w:cs="Times New Roman"/>
          <w:lang w:val="en-GB"/>
        </w:rPr>
        <w:t>s made through the publication of a CN that provides:</w:t>
      </w:r>
    </w:p>
    <w:p w14:paraId="3624DDBD" w14:textId="45FAF24C" w:rsidR="00483AE0" w:rsidRPr="00FF0611" w:rsidRDefault="00483AE0" w:rsidP="005A0AA8">
      <w:pPr>
        <w:pStyle w:val="Akapitzlist"/>
        <w:numPr>
          <w:ilvl w:val="0"/>
          <w:numId w:val="23"/>
        </w:numPr>
        <w:spacing w:after="120"/>
        <w:rPr>
          <w:rFonts w:ascii="Times New Roman" w:hAnsi="Times New Roman"/>
        </w:rPr>
      </w:pPr>
      <w:r w:rsidRPr="00FF0611">
        <w:rPr>
          <w:rFonts w:ascii="Times New Roman" w:hAnsi="Times New Roman"/>
        </w:rPr>
        <w:t>General procurement information;</w:t>
      </w:r>
    </w:p>
    <w:p w14:paraId="3F5B7DF7" w14:textId="16B3DF65" w:rsidR="00483AE0" w:rsidRPr="00FF0611" w:rsidRDefault="003E0156" w:rsidP="005A0AA8">
      <w:pPr>
        <w:pStyle w:val="Akapitzlist"/>
        <w:numPr>
          <w:ilvl w:val="0"/>
          <w:numId w:val="23"/>
        </w:numPr>
        <w:spacing w:after="120"/>
        <w:rPr>
          <w:rFonts w:ascii="Times New Roman" w:hAnsi="Times New Roman"/>
        </w:rPr>
      </w:pPr>
      <w:r w:rsidRPr="00FF0611">
        <w:rPr>
          <w:rFonts w:ascii="Times New Roman" w:hAnsi="Times New Roman"/>
        </w:rPr>
        <w:t>l</w:t>
      </w:r>
      <w:r w:rsidR="00483AE0" w:rsidRPr="00FF0611">
        <w:rPr>
          <w:rFonts w:ascii="Times New Roman" w:hAnsi="Times New Roman"/>
        </w:rPr>
        <w:t>ist of products and categories included in the FA;</w:t>
      </w:r>
    </w:p>
    <w:p w14:paraId="33FC528F" w14:textId="5A14799B" w:rsidR="00483AE0" w:rsidRPr="00FF0611" w:rsidRDefault="00483AE0" w:rsidP="005A0AA8">
      <w:pPr>
        <w:pStyle w:val="Akapitzlist"/>
        <w:numPr>
          <w:ilvl w:val="0"/>
          <w:numId w:val="23"/>
        </w:numPr>
        <w:spacing w:after="120"/>
        <w:rPr>
          <w:rFonts w:ascii="Times New Roman" w:hAnsi="Times New Roman"/>
        </w:rPr>
      </w:pPr>
      <w:r w:rsidRPr="00FF0611">
        <w:rPr>
          <w:rFonts w:ascii="Times New Roman" w:hAnsi="Times New Roman"/>
        </w:rPr>
        <w:t>minimum technical specifications;</w:t>
      </w:r>
    </w:p>
    <w:p w14:paraId="71F80C04" w14:textId="5800A817" w:rsidR="00483AE0" w:rsidRPr="00FF0611" w:rsidRDefault="00483AE0" w:rsidP="005A0AA8">
      <w:pPr>
        <w:pStyle w:val="Akapitzlist"/>
        <w:numPr>
          <w:ilvl w:val="0"/>
          <w:numId w:val="23"/>
        </w:numPr>
        <w:spacing w:after="120"/>
        <w:rPr>
          <w:rFonts w:ascii="Times New Roman" w:hAnsi="Times New Roman"/>
        </w:rPr>
      </w:pPr>
      <w:r w:rsidRPr="00FF0611">
        <w:rPr>
          <w:rFonts w:ascii="Times New Roman" w:hAnsi="Times New Roman"/>
        </w:rPr>
        <w:t>lots, where applicable;</w:t>
      </w:r>
    </w:p>
    <w:p w14:paraId="53F1EE03" w14:textId="263A5917" w:rsidR="00483AE0" w:rsidRPr="00FF0611" w:rsidRDefault="00483AE0" w:rsidP="005A0AA8">
      <w:pPr>
        <w:pStyle w:val="Akapitzlist"/>
        <w:numPr>
          <w:ilvl w:val="0"/>
          <w:numId w:val="23"/>
        </w:numPr>
        <w:spacing w:after="120"/>
        <w:rPr>
          <w:rFonts w:ascii="Times New Roman" w:hAnsi="Times New Roman"/>
        </w:rPr>
      </w:pPr>
      <w:r w:rsidRPr="00FF0611">
        <w:rPr>
          <w:rFonts w:ascii="Times New Roman" w:hAnsi="Times New Roman"/>
        </w:rPr>
        <w:t>fixed and non-fixed terms and conditions;</w:t>
      </w:r>
    </w:p>
    <w:p w14:paraId="0344CCF9" w14:textId="5DEA2C71" w:rsidR="00483AE0" w:rsidRPr="00FF0611" w:rsidRDefault="004B7761" w:rsidP="005A0AA8">
      <w:pPr>
        <w:pStyle w:val="Akapitzlist"/>
        <w:numPr>
          <w:ilvl w:val="0"/>
          <w:numId w:val="23"/>
        </w:numPr>
        <w:spacing w:after="120"/>
        <w:rPr>
          <w:rFonts w:ascii="Times New Roman" w:hAnsi="Times New Roman"/>
        </w:rPr>
      </w:pPr>
      <w:r w:rsidRPr="00FF0611">
        <w:rPr>
          <w:rFonts w:ascii="Times New Roman" w:hAnsi="Times New Roman"/>
        </w:rPr>
        <w:t>d</w:t>
      </w:r>
      <w:r w:rsidR="00483AE0" w:rsidRPr="00FF0611">
        <w:rPr>
          <w:rFonts w:ascii="Times New Roman" w:hAnsi="Times New Roman"/>
        </w:rPr>
        <w:t xml:space="preserve">uration of </w:t>
      </w:r>
      <w:r w:rsidRPr="00FF0611">
        <w:rPr>
          <w:rFonts w:ascii="Times New Roman" w:hAnsi="Times New Roman"/>
        </w:rPr>
        <w:t>the FA;</w:t>
      </w:r>
    </w:p>
    <w:p w14:paraId="017824CF" w14:textId="565FA8FB" w:rsidR="00483AE0" w:rsidRPr="00FF0611" w:rsidRDefault="004B7761" w:rsidP="005A0AA8">
      <w:pPr>
        <w:pStyle w:val="Akapitzlist"/>
        <w:numPr>
          <w:ilvl w:val="0"/>
          <w:numId w:val="23"/>
        </w:numPr>
        <w:spacing w:after="120"/>
        <w:rPr>
          <w:rFonts w:ascii="Times New Roman" w:hAnsi="Times New Roman"/>
        </w:rPr>
      </w:pPr>
      <w:r w:rsidRPr="00FF0611">
        <w:rPr>
          <w:rFonts w:ascii="Times New Roman" w:hAnsi="Times New Roman"/>
        </w:rPr>
        <w:t>l</w:t>
      </w:r>
      <w:r w:rsidR="00483AE0" w:rsidRPr="00FF0611">
        <w:rPr>
          <w:rFonts w:ascii="Times New Roman" w:hAnsi="Times New Roman"/>
        </w:rPr>
        <w:t>imit</w:t>
      </w:r>
      <w:r w:rsidRPr="00FF0611">
        <w:rPr>
          <w:rFonts w:ascii="Times New Roman" w:hAnsi="Times New Roman"/>
        </w:rPr>
        <w:t>ations on the</w:t>
      </w:r>
      <w:r w:rsidR="00483AE0" w:rsidRPr="00FF0611">
        <w:rPr>
          <w:rFonts w:ascii="Times New Roman" w:hAnsi="Times New Roman"/>
        </w:rPr>
        <w:t xml:space="preserve"> number of suppliers</w:t>
      </w:r>
      <w:r w:rsidRPr="00FF0611">
        <w:rPr>
          <w:rFonts w:ascii="Times New Roman" w:hAnsi="Times New Roman"/>
        </w:rPr>
        <w:t>,</w:t>
      </w:r>
      <w:r w:rsidR="00483AE0" w:rsidRPr="00FF0611">
        <w:rPr>
          <w:rFonts w:ascii="Times New Roman" w:hAnsi="Times New Roman"/>
        </w:rPr>
        <w:t xml:space="preserve"> where applicable</w:t>
      </w:r>
      <w:r w:rsidRPr="00FF0611">
        <w:rPr>
          <w:rFonts w:ascii="Times New Roman" w:hAnsi="Times New Roman"/>
        </w:rPr>
        <w:t>;</w:t>
      </w:r>
    </w:p>
    <w:p w14:paraId="7928BD17" w14:textId="569231ED" w:rsidR="00483AE0" w:rsidRPr="00FF0611" w:rsidRDefault="004B7761" w:rsidP="005A0AA8">
      <w:pPr>
        <w:pStyle w:val="Akapitzlist"/>
        <w:numPr>
          <w:ilvl w:val="0"/>
          <w:numId w:val="23"/>
        </w:numPr>
        <w:spacing w:after="120"/>
        <w:rPr>
          <w:rFonts w:ascii="Times New Roman" w:hAnsi="Times New Roman"/>
        </w:rPr>
      </w:pPr>
      <w:r w:rsidRPr="00FF0611">
        <w:rPr>
          <w:rFonts w:ascii="Times New Roman" w:hAnsi="Times New Roman"/>
        </w:rPr>
        <w:t>q</w:t>
      </w:r>
      <w:r w:rsidR="00483AE0" w:rsidRPr="00FF0611">
        <w:rPr>
          <w:rFonts w:ascii="Times New Roman" w:hAnsi="Times New Roman"/>
        </w:rPr>
        <w:t>ualification criteria and techniques</w:t>
      </w:r>
      <w:r w:rsidRPr="00FF0611">
        <w:rPr>
          <w:rFonts w:ascii="Times New Roman" w:hAnsi="Times New Roman"/>
        </w:rPr>
        <w:t>.</w:t>
      </w:r>
    </w:p>
    <w:p w14:paraId="28CD8700" w14:textId="71ACA33A" w:rsidR="004B7761" w:rsidRPr="00FF0611" w:rsidRDefault="004B7761" w:rsidP="004B7761">
      <w:pPr>
        <w:pStyle w:val="Nagwek5"/>
        <w:numPr>
          <w:ilvl w:val="5"/>
          <w:numId w:val="3"/>
        </w:numPr>
        <w:rPr>
          <w:rFonts w:ascii="Times New Roman" w:hAnsi="Times New Roman" w:cs="Times New Roman"/>
        </w:rPr>
      </w:pPr>
      <w:r w:rsidRPr="00FF0611">
        <w:rPr>
          <w:rFonts w:ascii="Times New Roman" w:hAnsi="Times New Roman" w:cs="Times New Roman"/>
        </w:rPr>
        <w:t>Call for enquiries</w:t>
      </w:r>
    </w:p>
    <w:p w14:paraId="517FFD59" w14:textId="323B5676" w:rsidR="004B7761" w:rsidRPr="00FF0611" w:rsidRDefault="004B7761">
      <w:pPr>
        <w:pBdr>
          <w:top w:val="nil"/>
          <w:left w:val="nil"/>
          <w:bottom w:val="nil"/>
          <w:right w:val="nil"/>
          <w:between w:val="nil"/>
        </w:pBdr>
        <w:spacing w:before="60" w:after="60" w:line="276" w:lineRule="auto"/>
        <w:jc w:val="both"/>
        <w:rPr>
          <w:rFonts w:ascii="Times New Roman" w:hAnsi="Times New Roman"/>
          <w:lang w:val="en-GB"/>
        </w:rPr>
        <w:pPrChange w:id="1357" w:author="Alba Colomer Padrosa" w:date="2021-01-27T12:32:00Z">
          <w:pPr>
            <w:spacing w:after="120"/>
            <w:jc w:val="both"/>
          </w:pPr>
        </w:pPrChange>
      </w:pPr>
      <w:r w:rsidRPr="00FF0611">
        <w:rPr>
          <w:rFonts w:ascii="Times New Roman" w:hAnsi="Times New Roman"/>
          <w:lang w:val="en-GB"/>
        </w:rPr>
        <w:t xml:space="preserve">In order to indicate </w:t>
      </w:r>
      <w:r w:rsidR="002B1930" w:rsidRPr="00FF0611">
        <w:rPr>
          <w:rFonts w:ascii="Times New Roman" w:hAnsi="Times New Roman"/>
          <w:lang w:val="en-GB"/>
        </w:rPr>
        <w:t>the</w:t>
      </w:r>
      <w:r w:rsidRPr="00FF0611">
        <w:rPr>
          <w:rFonts w:ascii="Times New Roman" w:hAnsi="Times New Roman"/>
          <w:lang w:val="en-GB"/>
        </w:rPr>
        <w:t xml:space="preserve"> start </w:t>
      </w:r>
      <w:r w:rsidR="002B1930" w:rsidRPr="00FF0611">
        <w:rPr>
          <w:rFonts w:ascii="Times New Roman" w:hAnsi="Times New Roman"/>
          <w:lang w:val="en-GB"/>
        </w:rPr>
        <w:t xml:space="preserve">date and end date </w:t>
      </w:r>
      <w:r w:rsidRPr="00FF0611">
        <w:rPr>
          <w:rFonts w:ascii="Times New Roman" w:hAnsi="Times New Roman"/>
          <w:lang w:val="en-GB"/>
        </w:rPr>
        <w:t xml:space="preserve">of the explanatory phase of a </w:t>
      </w:r>
      <w:r w:rsidR="002B1930" w:rsidRPr="00FF0611">
        <w:rPr>
          <w:rFonts w:ascii="Times New Roman" w:hAnsi="Times New Roman"/>
          <w:lang w:val="en-GB"/>
        </w:rPr>
        <w:t>procurement</w:t>
      </w:r>
      <w:r w:rsidRPr="00FF0611">
        <w:rPr>
          <w:rFonts w:ascii="Times New Roman" w:hAnsi="Times New Roman"/>
          <w:lang w:val="en-GB"/>
        </w:rPr>
        <w:t xml:space="preserve"> process</w:t>
      </w:r>
      <w:r w:rsidR="002B1930" w:rsidRPr="00FF0611">
        <w:rPr>
          <w:rFonts w:ascii="Times New Roman" w:hAnsi="Times New Roman"/>
          <w:lang w:val="en-GB"/>
        </w:rPr>
        <w:t xml:space="preserve"> established by the CA, </w:t>
      </w:r>
      <w:r w:rsidRPr="00FF0611">
        <w:rPr>
          <w:rFonts w:ascii="Times New Roman" w:hAnsi="Times New Roman"/>
          <w:lang w:val="en-GB"/>
        </w:rPr>
        <w:t xml:space="preserve">a separate </w:t>
      </w:r>
      <w:r w:rsidRPr="00422FEF">
        <w:rPr>
          <w:rFonts w:ascii="Times New Roman" w:eastAsia="Courier New" w:hAnsi="Times New Roman" w:cs="Times New Roman"/>
          <w:color w:val="DD1144"/>
          <w:shd w:val="clear" w:color="auto" w:fill="F3F3F3"/>
          <w:lang w:val="en-GB"/>
          <w:rPrChange w:id="1358" w:author="Alba Colomer Padrosa" w:date="2021-01-27T12:32:00Z">
            <w:rPr>
              <w:rFonts w:ascii="Times New Roman" w:hAnsi="Times New Roman"/>
              <w:lang w:val="en-GB"/>
            </w:rPr>
          </w:rPrChange>
        </w:rPr>
        <w:t>enquiryPeriod</w:t>
      </w:r>
      <w:r w:rsidRPr="00FF0611">
        <w:rPr>
          <w:rFonts w:ascii="Times New Roman" w:hAnsi="Times New Roman"/>
          <w:lang w:val="en-GB"/>
        </w:rPr>
        <w:t xml:space="preserve"> object </w:t>
      </w:r>
      <w:r w:rsidR="002B1930" w:rsidRPr="00FF0611">
        <w:rPr>
          <w:rFonts w:ascii="Times New Roman" w:hAnsi="Times New Roman"/>
          <w:lang w:val="en-GB"/>
        </w:rPr>
        <w:t xml:space="preserve">must be added </w:t>
      </w:r>
      <w:r w:rsidRPr="00FF0611">
        <w:rPr>
          <w:rFonts w:ascii="Times New Roman" w:hAnsi="Times New Roman"/>
          <w:lang w:val="en-GB"/>
        </w:rPr>
        <w:t xml:space="preserve">into </w:t>
      </w:r>
      <w:r w:rsidR="002B1930" w:rsidRPr="00FF0611">
        <w:rPr>
          <w:rFonts w:ascii="Times New Roman" w:hAnsi="Times New Roman"/>
          <w:lang w:val="en-GB"/>
        </w:rPr>
        <w:t xml:space="preserve">the </w:t>
      </w:r>
      <w:r w:rsidRPr="00FF0611">
        <w:rPr>
          <w:rFonts w:ascii="Times New Roman" w:hAnsi="Times New Roman"/>
          <w:lang w:val="en-GB"/>
        </w:rPr>
        <w:t>tender building block</w:t>
      </w:r>
      <w:r w:rsidR="002521D3" w:rsidRPr="00FF0611">
        <w:rPr>
          <w:rFonts w:ascii="Times New Roman" w:hAnsi="Times New Roman"/>
          <w:lang w:val="en-GB"/>
        </w:rPr>
        <w:t xml:space="preserve"> </w:t>
      </w:r>
      <w:r w:rsidR="002521D3" w:rsidRPr="00FF0611">
        <w:rPr>
          <w:rFonts w:ascii="Times New Roman" w:hAnsi="Times New Roman" w:cs="Times New Roman"/>
          <w:lang w:val="en-GB"/>
        </w:rPr>
        <w:t>which will reflect the end date indicated by the CA</w:t>
      </w:r>
      <w:ins w:id="1359" w:author="Alba Colomer Padrosa" w:date="2021-01-27T12:33:00Z">
        <w:r w:rsidR="00422FEF">
          <w:rPr>
            <w:rFonts w:ascii="Times New Roman" w:hAnsi="Times New Roman" w:cs="Times New Roman"/>
            <w:lang w:val="en-GB"/>
          </w:rPr>
          <w:t>,</w:t>
        </w:r>
      </w:ins>
      <w:r w:rsidR="002521D3" w:rsidRPr="00FF0611">
        <w:rPr>
          <w:rFonts w:ascii="Times New Roman" w:hAnsi="Times New Roman" w:cs="Times New Roman"/>
          <w:lang w:val="en-GB"/>
        </w:rPr>
        <w:t xml:space="preserve"> and its start date will reflect</w:t>
      </w:r>
      <w:del w:id="1360" w:author="Alba Colomer Padrosa" w:date="2021-01-27T12:33:00Z">
        <w:r w:rsidR="002521D3" w:rsidRPr="00FF0611" w:rsidDel="00422FEF">
          <w:rPr>
            <w:rFonts w:ascii="Times New Roman" w:hAnsi="Times New Roman" w:cs="Times New Roman"/>
            <w:lang w:val="en-GB"/>
          </w:rPr>
          <w:delText>ed</w:delText>
        </w:r>
      </w:del>
      <w:r w:rsidR="002521D3" w:rsidRPr="00FF0611">
        <w:rPr>
          <w:rFonts w:ascii="Times New Roman" w:hAnsi="Times New Roman" w:cs="Times New Roman"/>
          <w:lang w:val="en-GB"/>
        </w:rPr>
        <w:t xml:space="preserve"> the moment of initiation of the explanatory phase in the system</w:t>
      </w:r>
      <w:r w:rsidRPr="00FF0611">
        <w:rPr>
          <w:rFonts w:ascii="Times New Roman" w:hAnsi="Times New Roman"/>
          <w:lang w:val="en-GB"/>
        </w:rPr>
        <w:t>:</w:t>
      </w:r>
    </w:p>
    <w:tbl>
      <w:tblPr>
        <w:tblW w:w="8931" w:type="dxa"/>
        <w:tblLayout w:type="fixed"/>
        <w:tblLook w:val="0600" w:firstRow="0" w:lastRow="0" w:firstColumn="0" w:lastColumn="0" w:noHBand="1" w:noVBand="1"/>
      </w:tblPr>
      <w:tblGrid>
        <w:gridCol w:w="8931"/>
      </w:tblGrid>
      <w:tr w:rsidR="004B7761" w:rsidRPr="00FF0611" w14:paraId="0C44F9DF" w14:textId="77777777" w:rsidTr="00F51F4E">
        <w:tc>
          <w:tcPr>
            <w:tcW w:w="8931" w:type="dxa"/>
            <w:shd w:val="clear" w:color="auto" w:fill="F8F8F8"/>
            <w:tcMar>
              <w:top w:w="100" w:type="dxa"/>
              <w:left w:w="100" w:type="dxa"/>
              <w:bottom w:w="100" w:type="dxa"/>
              <w:right w:w="100" w:type="dxa"/>
            </w:tcMar>
          </w:tcPr>
          <w:p w14:paraId="3627210A"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62B5114"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16D23AF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"enquiryPeriod": {</w:t>
            </w:r>
          </w:p>
          <w:p w14:paraId="1A2BFEC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24D8E55E"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2FE403EB"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9770DC2"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757BEF1" w14:textId="77777777" w:rsidR="004B7761" w:rsidRPr="00FF0611" w:rsidRDefault="004B776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A602C53" w14:textId="1FE7EA29" w:rsidR="00422FEF" w:rsidRPr="00FF0611" w:rsidRDefault="00422FEF" w:rsidP="00422FE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61" w:author="Alba Colomer Padrosa" w:date="2021-01-27T12:31:00Z">
        <w:r>
          <w:rPr>
            <w:noProof/>
            <w:lang w:val="en-GB"/>
          </w:rPr>
          <w:t>23</w:t>
        </w:r>
      </w:ins>
      <w:del w:id="1362" w:author="Alba Colomer Padrosa" w:date="2021-01-27T12:31:00Z">
        <w:r w:rsidDel="00422FEF">
          <w:rPr>
            <w:noProof/>
            <w:lang w:val="en-GB"/>
          </w:rPr>
          <w:delText>22</w:delText>
        </w:r>
      </w:del>
      <w:r w:rsidRPr="00FF0611">
        <w:rPr>
          <w:lang w:val="en-GB"/>
        </w:rPr>
        <w:fldChar w:fldCharType="end"/>
      </w:r>
      <w:r w:rsidRPr="00FF0611">
        <w:rPr>
          <w:lang w:val="en-GB"/>
        </w:rPr>
        <w:t xml:space="preserve"> – </w:t>
      </w:r>
      <w:del w:id="1363" w:author="Alba Colomer Padrosa" w:date="2021-01-27T12:33:00Z">
        <w:r w:rsidRPr="00FF0611" w:rsidDel="00422FEF">
          <w:rPr>
            <w:lang w:val="en-GB"/>
          </w:rPr>
          <w:delText>State-chart diagram for the conclusion of a FA</w:delText>
        </w:r>
      </w:del>
      <w:ins w:id="1364" w:author="Alba Colomer Padrosa" w:date="2021-01-27T12:33:00Z">
        <w:r>
          <w:rPr>
            <w:lang w:val="en-GB"/>
          </w:rPr>
          <w:t>Enquiry period</w:t>
        </w:r>
      </w:ins>
    </w:p>
    <w:p w14:paraId="01A7295D" w14:textId="21C035F4" w:rsidR="002B1930" w:rsidRPr="00FF0611" w:rsidRDefault="002B1930" w:rsidP="002B1930">
      <w:pPr>
        <w:pStyle w:val="Nagwek5"/>
        <w:numPr>
          <w:ilvl w:val="5"/>
          <w:numId w:val="3"/>
        </w:numPr>
        <w:rPr>
          <w:rFonts w:ascii="Times New Roman" w:hAnsi="Times New Roman" w:cs="Times New Roman"/>
        </w:rPr>
      </w:pPr>
      <w:r w:rsidRPr="00FF0611">
        <w:rPr>
          <w:rFonts w:ascii="Times New Roman" w:hAnsi="Times New Roman" w:cs="Times New Roman"/>
        </w:rPr>
        <w:t>Pre-qualification modality</w:t>
      </w:r>
    </w:p>
    <w:p w14:paraId="04EA887D" w14:textId="4F18E143" w:rsidR="002B1930" w:rsidRPr="00FF0611" w:rsidRDefault="002B1930" w:rsidP="002B1930">
      <w:pPr>
        <w:spacing w:after="120"/>
        <w:jc w:val="both"/>
        <w:rPr>
          <w:rFonts w:ascii="Times New Roman" w:hAnsi="Times New Roman"/>
          <w:lang w:val="en-GB"/>
        </w:rPr>
      </w:pPr>
      <w:r w:rsidRPr="00FF0611">
        <w:rPr>
          <w:rFonts w:ascii="Times New Roman" w:hAnsi="Times New Roman"/>
          <w:lang w:val="en-GB"/>
        </w:rPr>
        <w:t xml:space="preserve">The pre-qualification phase shall be launched in order to receive requests for participation from interested EOs. The following options must </w:t>
      </w:r>
      <w:r w:rsidR="00CE7410" w:rsidRPr="00FF0611">
        <w:rPr>
          <w:rFonts w:ascii="Times New Roman" w:hAnsi="Times New Roman"/>
          <w:lang w:val="en-GB"/>
        </w:rPr>
        <w:t xml:space="preserve">be </w:t>
      </w:r>
      <w:r w:rsidRPr="00FF0611">
        <w:rPr>
          <w:rFonts w:ascii="Times New Roman" w:hAnsi="Times New Roman"/>
          <w:lang w:val="en-GB"/>
        </w:rPr>
        <w:t>taken into consideration:</w:t>
      </w:r>
    </w:p>
    <w:p w14:paraId="3177D6CF" w14:textId="6F34FF73" w:rsidR="002B1930" w:rsidRPr="00FF0611" w:rsidRDefault="002B1930" w:rsidP="005A0AA8">
      <w:pPr>
        <w:pStyle w:val="Akapitzlist"/>
        <w:numPr>
          <w:ilvl w:val="0"/>
          <w:numId w:val="24"/>
        </w:numPr>
        <w:spacing w:after="120"/>
        <w:rPr>
          <w:rFonts w:ascii="Times New Roman" w:hAnsi="Times New Roman"/>
        </w:rPr>
      </w:pPr>
      <w:r w:rsidRPr="00FF0611">
        <w:rPr>
          <w:rFonts w:ascii="Times New Roman" w:hAnsi="Times New Roman"/>
        </w:rPr>
        <w:t xml:space="preserve">Pre-qualification establishment: A separate </w:t>
      </w:r>
      <w:r w:rsidRPr="00422FEF">
        <w:rPr>
          <w:rFonts w:ascii="Times New Roman" w:eastAsia="Courier New" w:hAnsi="Times New Roman"/>
          <w:color w:val="DD1144"/>
          <w:szCs w:val="22"/>
          <w:shd w:val="clear" w:color="auto" w:fill="F3F3F3"/>
          <w:lang w:eastAsia="en-US"/>
          <w:rPrChange w:id="1365" w:author="Alba Colomer Padrosa" w:date="2021-01-27T12:34:00Z">
            <w:rPr>
              <w:rFonts w:ascii="Courier New" w:eastAsia="Courier New" w:hAnsi="Courier New" w:cs="Courier New"/>
              <w:color w:val="000000"/>
              <w:sz w:val="20"/>
              <w:szCs w:val="20"/>
              <w:lang w:eastAsia="es-ES"/>
            </w:rPr>
          </w:rPrChange>
        </w:rPr>
        <w:t>preQualification</w:t>
      </w:r>
      <w:r w:rsidRPr="00FF0611">
        <w:rPr>
          <w:rFonts w:ascii="Times New Roman" w:hAnsi="Times New Roman"/>
        </w:rPr>
        <w:t xml:space="preserve"> block shall be included into the Contract Notice where preliminary qualification or selection of the candidates to be invited to submit an offer is needed.</w:t>
      </w:r>
    </w:p>
    <w:tbl>
      <w:tblPr>
        <w:tblW w:w="8931" w:type="dxa"/>
        <w:tblLayout w:type="fixed"/>
        <w:tblLook w:val="0600" w:firstRow="0" w:lastRow="0" w:firstColumn="0" w:lastColumn="0" w:noHBand="1" w:noVBand="1"/>
      </w:tblPr>
      <w:tblGrid>
        <w:gridCol w:w="8931"/>
      </w:tblGrid>
      <w:tr w:rsidR="002B1930" w:rsidRPr="00FF0611" w14:paraId="57FB2B5B" w14:textId="77777777" w:rsidTr="00F51F4E">
        <w:tc>
          <w:tcPr>
            <w:tcW w:w="8931" w:type="dxa"/>
            <w:shd w:val="clear" w:color="auto" w:fill="F8F8F8"/>
            <w:tcMar>
              <w:top w:w="100" w:type="dxa"/>
              <w:left w:w="100" w:type="dxa"/>
              <w:bottom w:w="100" w:type="dxa"/>
              <w:right w:w="100" w:type="dxa"/>
            </w:tcMar>
          </w:tcPr>
          <w:p w14:paraId="5D788AC1"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46FF9DB"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6D14E68"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26B9AB66"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3BF123B3"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"procuringEntity":{}</w:t>
            </w:r>
          </w:p>
          <w:p w14:paraId="2CF353FC"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DE9A8BE" w14:textId="77777777" w:rsidR="002B1930" w:rsidRPr="00FF0611" w:rsidRDefault="002B1930"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33025BE" w14:textId="6B0B9E31" w:rsidR="00422FEF" w:rsidRPr="00FF0611" w:rsidRDefault="00422FEF" w:rsidP="00422FE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66" w:author="Alba Colomer Padrosa" w:date="2021-01-27T12:34:00Z">
        <w:r>
          <w:rPr>
            <w:noProof/>
            <w:lang w:val="en-GB"/>
          </w:rPr>
          <w:t>24</w:t>
        </w:r>
      </w:ins>
      <w:del w:id="1367" w:author="Alba Colomer Padrosa" w:date="2021-01-27T12:34:00Z">
        <w:r w:rsidDel="00422FEF">
          <w:rPr>
            <w:noProof/>
            <w:lang w:val="en-GB"/>
          </w:rPr>
          <w:delText>23</w:delText>
        </w:r>
      </w:del>
      <w:r w:rsidRPr="00FF0611">
        <w:rPr>
          <w:lang w:val="en-GB"/>
        </w:rPr>
        <w:fldChar w:fldCharType="end"/>
      </w:r>
      <w:r w:rsidRPr="00FF0611">
        <w:rPr>
          <w:lang w:val="en-GB"/>
        </w:rPr>
        <w:t xml:space="preserve"> – </w:t>
      </w:r>
      <w:r>
        <w:rPr>
          <w:lang w:val="en-GB"/>
        </w:rPr>
        <w:t>PreQualification</w:t>
      </w:r>
    </w:p>
    <w:p w14:paraId="2B70F030" w14:textId="6924A930" w:rsidR="001C4FEE" w:rsidRPr="00FF0611" w:rsidDel="00422FEF" w:rsidRDefault="001C4FEE" w:rsidP="001C4FEE">
      <w:pPr>
        <w:pStyle w:val="Akapitzlist"/>
        <w:ind w:left="720"/>
        <w:rPr>
          <w:del w:id="1368" w:author="Alba Colomer Padrosa" w:date="2021-01-27T12:34:00Z"/>
          <w:rFonts w:ascii="Times New Roman" w:eastAsiaTheme="minorEastAsia" w:hAnsi="Times New Roman"/>
          <w:color w:val="404040" w:themeColor="text1" w:themeTint="BF"/>
        </w:rPr>
      </w:pPr>
    </w:p>
    <w:p w14:paraId="6D1B66A1" w14:textId="5B2B6542" w:rsidR="001C4FEE" w:rsidRPr="00FF0611" w:rsidRDefault="002B1930" w:rsidP="005A0AA8">
      <w:pPr>
        <w:pStyle w:val="Akapitzlist"/>
        <w:numPr>
          <w:ilvl w:val="0"/>
          <w:numId w:val="24"/>
        </w:numPr>
        <w:rPr>
          <w:rFonts w:ascii="Times New Roman" w:eastAsiaTheme="minorEastAsia" w:hAnsi="Times New Roman"/>
          <w:color w:val="404040" w:themeColor="text1" w:themeTint="BF"/>
        </w:rPr>
      </w:pPr>
      <w:r w:rsidRPr="00FF0611">
        <w:rPr>
          <w:rFonts w:ascii="Times New Roman" w:hAnsi="Times New Roman"/>
        </w:rPr>
        <w:t xml:space="preserve">Call for </w:t>
      </w:r>
      <w:r w:rsidR="001C4FEE" w:rsidRPr="00FF0611">
        <w:rPr>
          <w:rFonts w:ascii="Times New Roman" w:hAnsi="Times New Roman"/>
        </w:rPr>
        <w:t xml:space="preserve">EoI: Submission of EoIs is only available during a certain period determined </w:t>
      </w:r>
      <w:r w:rsidR="003E0156" w:rsidRPr="00FF0611">
        <w:rPr>
          <w:rFonts w:ascii="Times New Roman" w:hAnsi="Times New Roman"/>
        </w:rPr>
        <w:t>in the</w:t>
      </w:r>
      <w:r w:rsidR="001C4FEE" w:rsidRPr="00FF0611">
        <w:rPr>
          <w:rFonts w:ascii="Times New Roman" w:hAnsi="Times New Roman"/>
        </w:rPr>
        <w:t xml:space="preserve"> stage of pre-qualification. In order to reflect such a period, a separate object </w:t>
      </w:r>
      <w:r w:rsidR="001C4FEE" w:rsidRPr="00422FEF">
        <w:rPr>
          <w:rFonts w:ascii="Times New Roman" w:eastAsia="Courier New" w:hAnsi="Times New Roman"/>
          <w:color w:val="DD1144"/>
          <w:szCs w:val="22"/>
          <w:shd w:val="clear" w:color="auto" w:fill="F3F3F3"/>
          <w:lang w:eastAsia="en-US"/>
          <w:rPrChange w:id="1369" w:author="Alba Colomer Padrosa" w:date="2021-01-27T12:36:00Z">
            <w:rPr>
              <w:rFonts w:ascii="Times New Roman" w:hAnsi="Times New Roman"/>
            </w:rPr>
          </w:rPrChange>
        </w:rPr>
        <w:t>period</w:t>
      </w:r>
      <w:r w:rsidR="001C4FEE" w:rsidRPr="00FF0611">
        <w:rPr>
          <w:rFonts w:ascii="Times New Roman" w:hAnsi="Times New Roman"/>
        </w:rPr>
        <w:t xml:space="preserve"> must be added into the</w:t>
      </w:r>
      <w:r w:rsidR="001C4FEE" w:rsidRPr="00FF0611">
        <w:rPr>
          <w:rFonts w:ascii="Times New Roman" w:eastAsiaTheme="minorEastAsia" w:hAnsi="Times New Roman"/>
          <w:color w:val="404040" w:themeColor="text1" w:themeTint="BF"/>
        </w:rPr>
        <w:t xml:space="preserve"> </w:t>
      </w:r>
      <w:r w:rsidR="001C4FEE" w:rsidRPr="00422FEF">
        <w:rPr>
          <w:rFonts w:ascii="Times New Roman" w:eastAsia="Courier New" w:hAnsi="Times New Roman"/>
          <w:color w:val="DD1144"/>
          <w:szCs w:val="22"/>
          <w:shd w:val="clear" w:color="auto" w:fill="F3F3F3"/>
          <w:lang w:eastAsia="en-US"/>
          <w:rPrChange w:id="1370" w:author="Alba Colomer Padrosa" w:date="2021-01-27T12:34:00Z">
            <w:rPr>
              <w:rFonts w:ascii="Courier New" w:eastAsia="Courier New" w:hAnsi="Courier New" w:cs="Courier New"/>
              <w:color w:val="000000"/>
              <w:sz w:val="20"/>
              <w:szCs w:val="20"/>
              <w:lang w:eastAsia="es-ES"/>
            </w:rPr>
          </w:rPrChange>
        </w:rPr>
        <w:t>preQualification</w:t>
      </w:r>
      <w:r w:rsidR="001C4FEE" w:rsidRPr="00FF0611">
        <w:rPr>
          <w:rFonts w:ascii="Times New Roman" w:eastAsiaTheme="minorEastAsia" w:hAnsi="Times New Roman"/>
          <w:color w:val="404040" w:themeColor="text1" w:themeTint="BF"/>
        </w:rPr>
        <w:t xml:space="preserve"> </w:t>
      </w:r>
      <w:r w:rsidR="001C4FEE" w:rsidRPr="00FF0611">
        <w:rPr>
          <w:rFonts w:ascii="Times New Roman" w:hAnsi="Times New Roman"/>
        </w:rPr>
        <w:t>block.</w:t>
      </w:r>
    </w:p>
    <w:tbl>
      <w:tblPr>
        <w:tblW w:w="8931" w:type="dxa"/>
        <w:tblLayout w:type="fixed"/>
        <w:tblLook w:val="0600" w:firstRow="0" w:lastRow="0" w:firstColumn="0" w:lastColumn="0" w:noHBand="1" w:noVBand="1"/>
      </w:tblPr>
      <w:tblGrid>
        <w:gridCol w:w="8931"/>
      </w:tblGrid>
      <w:tr w:rsidR="001C4FEE" w:rsidRPr="00FF0611" w14:paraId="0B61A0F3" w14:textId="77777777" w:rsidTr="00F51F4E">
        <w:tc>
          <w:tcPr>
            <w:tcW w:w="8931" w:type="dxa"/>
            <w:shd w:val="clear" w:color="auto" w:fill="F8F8F8"/>
            <w:tcMar>
              <w:top w:w="100" w:type="dxa"/>
              <w:left w:w="100" w:type="dxa"/>
              <w:bottom w:w="100" w:type="dxa"/>
              <w:right w:w="100" w:type="dxa"/>
            </w:tcMar>
          </w:tcPr>
          <w:p w14:paraId="4F3D29D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87A368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38ABFB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"period": {</w:t>
            </w:r>
          </w:p>
          <w:p w14:paraId="7CE8E3C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0D78555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5C6FB09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3D7837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DDABBC1"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6BE1510" w14:textId="029F1D35" w:rsidR="00422FEF" w:rsidRPr="00FF0611" w:rsidRDefault="00422FEF" w:rsidP="00422FE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71" w:author="Alba Colomer Padrosa" w:date="2021-01-27T12:35:00Z">
        <w:r>
          <w:rPr>
            <w:noProof/>
            <w:lang w:val="en-GB"/>
          </w:rPr>
          <w:t>25</w:t>
        </w:r>
      </w:ins>
      <w:del w:id="1372" w:author="Alba Colomer Padrosa" w:date="2021-01-27T12:35:00Z">
        <w:r w:rsidDel="00422FEF">
          <w:rPr>
            <w:noProof/>
            <w:lang w:val="en-GB"/>
          </w:rPr>
          <w:delText>24</w:delText>
        </w:r>
      </w:del>
      <w:r w:rsidRPr="00FF0611">
        <w:rPr>
          <w:lang w:val="en-GB"/>
        </w:rPr>
        <w:fldChar w:fldCharType="end"/>
      </w:r>
      <w:r w:rsidRPr="00FF0611">
        <w:rPr>
          <w:lang w:val="en-GB"/>
        </w:rPr>
        <w:t xml:space="preserve"> – </w:t>
      </w:r>
      <w:r>
        <w:rPr>
          <w:lang w:val="en-GB"/>
        </w:rPr>
        <w:t>Call for EoI</w:t>
      </w:r>
    </w:p>
    <w:p w14:paraId="3B6848D8" w14:textId="153AB3B3" w:rsidR="001C4FEE" w:rsidRPr="00FF0611" w:rsidDel="00422FEF" w:rsidRDefault="001C4FEE" w:rsidP="001C4FEE">
      <w:pPr>
        <w:jc w:val="both"/>
        <w:rPr>
          <w:del w:id="1373" w:author="Alba Colomer Padrosa" w:date="2021-01-27T12:34:00Z"/>
          <w:rFonts w:ascii="Times New Roman" w:eastAsiaTheme="minorEastAsia" w:hAnsi="Times New Roman" w:cs="Times New Roman"/>
          <w:color w:val="404040" w:themeColor="text1" w:themeTint="BF"/>
          <w:lang w:val="en-GB"/>
        </w:rPr>
      </w:pPr>
    </w:p>
    <w:p w14:paraId="45EB2F24" w14:textId="60EA9179" w:rsidR="002B1930" w:rsidRPr="00FF0611" w:rsidRDefault="001C4FEE" w:rsidP="001C4FEE">
      <w:pPr>
        <w:spacing w:after="120"/>
        <w:jc w:val="both"/>
        <w:rPr>
          <w:rFonts w:ascii="Times New Roman" w:hAnsi="Times New Roman"/>
          <w:lang w:val="en-GB"/>
        </w:rPr>
      </w:pPr>
      <w:r w:rsidRPr="00FF0611">
        <w:rPr>
          <w:rFonts w:ascii="Times New Roman" w:hAnsi="Times New Roman"/>
          <w:lang w:val="en-GB"/>
        </w:rPr>
        <w:t xml:space="preserve">A </w:t>
      </w:r>
      <w:r w:rsidR="003E0156" w:rsidRPr="00FF0611">
        <w:rPr>
          <w:rFonts w:ascii="Times New Roman" w:hAnsi="Times New Roman"/>
          <w:lang w:val="en-GB"/>
        </w:rPr>
        <w:t>PAC</w:t>
      </w:r>
      <w:r w:rsidRPr="00FF0611">
        <w:rPr>
          <w:rFonts w:ascii="Times New Roman" w:hAnsi="Times New Roman"/>
          <w:lang w:val="en-GB"/>
        </w:rPr>
        <w:t xml:space="preserve"> request can also be published in the situations described in section 2.5.5</w:t>
      </w:r>
      <w:r w:rsidR="003E0156" w:rsidRPr="00FF0611">
        <w:rPr>
          <w:rFonts w:ascii="Times New Roman" w:hAnsi="Times New Roman"/>
          <w:lang w:val="en-GB"/>
        </w:rPr>
        <w:t xml:space="preserve"> of this document</w:t>
      </w:r>
      <w:r w:rsidRPr="00FF0611">
        <w:rPr>
          <w:rFonts w:ascii="Times New Roman" w:hAnsi="Times New Roman"/>
          <w:lang w:val="en-GB"/>
        </w:rPr>
        <w:t>.</w:t>
      </w:r>
    </w:p>
    <w:p w14:paraId="3F948D5C" w14:textId="33BDD4F8" w:rsidR="001C4FEE" w:rsidRPr="00FF0611" w:rsidRDefault="001C4FEE" w:rsidP="001C4FEE">
      <w:pPr>
        <w:pStyle w:val="Nagwek5"/>
        <w:numPr>
          <w:ilvl w:val="4"/>
          <w:numId w:val="3"/>
        </w:numPr>
        <w:rPr>
          <w:rFonts w:ascii="Times New Roman" w:hAnsi="Times New Roman" w:cs="Times New Roman"/>
        </w:rPr>
      </w:pPr>
      <w:r w:rsidRPr="00FF0611">
        <w:rPr>
          <w:rFonts w:ascii="Times New Roman" w:hAnsi="Times New Roman" w:cs="Times New Roman"/>
        </w:rPr>
        <w:t>State1 - Submission phase (active.submission)</w:t>
      </w:r>
    </w:p>
    <w:p w14:paraId="1457B8FD" w14:textId="348D6613" w:rsidR="001C4FEE" w:rsidRPr="00FF0611" w:rsidRDefault="001C4FEE" w:rsidP="001C4FEE">
      <w:pPr>
        <w:pStyle w:val="Nagwek5"/>
        <w:numPr>
          <w:ilvl w:val="5"/>
          <w:numId w:val="3"/>
        </w:numPr>
        <w:rPr>
          <w:rFonts w:ascii="Times New Roman" w:hAnsi="Times New Roman" w:cs="Times New Roman"/>
        </w:rPr>
      </w:pPr>
      <w:r w:rsidRPr="00FF0611">
        <w:rPr>
          <w:rFonts w:ascii="Times New Roman" w:hAnsi="Times New Roman" w:cs="Times New Roman"/>
        </w:rPr>
        <w:t>Enquiries - requests and clarifications</w:t>
      </w:r>
    </w:p>
    <w:p w14:paraId="18AD225B" w14:textId="63488152" w:rsidR="001C4FEE" w:rsidRPr="00FF0611" w:rsidRDefault="001C4FEE" w:rsidP="001C4FEE">
      <w:pPr>
        <w:spacing w:after="120"/>
        <w:jc w:val="both"/>
        <w:rPr>
          <w:rFonts w:ascii="Times New Roman" w:hAnsi="Times New Roman"/>
          <w:lang w:val="en-GB"/>
        </w:rPr>
      </w:pPr>
      <w:r w:rsidRPr="00FF0611">
        <w:rPr>
          <w:rFonts w:ascii="Times New Roman" w:hAnsi="Times New Roman"/>
          <w:lang w:val="en-GB"/>
        </w:rPr>
        <w:t>During the enquiry period (</w:t>
      </w:r>
      <w:r w:rsidRPr="000A542A">
        <w:rPr>
          <w:rFonts w:ascii="Times New Roman" w:eastAsia="Courier New" w:hAnsi="Times New Roman" w:cs="Times New Roman"/>
          <w:color w:val="DD1144"/>
          <w:shd w:val="clear" w:color="auto" w:fill="F3F3F3"/>
          <w:lang w:val="en-GB"/>
          <w:rPrChange w:id="1374" w:author="Alba Colomer Padrosa" w:date="2021-01-27T14:10:00Z">
            <w:rPr>
              <w:rFonts w:ascii="Courier New" w:eastAsia="Courier New" w:hAnsi="Courier New" w:cs="Courier New"/>
              <w:color w:val="000000"/>
              <w:sz w:val="20"/>
              <w:szCs w:val="20"/>
              <w:lang w:val="en-GB" w:eastAsia="es-ES"/>
            </w:rPr>
          </w:rPrChange>
        </w:rPr>
        <w:t>tender.enquiryPeriod</w:t>
      </w:r>
      <w:r w:rsidRPr="00FF0611">
        <w:rPr>
          <w:rFonts w:ascii="Courier New" w:eastAsia="Courier New" w:hAnsi="Courier New" w:cs="Courier New"/>
          <w:color w:val="000000"/>
          <w:sz w:val="20"/>
          <w:szCs w:val="20"/>
          <w:lang w:val="en-GB" w:eastAsia="es-ES"/>
        </w:rPr>
        <w:t>),</w:t>
      </w:r>
      <w:r w:rsidRPr="00FF0611">
        <w:rPr>
          <w:rFonts w:ascii="Times New Roman" w:hAnsi="Times New Roman"/>
          <w:lang w:val="en-GB"/>
        </w:rPr>
        <w:t xml:space="preserve"> any interested EO is allowed to send enquiries</w:t>
      </w:r>
      <w:r w:rsidR="00F45C7C" w:rsidRPr="00FF0611">
        <w:rPr>
          <w:rFonts w:ascii="Times New Roman" w:hAnsi="Times New Roman"/>
          <w:lang w:val="en-GB"/>
        </w:rPr>
        <w:t>, that is,</w:t>
      </w:r>
      <w:r w:rsidRPr="00FF0611">
        <w:rPr>
          <w:rFonts w:ascii="Times New Roman" w:hAnsi="Times New Roman"/>
          <w:lang w:val="en-GB"/>
        </w:rPr>
        <w:t xml:space="preserve"> requests for clarification. Such requests remain anonymous until </w:t>
      </w:r>
      <w:r w:rsidRPr="000A542A">
        <w:rPr>
          <w:rFonts w:ascii="Times New Roman" w:eastAsia="Courier New" w:hAnsi="Times New Roman" w:cs="Times New Roman"/>
          <w:color w:val="DD1144"/>
          <w:shd w:val="clear" w:color="auto" w:fill="F3F3F3"/>
          <w:lang w:val="en-GB"/>
          <w:rPrChange w:id="1375" w:author="Alba Colomer Padrosa" w:date="2021-01-27T14:10:00Z">
            <w:rPr>
              <w:rFonts w:ascii="Courier New" w:eastAsia="Courier New" w:hAnsi="Courier New" w:cs="Courier New"/>
              <w:color w:val="000000"/>
              <w:sz w:val="20"/>
              <w:szCs w:val="20"/>
              <w:lang w:val="en-GB" w:eastAsia="es-ES"/>
            </w:rPr>
          </w:rPrChange>
        </w:rPr>
        <w:t>tender.enquiryPeriod.endDate</w:t>
      </w:r>
      <w:r w:rsidRPr="00FF0611">
        <w:rPr>
          <w:rFonts w:ascii="Times New Roman" w:hAnsi="Times New Roman"/>
          <w:lang w:val="en-GB"/>
        </w:rPr>
        <w:t xml:space="preserve">.  </w:t>
      </w:r>
      <w:r w:rsidR="00F45C7C" w:rsidRPr="00FF0611">
        <w:rPr>
          <w:rFonts w:ascii="Times New Roman" w:hAnsi="Times New Roman"/>
          <w:lang w:val="en-GB"/>
        </w:rPr>
        <w:t>After</w:t>
      </w:r>
      <w:r w:rsidRPr="00FF0611">
        <w:rPr>
          <w:rFonts w:ascii="Times New Roman" w:hAnsi="Times New Roman"/>
          <w:lang w:val="en-GB"/>
        </w:rPr>
        <w:t xml:space="preserve"> </w:t>
      </w:r>
      <w:r w:rsidRPr="000A542A">
        <w:rPr>
          <w:rFonts w:ascii="Times New Roman" w:eastAsia="Courier New" w:hAnsi="Times New Roman" w:cs="Times New Roman"/>
          <w:color w:val="DD1144"/>
          <w:shd w:val="clear" w:color="auto" w:fill="F3F3F3"/>
          <w:lang w:val="en-GB"/>
          <w:rPrChange w:id="1376" w:author="Alba Colomer Padrosa" w:date="2021-01-27T14:10:00Z">
            <w:rPr>
              <w:rFonts w:ascii="Courier New" w:eastAsia="Courier New" w:hAnsi="Courier New" w:cs="Courier New"/>
              <w:color w:val="000000"/>
              <w:sz w:val="20"/>
              <w:szCs w:val="20"/>
              <w:lang w:val="en-GB" w:eastAsia="es-ES"/>
            </w:rPr>
          </w:rPrChange>
        </w:rPr>
        <w:t>tender.enquiryPeriod.endDate</w:t>
      </w:r>
      <w:r w:rsidR="00F45C7C" w:rsidRPr="00FF0611">
        <w:rPr>
          <w:rFonts w:ascii="Courier New" w:eastAsia="Courier New" w:hAnsi="Courier New" w:cs="Courier New"/>
          <w:color w:val="000000"/>
          <w:sz w:val="20"/>
          <w:szCs w:val="20"/>
          <w:lang w:val="en-GB" w:eastAsia="es-ES"/>
        </w:rPr>
        <w:t>,</w:t>
      </w:r>
      <w:r w:rsidRPr="00FF0611">
        <w:rPr>
          <w:rFonts w:ascii="Times New Roman" w:hAnsi="Times New Roman"/>
          <w:lang w:val="en-GB"/>
        </w:rPr>
        <w:t xml:space="preserve"> no more enquiries </w:t>
      </w:r>
      <w:r w:rsidR="00F45C7C" w:rsidRPr="00FF0611">
        <w:rPr>
          <w:rFonts w:ascii="Times New Roman" w:hAnsi="Times New Roman"/>
          <w:lang w:val="en-GB"/>
        </w:rPr>
        <w:t>can</w:t>
      </w:r>
      <w:r w:rsidRPr="00FF0611">
        <w:rPr>
          <w:rFonts w:ascii="Times New Roman" w:hAnsi="Times New Roman"/>
          <w:lang w:val="en-GB"/>
        </w:rPr>
        <w:t xml:space="preserve"> be received.</w:t>
      </w:r>
    </w:p>
    <w:p w14:paraId="62BC5415" w14:textId="651E5373" w:rsidR="001C4FEE" w:rsidRPr="00FF0611" w:rsidRDefault="001C4FEE" w:rsidP="005A0AA8">
      <w:pPr>
        <w:pStyle w:val="Akapitzlist"/>
        <w:numPr>
          <w:ilvl w:val="0"/>
          <w:numId w:val="24"/>
        </w:numPr>
        <w:spacing w:after="120"/>
        <w:rPr>
          <w:rFonts w:ascii="Times New Roman" w:hAnsi="Times New Roman"/>
        </w:rPr>
      </w:pPr>
      <w:r w:rsidRPr="00FF0611">
        <w:rPr>
          <w:rFonts w:ascii="Times New Roman" w:hAnsi="Times New Roman"/>
        </w:rPr>
        <w:t xml:space="preserve">Enquiries: All the enquiries received within the </w:t>
      </w:r>
      <w:r w:rsidRPr="000A542A">
        <w:rPr>
          <w:rFonts w:ascii="Times New Roman" w:eastAsia="Courier New" w:hAnsi="Times New Roman"/>
          <w:color w:val="DD1144"/>
          <w:szCs w:val="22"/>
          <w:shd w:val="clear" w:color="auto" w:fill="F3F3F3"/>
          <w:lang w:eastAsia="en-US"/>
          <w:rPrChange w:id="1377" w:author="Alba Colomer Padrosa" w:date="2021-01-27T14:10:00Z">
            <w:rPr>
              <w:rFonts w:ascii="Courier New" w:eastAsia="Courier New" w:hAnsi="Courier New" w:cs="Courier New"/>
              <w:color w:val="000000"/>
              <w:sz w:val="20"/>
              <w:szCs w:val="20"/>
              <w:lang w:eastAsia="es-ES"/>
            </w:rPr>
          </w:rPrChange>
        </w:rPr>
        <w:t>tender.enquiryPeriod</w:t>
      </w:r>
      <w:r w:rsidRPr="00FF0611">
        <w:rPr>
          <w:rFonts w:ascii="Times New Roman" w:hAnsi="Times New Roman"/>
        </w:rPr>
        <w:t xml:space="preserve"> </w:t>
      </w:r>
      <w:r w:rsidR="00F45C7C" w:rsidRPr="00FF0611">
        <w:rPr>
          <w:rFonts w:ascii="Times New Roman" w:hAnsi="Times New Roman"/>
        </w:rPr>
        <w:t>must be disclosed in</w:t>
      </w:r>
      <w:r w:rsidRPr="00FF0611">
        <w:rPr>
          <w:rFonts w:ascii="Times New Roman" w:hAnsi="Times New Roman"/>
        </w:rPr>
        <w:t xml:space="preserve">mediately as an enquiries array item. </w:t>
      </w:r>
      <w:r w:rsidR="00F45C7C" w:rsidRPr="00FF0611">
        <w:rPr>
          <w:rFonts w:ascii="Times New Roman" w:hAnsi="Times New Roman"/>
        </w:rPr>
        <w:t>E</w:t>
      </w:r>
      <w:r w:rsidRPr="00FF0611">
        <w:rPr>
          <w:rFonts w:ascii="Times New Roman" w:hAnsi="Times New Roman"/>
        </w:rPr>
        <w:t xml:space="preserve">nquiries authors remain confidential until the start of </w:t>
      </w:r>
      <w:r w:rsidR="00F45C7C" w:rsidRPr="00FF0611">
        <w:rPr>
          <w:rFonts w:ascii="Times New Roman" w:hAnsi="Times New Roman"/>
        </w:rPr>
        <w:t>the</w:t>
      </w:r>
      <w:r w:rsidRPr="00FF0611">
        <w:rPr>
          <w:rFonts w:ascii="Times New Roman" w:hAnsi="Times New Roman"/>
        </w:rPr>
        <w:t xml:space="preserve"> evaluation.</w:t>
      </w:r>
    </w:p>
    <w:tbl>
      <w:tblPr>
        <w:tblW w:w="8931" w:type="dxa"/>
        <w:tblLayout w:type="fixed"/>
        <w:tblLook w:val="0600" w:firstRow="0" w:lastRow="0" w:firstColumn="0" w:lastColumn="0" w:noHBand="1" w:noVBand="1"/>
      </w:tblPr>
      <w:tblGrid>
        <w:gridCol w:w="8931"/>
      </w:tblGrid>
      <w:tr w:rsidR="001C4FEE" w:rsidRPr="00FF0611" w14:paraId="146D47B0" w14:textId="77777777" w:rsidTr="00F51F4E">
        <w:tc>
          <w:tcPr>
            <w:tcW w:w="8931" w:type="dxa"/>
            <w:shd w:val="clear" w:color="auto" w:fill="F8F8F8"/>
            <w:tcMar>
              <w:top w:w="100" w:type="dxa"/>
              <w:left w:w="100" w:type="dxa"/>
              <w:bottom w:w="100" w:type="dxa"/>
              <w:right w:w="100" w:type="dxa"/>
            </w:tcMar>
          </w:tcPr>
          <w:p w14:paraId="6DF29885"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ED21FE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E1F997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"enquiries": [</w:t>
            </w:r>
          </w:p>
          <w:p w14:paraId="0D4E75C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609BC3F"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E878C04"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w:t>
            </w:r>
          </w:p>
          <w:p w14:paraId="011321BD"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w:t>
            </w:r>
          </w:p>
          <w:p w14:paraId="5602108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"relatedLot": ""</w:t>
            </w:r>
          </w:p>
          <w:p w14:paraId="2841B03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B12F03E"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09783CB"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FA7D39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F02358D" w14:textId="452446EC" w:rsidR="000A542A" w:rsidRPr="00FF0611" w:rsidRDefault="000A542A" w:rsidP="000A542A">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78" w:author="Alba Colomer Padrosa" w:date="2021-01-27T14:11:00Z">
        <w:r>
          <w:rPr>
            <w:noProof/>
            <w:lang w:val="en-GB"/>
          </w:rPr>
          <w:t>26</w:t>
        </w:r>
      </w:ins>
      <w:del w:id="1379" w:author="Alba Colomer Padrosa" w:date="2021-01-27T14:11:00Z">
        <w:r w:rsidDel="000A542A">
          <w:rPr>
            <w:noProof/>
            <w:lang w:val="en-GB"/>
          </w:rPr>
          <w:delText>25</w:delText>
        </w:r>
      </w:del>
      <w:r w:rsidRPr="00FF0611">
        <w:rPr>
          <w:lang w:val="en-GB"/>
        </w:rPr>
        <w:fldChar w:fldCharType="end"/>
      </w:r>
      <w:r w:rsidRPr="00FF0611">
        <w:rPr>
          <w:lang w:val="en-GB"/>
        </w:rPr>
        <w:t xml:space="preserve"> – </w:t>
      </w:r>
      <w:r>
        <w:rPr>
          <w:lang w:val="en-GB"/>
        </w:rPr>
        <w:t>Enquiries</w:t>
      </w:r>
    </w:p>
    <w:p w14:paraId="386B9218" w14:textId="344FE201" w:rsidR="001C4FEE" w:rsidRPr="00FF0611" w:rsidRDefault="001C4FEE">
      <w:pPr>
        <w:pStyle w:val="Akapitzlist"/>
        <w:numPr>
          <w:ilvl w:val="0"/>
          <w:numId w:val="24"/>
        </w:numPr>
        <w:spacing w:after="120"/>
        <w:rPr>
          <w:rFonts w:ascii="Times New Roman" w:hAnsi="Times New Roman"/>
        </w:rPr>
        <w:pPrChange w:id="1380" w:author="Alba Colomer Padrosa" w:date="2021-01-27T14:11:00Z">
          <w:pPr>
            <w:pStyle w:val="Akapitzlist"/>
            <w:numPr>
              <w:numId w:val="24"/>
            </w:numPr>
            <w:ind w:left="720" w:hanging="360"/>
          </w:pPr>
        </w:pPrChange>
      </w:pPr>
      <w:r w:rsidRPr="00FF0611">
        <w:rPr>
          <w:rFonts w:ascii="Times New Roman" w:hAnsi="Times New Roman"/>
        </w:rPr>
        <w:t xml:space="preserve">Answers: During </w:t>
      </w:r>
      <w:r w:rsidRPr="000A542A">
        <w:rPr>
          <w:rFonts w:ascii="Times New Roman" w:eastAsia="Courier New" w:hAnsi="Times New Roman"/>
          <w:color w:val="DD1144"/>
          <w:szCs w:val="22"/>
          <w:shd w:val="clear" w:color="auto" w:fill="F3F3F3"/>
          <w:lang w:eastAsia="en-US"/>
          <w:rPrChange w:id="1381" w:author="Alba Colomer Padrosa" w:date="2021-01-27T14:11:00Z">
            <w:rPr>
              <w:rFonts w:ascii="Times New Roman" w:hAnsi="Times New Roman"/>
            </w:rPr>
          </w:rPrChange>
        </w:rPr>
        <w:t>enquiryPeriod</w:t>
      </w:r>
      <w:r w:rsidR="00F45C7C" w:rsidRPr="00FF0611">
        <w:rPr>
          <w:rFonts w:ascii="Times New Roman" w:hAnsi="Times New Roman"/>
        </w:rPr>
        <w:t>, the</w:t>
      </w:r>
      <w:r w:rsidRPr="00FF0611">
        <w:rPr>
          <w:rFonts w:ascii="Times New Roman" w:hAnsi="Times New Roman"/>
        </w:rPr>
        <w:t xml:space="preserve"> CA is able to submit an answer to </w:t>
      </w:r>
      <w:r w:rsidR="00F45C7C" w:rsidRPr="00FF0611">
        <w:rPr>
          <w:rFonts w:ascii="Times New Roman" w:hAnsi="Times New Roman"/>
        </w:rPr>
        <w:t xml:space="preserve">each </w:t>
      </w:r>
      <w:r w:rsidRPr="00FF0611">
        <w:rPr>
          <w:rFonts w:ascii="Times New Roman" w:hAnsi="Times New Roman"/>
        </w:rPr>
        <w:t>question received</w:t>
      </w:r>
      <w:r w:rsidR="00F45C7C"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1C4FEE" w:rsidRPr="00FF0611" w14:paraId="080B8672" w14:textId="77777777" w:rsidTr="00F51F4E">
        <w:tc>
          <w:tcPr>
            <w:tcW w:w="8931" w:type="dxa"/>
            <w:shd w:val="clear" w:color="auto" w:fill="F8F8F8"/>
            <w:tcMar>
              <w:top w:w="100" w:type="dxa"/>
              <w:left w:w="100" w:type="dxa"/>
              <w:bottom w:w="100" w:type="dxa"/>
              <w:right w:w="100" w:type="dxa"/>
            </w:tcMar>
          </w:tcPr>
          <w:p w14:paraId="11D07CD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652CB1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14693B7"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"enquiries": [</w:t>
            </w:r>
          </w:p>
          <w:p w14:paraId="7B9DA333"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98AE5EB"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10A35518"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"answer": "",</w:t>
            </w:r>
          </w:p>
          <w:p w14:paraId="650442B2"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"dateAnswered": ""</w:t>
            </w:r>
          </w:p>
          <w:p w14:paraId="6F7FA3B8"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B8A9C1"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D5517C5"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47DC56C" w14:textId="77777777" w:rsidR="001C4FEE" w:rsidRPr="00FF0611" w:rsidRDefault="001C4FEE"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BC19E15" w14:textId="60195FC1" w:rsidR="000A542A" w:rsidRPr="00FF0611" w:rsidRDefault="000A542A" w:rsidP="000A542A">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82" w:author="Alba Colomer Padrosa" w:date="2021-01-27T14:11:00Z">
        <w:r>
          <w:rPr>
            <w:noProof/>
            <w:lang w:val="en-GB"/>
          </w:rPr>
          <w:t>27</w:t>
        </w:r>
      </w:ins>
      <w:del w:id="1383" w:author="Alba Colomer Padrosa" w:date="2021-01-27T14:11:00Z">
        <w:r w:rsidDel="000A542A">
          <w:rPr>
            <w:noProof/>
            <w:lang w:val="en-GB"/>
          </w:rPr>
          <w:delText>25</w:delText>
        </w:r>
      </w:del>
      <w:r w:rsidRPr="00FF0611">
        <w:rPr>
          <w:lang w:val="en-GB"/>
        </w:rPr>
        <w:fldChar w:fldCharType="end"/>
      </w:r>
      <w:r w:rsidRPr="00FF0611">
        <w:rPr>
          <w:lang w:val="en-GB"/>
        </w:rPr>
        <w:t xml:space="preserve"> – </w:t>
      </w:r>
      <w:r>
        <w:rPr>
          <w:lang w:val="en-GB"/>
        </w:rPr>
        <w:t>Answers to enquiries</w:t>
      </w:r>
    </w:p>
    <w:p w14:paraId="3F63D9EB" w14:textId="6DDA5701" w:rsidR="001C4FEE" w:rsidRPr="00FF0611" w:rsidDel="000A542A" w:rsidRDefault="001C4FEE" w:rsidP="001C4FEE">
      <w:pPr>
        <w:rPr>
          <w:del w:id="1384" w:author="Alba Colomer Padrosa" w:date="2021-01-27T14:11:00Z"/>
          <w:rFonts w:ascii="Times New Roman" w:hAnsi="Times New Roman"/>
          <w:lang w:val="en-GB"/>
        </w:rPr>
      </w:pPr>
    </w:p>
    <w:p w14:paraId="3A3B7665" w14:textId="4E108838" w:rsidR="00F45C7C" w:rsidRPr="00FF0611" w:rsidRDefault="00F45C7C" w:rsidP="00F45C7C">
      <w:pPr>
        <w:pStyle w:val="Nagwek5"/>
        <w:numPr>
          <w:ilvl w:val="5"/>
          <w:numId w:val="3"/>
        </w:numPr>
        <w:rPr>
          <w:rFonts w:ascii="Times New Roman" w:hAnsi="Times New Roman" w:cs="Times New Roman"/>
        </w:rPr>
      </w:pPr>
      <w:r w:rsidRPr="00FF0611">
        <w:rPr>
          <w:rFonts w:ascii="Times New Roman" w:hAnsi="Times New Roman" w:cs="Times New Roman"/>
        </w:rPr>
        <w:t>Submission of EoI</w:t>
      </w:r>
    </w:p>
    <w:p w14:paraId="63686D68" w14:textId="57316FF9" w:rsidR="00F45C7C" w:rsidRPr="00FF0611" w:rsidRDefault="00AA3B04" w:rsidP="00F45C7C">
      <w:pPr>
        <w:jc w:val="both"/>
        <w:rPr>
          <w:rFonts w:ascii="Times New Roman" w:hAnsi="Times New Roman"/>
          <w:lang w:val="en-GB"/>
        </w:rPr>
      </w:pPr>
      <w:r w:rsidRPr="00FF0611">
        <w:rPr>
          <w:rFonts w:ascii="Times New Roman" w:hAnsi="Times New Roman" w:cs="Times New Roman"/>
          <w:lang w:val="en-GB"/>
        </w:rPr>
        <w:t xml:space="preserve">The submission of EoIs is only allowed during a specific period of time, determined by a pre-qualification stage. In order to reflect this period, a separate </w:t>
      </w:r>
      <w:r w:rsidR="00F45C7C" w:rsidRPr="000A542A">
        <w:rPr>
          <w:rFonts w:ascii="Times New Roman" w:eastAsia="Courier New" w:hAnsi="Times New Roman" w:cs="Times New Roman"/>
          <w:color w:val="DD1144"/>
          <w:shd w:val="clear" w:color="auto" w:fill="F3F3F3"/>
          <w:lang w:val="en-GB"/>
          <w:rPrChange w:id="1385" w:author="Alba Colomer Padrosa" w:date="2021-01-27T14:14:00Z">
            <w:rPr>
              <w:rFonts w:ascii="Courier New" w:eastAsia="Courier New" w:hAnsi="Courier New" w:cs="Courier New"/>
              <w:color w:val="000000"/>
              <w:sz w:val="20"/>
              <w:szCs w:val="20"/>
              <w:lang w:val="en-GB" w:eastAsia="es-ES"/>
            </w:rPr>
          </w:rPrChange>
        </w:rPr>
        <w:t>period</w:t>
      </w:r>
      <w:r w:rsidRPr="00FF0611">
        <w:rPr>
          <w:rFonts w:ascii="Times New Roman" w:hAnsi="Times New Roman" w:cs="Times New Roman"/>
          <w:lang w:val="en-GB"/>
        </w:rPr>
        <w:t xml:space="preserve"> object can be added into</w:t>
      </w:r>
      <w:r w:rsidR="00F45C7C" w:rsidRPr="00FF0611">
        <w:rPr>
          <w:rFonts w:ascii="Times New Roman" w:hAnsi="Times New Roman"/>
          <w:lang w:val="en-GB"/>
        </w:rPr>
        <w:t xml:space="preserve"> </w:t>
      </w:r>
      <w:r w:rsidRPr="00FF0611">
        <w:rPr>
          <w:rFonts w:ascii="Times New Roman" w:hAnsi="Times New Roman"/>
          <w:lang w:val="en-GB"/>
        </w:rPr>
        <w:t>the</w:t>
      </w:r>
      <w:r w:rsidR="00F45C7C" w:rsidRPr="00FF0611">
        <w:rPr>
          <w:rFonts w:ascii="Times New Roman" w:hAnsi="Times New Roman"/>
          <w:lang w:val="en-GB"/>
        </w:rPr>
        <w:t xml:space="preserve"> </w:t>
      </w:r>
      <w:r w:rsidR="00F45C7C" w:rsidRPr="000A542A">
        <w:rPr>
          <w:rFonts w:ascii="Times New Roman" w:eastAsia="Courier New" w:hAnsi="Times New Roman" w:cs="Times New Roman"/>
          <w:color w:val="DD1144"/>
          <w:shd w:val="clear" w:color="auto" w:fill="F3F3F3"/>
          <w:lang w:val="en-GB"/>
          <w:rPrChange w:id="1386" w:author="Alba Colomer Padrosa" w:date="2021-01-27T14:14:00Z">
            <w:rPr>
              <w:rFonts w:ascii="Courier New" w:eastAsia="Courier New" w:hAnsi="Courier New" w:cs="Courier New"/>
              <w:color w:val="000000"/>
              <w:sz w:val="20"/>
              <w:szCs w:val="20"/>
              <w:lang w:val="en-GB" w:eastAsia="es-ES"/>
            </w:rPr>
          </w:rPrChange>
        </w:rPr>
        <w:t>preQualification</w:t>
      </w:r>
      <w:r w:rsidR="00F45C7C"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block, where the specific timeframe for EoIs is determined. Thus, within a given </w:t>
      </w:r>
      <w:r w:rsidR="00F45C7C" w:rsidRPr="000A542A">
        <w:rPr>
          <w:rFonts w:ascii="Times New Roman" w:eastAsia="Courier New" w:hAnsi="Times New Roman" w:cs="Times New Roman"/>
          <w:color w:val="DD1144"/>
          <w:shd w:val="clear" w:color="auto" w:fill="F3F3F3"/>
          <w:lang w:val="en-GB"/>
          <w:rPrChange w:id="1387" w:author="Alba Colomer Padrosa" w:date="2021-01-27T14:14:00Z">
            <w:rPr>
              <w:rFonts w:ascii="Courier New" w:eastAsia="Courier New" w:hAnsi="Courier New" w:cs="Courier New"/>
              <w:color w:val="000000"/>
              <w:sz w:val="20"/>
              <w:szCs w:val="20"/>
              <w:lang w:val="en-GB" w:eastAsia="es-ES"/>
            </w:rPr>
          </w:rPrChange>
        </w:rPr>
        <w:t>preQualification.period</w:t>
      </w:r>
      <w:r w:rsidR="00F45C7C" w:rsidRPr="00FF0611">
        <w:rPr>
          <w:rFonts w:ascii="Times New Roman" w:hAnsi="Times New Roman"/>
          <w:lang w:val="en-GB"/>
        </w:rPr>
        <w:t xml:space="preserve"> any interested EO is allowed to send a </w:t>
      </w:r>
      <w:r w:rsidR="00F45C7C" w:rsidRPr="000A542A">
        <w:rPr>
          <w:rFonts w:ascii="Times New Roman" w:eastAsia="Courier New" w:hAnsi="Times New Roman" w:cs="Times New Roman"/>
          <w:color w:val="DD1144"/>
          <w:shd w:val="clear" w:color="auto" w:fill="F3F3F3"/>
          <w:lang w:val="en-GB"/>
          <w:rPrChange w:id="1388" w:author="Alba Colomer Padrosa" w:date="2021-01-27T14:14:00Z">
            <w:rPr>
              <w:rFonts w:ascii="Courier New" w:eastAsia="Courier New" w:hAnsi="Courier New" w:cs="Courier New"/>
              <w:color w:val="000000"/>
              <w:sz w:val="20"/>
              <w:szCs w:val="20"/>
              <w:lang w:val="en-GB" w:eastAsia="es-ES"/>
            </w:rPr>
          </w:rPrChange>
        </w:rPr>
        <w:t>submissions</w:t>
      </w:r>
      <w:r w:rsidRPr="00FF0611">
        <w:rPr>
          <w:rFonts w:ascii="Times New Roman" w:hAnsi="Times New Roman"/>
          <w:lang w:val="en-GB"/>
        </w:rPr>
        <w:t>, that is, a  request</w:t>
      </w:r>
      <w:r w:rsidR="00F45C7C" w:rsidRPr="00FF0611">
        <w:rPr>
          <w:rFonts w:ascii="Times New Roman" w:hAnsi="Times New Roman"/>
          <w:lang w:val="en-GB"/>
        </w:rPr>
        <w:t xml:space="preserve"> for participation or </w:t>
      </w:r>
      <w:r w:rsidRPr="00FF0611">
        <w:rPr>
          <w:rFonts w:ascii="Times New Roman" w:hAnsi="Times New Roman"/>
          <w:lang w:val="en-GB"/>
        </w:rPr>
        <w:t>EoI. Each request shall fulfil</w:t>
      </w:r>
      <w:r w:rsidR="00F45C7C" w:rsidRPr="00FF0611">
        <w:rPr>
          <w:rFonts w:ascii="Times New Roman" w:hAnsi="Times New Roman"/>
          <w:lang w:val="en-GB"/>
        </w:rPr>
        <w:t xml:space="preserve"> all the requirements </w:t>
      </w:r>
      <w:r w:rsidRPr="00FF0611">
        <w:rPr>
          <w:rFonts w:ascii="Times New Roman" w:hAnsi="Times New Roman"/>
          <w:lang w:val="en-GB"/>
        </w:rPr>
        <w:t>set by the CA,</w:t>
      </w:r>
      <w:r w:rsidR="00F45C7C" w:rsidRPr="00FF0611">
        <w:rPr>
          <w:rFonts w:ascii="Times New Roman" w:hAnsi="Times New Roman"/>
          <w:lang w:val="en-GB"/>
        </w:rPr>
        <w:t xml:space="preserve"> providing an array of </w:t>
      </w:r>
      <w:r w:rsidR="00F45C7C" w:rsidRPr="000A542A">
        <w:rPr>
          <w:rFonts w:ascii="Times New Roman" w:eastAsia="Courier New" w:hAnsi="Times New Roman" w:cs="Times New Roman"/>
          <w:color w:val="DD1144"/>
          <w:shd w:val="clear" w:color="auto" w:fill="F3F3F3"/>
          <w:lang w:val="en-GB"/>
          <w:rPrChange w:id="1389" w:author="Alba Colomer Padrosa" w:date="2021-01-27T14:14:00Z">
            <w:rPr>
              <w:rFonts w:ascii="Courier New" w:eastAsia="Courier New" w:hAnsi="Courier New" w:cs="Courier New"/>
              <w:color w:val="000000"/>
              <w:sz w:val="20"/>
              <w:szCs w:val="20"/>
              <w:lang w:val="en-GB" w:eastAsia="es-ES"/>
            </w:rPr>
          </w:rPrChange>
        </w:rPr>
        <w:t>requirementResponses</w:t>
      </w:r>
      <w:r w:rsidR="00F45C7C" w:rsidRPr="00FF0611">
        <w:rPr>
          <w:rFonts w:ascii="Times New Roman" w:hAnsi="Times New Roman"/>
          <w:lang w:val="en-GB"/>
        </w:rPr>
        <w:t xml:space="preserve">.  </w:t>
      </w:r>
    </w:p>
    <w:tbl>
      <w:tblPr>
        <w:tblW w:w="9072"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9072"/>
      </w:tblGrid>
      <w:tr w:rsidR="00F45C7C" w:rsidRPr="00FF0611" w14:paraId="286BEAC7" w14:textId="77777777" w:rsidTr="00CE7410">
        <w:tc>
          <w:tcPr>
            <w:tcW w:w="9072" w:type="dxa"/>
            <w:shd w:val="clear" w:color="auto" w:fill="F8F8F8"/>
            <w:tcMar>
              <w:top w:w="100" w:type="dxa"/>
              <w:left w:w="100" w:type="dxa"/>
              <w:bottom w:w="100" w:type="dxa"/>
              <w:right w:w="100" w:type="dxa"/>
            </w:tcMar>
          </w:tcPr>
          <w:p w14:paraId="383A1CB4" w14:textId="5443C201" w:rsidR="00F45C7C" w:rsidRPr="00FF0611" w:rsidRDefault="00F45C7C" w:rsidP="00CE7410">
            <w:pPr>
              <w:pBdr>
                <w:top w:val="nil"/>
                <w:left w:val="nil"/>
                <w:bottom w:val="nil"/>
                <w:right w:val="nil"/>
                <w:between w:val="nil"/>
              </w:pBd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 xml:space="preserve">Having a set of requirements predefined by </w:t>
            </w:r>
            <w:r w:rsidR="00AA3B04" w:rsidRPr="00FF0611">
              <w:rPr>
                <w:rFonts w:ascii="Times New Roman" w:eastAsiaTheme="minorEastAsia" w:hAnsi="Times New Roman" w:cs="Times New Roman"/>
                <w:color w:val="404040" w:themeColor="text1" w:themeTint="BF"/>
                <w:lang w:val="en-GB"/>
              </w:rPr>
              <w:t>the CA</w:t>
            </w:r>
            <w:r w:rsidRPr="00FF0611">
              <w:rPr>
                <w:rFonts w:ascii="Times New Roman" w:eastAsiaTheme="minorEastAsia" w:hAnsi="Times New Roman" w:cs="Times New Roman"/>
                <w:color w:val="404040" w:themeColor="text1" w:themeTint="BF"/>
                <w:lang w:val="en-GB"/>
              </w:rPr>
              <w:t xml:space="preserve"> and a number of values available</w:t>
            </w:r>
            <w:r w:rsidR="00AA3B04" w:rsidRPr="00FF0611">
              <w:rPr>
                <w:rFonts w:ascii="Times New Roman" w:eastAsiaTheme="minorEastAsia" w:hAnsi="Times New Roman" w:cs="Times New Roman"/>
                <w:color w:val="404040" w:themeColor="text1" w:themeTint="BF"/>
                <w:lang w:val="en-GB"/>
              </w:rPr>
              <w:t xml:space="preserve"> for each requirement</w:t>
            </w:r>
            <w:r w:rsidRPr="00FF0611">
              <w:rPr>
                <w:rFonts w:ascii="Times New Roman" w:eastAsiaTheme="minorEastAsia" w:hAnsi="Times New Roman" w:cs="Times New Roman"/>
                <w:color w:val="404040" w:themeColor="text1" w:themeTint="BF"/>
                <w:lang w:val="en-GB"/>
              </w:rPr>
              <w:t xml:space="preserve">, </w:t>
            </w:r>
            <w:r w:rsidR="00AA3B04" w:rsidRPr="00FF0611">
              <w:rPr>
                <w:rFonts w:ascii="Times New Roman" w:eastAsiaTheme="minorEastAsia" w:hAnsi="Times New Roman" w:cs="Times New Roman"/>
                <w:color w:val="404040" w:themeColor="text1" w:themeTint="BF"/>
                <w:lang w:val="en-GB"/>
              </w:rPr>
              <w:t xml:space="preserve">EOs shall specify a value for each requirement </w:t>
            </w:r>
            <w:r w:rsidRPr="00FF0611">
              <w:rPr>
                <w:rFonts w:ascii="Times New Roman" w:eastAsiaTheme="minorEastAsia" w:hAnsi="Times New Roman" w:cs="Times New Roman"/>
                <w:color w:val="404040" w:themeColor="text1" w:themeTint="BF"/>
                <w:lang w:val="en-GB"/>
              </w:rPr>
              <w:t>and fulfil</w:t>
            </w:r>
            <w:r w:rsidR="00AA3B04" w:rsidRPr="00FF0611">
              <w:rPr>
                <w:rFonts w:ascii="Times New Roman" w:eastAsiaTheme="minorEastAsia" w:hAnsi="Times New Roman" w:cs="Times New Roman"/>
                <w:color w:val="404040" w:themeColor="text1" w:themeTint="BF"/>
                <w:lang w:val="en-GB"/>
              </w:rPr>
              <w:t xml:space="preserve"> </w:t>
            </w:r>
            <w:r w:rsidRPr="00FF0611">
              <w:rPr>
                <w:rFonts w:ascii="Times New Roman" w:eastAsiaTheme="minorEastAsia" w:hAnsi="Times New Roman" w:cs="Times New Roman"/>
                <w:color w:val="404040" w:themeColor="text1" w:themeTint="BF"/>
                <w:lang w:val="en-GB"/>
              </w:rPr>
              <w:t xml:space="preserve">general corporate profiles’ data </w:t>
            </w:r>
            <w:r w:rsidR="00DD2002" w:rsidRPr="00FF0611">
              <w:rPr>
                <w:rFonts w:ascii="Times New Roman" w:eastAsiaTheme="minorEastAsia" w:hAnsi="Times New Roman" w:cs="Times New Roman"/>
                <w:color w:val="404040" w:themeColor="text1" w:themeTint="BF"/>
                <w:lang w:val="en-GB"/>
              </w:rPr>
              <w:t xml:space="preserve">as </w:t>
            </w:r>
            <w:r w:rsidRPr="00FF0611">
              <w:rPr>
                <w:rFonts w:ascii="Times New Roman" w:eastAsiaTheme="minorEastAsia" w:hAnsi="Times New Roman" w:cs="Times New Roman"/>
                <w:color w:val="404040" w:themeColor="text1" w:themeTint="BF"/>
                <w:lang w:val="en-GB"/>
              </w:rPr>
              <w:t xml:space="preserve">requested by </w:t>
            </w:r>
            <w:r w:rsidR="00AA3B04" w:rsidRPr="00FF0611">
              <w:rPr>
                <w:rFonts w:ascii="Times New Roman" w:eastAsiaTheme="minorEastAsia" w:hAnsi="Times New Roman" w:cs="Times New Roman"/>
                <w:color w:val="404040" w:themeColor="text1" w:themeTint="BF"/>
                <w:lang w:val="en-GB"/>
              </w:rPr>
              <w:t>the CA</w:t>
            </w:r>
            <w:r w:rsidRPr="00FF0611">
              <w:rPr>
                <w:rFonts w:ascii="Times New Roman" w:eastAsiaTheme="minorEastAsia" w:hAnsi="Times New Roman" w:cs="Times New Roman"/>
                <w:color w:val="404040" w:themeColor="text1" w:themeTint="BF"/>
                <w:lang w:val="en-GB"/>
              </w:rPr>
              <w:t xml:space="preserve"> or </w:t>
            </w:r>
            <w:r w:rsidR="00DD2002" w:rsidRPr="00FF0611">
              <w:rPr>
                <w:rFonts w:ascii="Times New Roman" w:eastAsiaTheme="minorEastAsia" w:hAnsi="Times New Roman" w:cs="Times New Roman"/>
                <w:color w:val="404040" w:themeColor="text1" w:themeTint="BF"/>
                <w:lang w:val="en-GB"/>
              </w:rPr>
              <w:t>required by the Legal Framework of a particular jurisdiction.</w:t>
            </w:r>
          </w:p>
        </w:tc>
      </w:tr>
    </w:tbl>
    <w:p w14:paraId="4CA151C9" w14:textId="77777777" w:rsidR="00DD2002" w:rsidRPr="00FF0611" w:rsidRDefault="00DD2002" w:rsidP="00F45C7C">
      <w:pPr>
        <w:jc w:val="both"/>
        <w:rPr>
          <w:rFonts w:ascii="Times New Roman" w:hAnsi="Times New Roman"/>
          <w:lang w:val="en-GB"/>
        </w:rPr>
      </w:pPr>
    </w:p>
    <w:p w14:paraId="48FC950C" w14:textId="2A628A6A" w:rsidR="00F45C7C" w:rsidRPr="00FF0611" w:rsidRDefault="00DD2002" w:rsidP="00F45C7C">
      <w:pPr>
        <w:jc w:val="both"/>
        <w:rPr>
          <w:rFonts w:ascii="Times New Roman" w:hAnsi="Times New Roman"/>
          <w:lang w:val="en-GB"/>
        </w:rPr>
      </w:pPr>
      <w:r w:rsidRPr="00FF0611">
        <w:rPr>
          <w:rFonts w:ascii="Times New Roman" w:hAnsi="Times New Roman"/>
          <w:lang w:val="en-GB"/>
        </w:rPr>
        <w:t>Thus, e</w:t>
      </w:r>
      <w:r w:rsidR="00F45C7C" w:rsidRPr="00FF0611">
        <w:rPr>
          <w:rFonts w:ascii="Times New Roman" w:hAnsi="Times New Roman"/>
          <w:lang w:val="en-GB"/>
        </w:rPr>
        <w:t xml:space="preserve">ach </w:t>
      </w:r>
      <w:r w:rsidR="00AA3B04" w:rsidRPr="00FF0611">
        <w:rPr>
          <w:rFonts w:ascii="Times New Roman" w:hAnsi="Times New Roman"/>
          <w:lang w:val="en-GB"/>
        </w:rPr>
        <w:t>EoI</w:t>
      </w:r>
      <w:r w:rsidR="00F45C7C" w:rsidRPr="00FF0611">
        <w:rPr>
          <w:rFonts w:ascii="Times New Roman" w:hAnsi="Times New Roman"/>
          <w:lang w:val="en-GB"/>
        </w:rPr>
        <w:t xml:space="preserve"> includes:</w:t>
      </w:r>
    </w:p>
    <w:p w14:paraId="1CEEC866" w14:textId="095DA035" w:rsidR="00F45C7C" w:rsidRPr="00FF0611" w:rsidRDefault="00DD2002" w:rsidP="005A0AA8">
      <w:pPr>
        <w:pStyle w:val="Akapitzlist"/>
        <w:numPr>
          <w:ilvl w:val="0"/>
          <w:numId w:val="25"/>
        </w:numPr>
        <w:rPr>
          <w:rFonts w:ascii="Times New Roman" w:hAnsi="Times New Roman"/>
        </w:rPr>
      </w:pPr>
      <w:r w:rsidRPr="00FF0611">
        <w:rPr>
          <w:rFonts w:ascii="Times New Roman" w:hAnsi="Times New Roman"/>
        </w:rPr>
        <w:t xml:space="preserve">An organisation profile according to the extended </w:t>
      </w:r>
      <w:r w:rsidR="00AA3B04" w:rsidRPr="00FF0611">
        <w:rPr>
          <w:rFonts w:ascii="Times New Roman" w:hAnsi="Times New Roman"/>
        </w:rPr>
        <w:t>‘organis</w:t>
      </w:r>
      <w:r w:rsidR="00F45C7C" w:rsidRPr="00FF0611">
        <w:rPr>
          <w:rFonts w:ascii="Times New Roman" w:hAnsi="Times New Roman"/>
        </w:rPr>
        <w:t>ation’ model</w:t>
      </w:r>
      <w:r w:rsidR="00AA3B04" w:rsidRPr="00FF0611">
        <w:rPr>
          <w:rFonts w:ascii="Times New Roman" w:hAnsi="Times New Roman"/>
        </w:rPr>
        <w:t>;</w:t>
      </w:r>
    </w:p>
    <w:p w14:paraId="0F8ABF22" w14:textId="30CC408D" w:rsidR="00F45C7C" w:rsidRPr="00FF0611" w:rsidRDefault="00CE7410" w:rsidP="005A0AA8">
      <w:pPr>
        <w:pStyle w:val="Akapitzlist"/>
        <w:numPr>
          <w:ilvl w:val="0"/>
          <w:numId w:val="25"/>
        </w:numPr>
        <w:rPr>
          <w:rFonts w:ascii="Times New Roman" w:hAnsi="Times New Roman"/>
        </w:rPr>
      </w:pPr>
      <w:r w:rsidRPr="00FF0611">
        <w:rPr>
          <w:rFonts w:ascii="Times New Roman" w:hAnsi="Times New Roman"/>
        </w:rPr>
        <w:t xml:space="preserve">a </w:t>
      </w:r>
      <w:r w:rsidR="00F45C7C" w:rsidRPr="00FF0611">
        <w:rPr>
          <w:rFonts w:ascii="Times New Roman" w:hAnsi="Times New Roman"/>
        </w:rPr>
        <w:t xml:space="preserve">set </w:t>
      </w:r>
      <w:r w:rsidR="00DD2002" w:rsidRPr="00FF0611">
        <w:rPr>
          <w:rFonts w:ascii="Times New Roman" w:hAnsi="Times New Roman"/>
        </w:rPr>
        <w:t>of documents of the tender, specified with relevant types of documents for their future splitting into the different "envelopes";</w:t>
      </w:r>
    </w:p>
    <w:p w14:paraId="58D3392B" w14:textId="26D52735" w:rsidR="00F45C7C" w:rsidRPr="00FF0611" w:rsidRDefault="00CE7410" w:rsidP="005A0AA8">
      <w:pPr>
        <w:pStyle w:val="Akapitzlist"/>
        <w:numPr>
          <w:ilvl w:val="0"/>
          <w:numId w:val="25"/>
        </w:numPr>
        <w:rPr>
          <w:rFonts w:ascii="Times New Roman" w:hAnsi="Times New Roman"/>
        </w:rPr>
      </w:pPr>
      <w:r w:rsidRPr="00FF0611">
        <w:rPr>
          <w:rFonts w:ascii="Times New Roman" w:hAnsi="Times New Roman"/>
        </w:rPr>
        <w:t xml:space="preserve">a </w:t>
      </w:r>
      <w:r w:rsidR="00F45C7C" w:rsidRPr="00FF0611">
        <w:rPr>
          <w:rFonts w:ascii="Times New Roman" w:hAnsi="Times New Roman"/>
        </w:rPr>
        <w:t xml:space="preserve">set of required responses according to criteria specified by </w:t>
      </w:r>
      <w:r w:rsidR="00DD2002" w:rsidRPr="00FF0611">
        <w:rPr>
          <w:rFonts w:ascii="Times New Roman" w:hAnsi="Times New Roman"/>
        </w:rPr>
        <w:t>the CA</w:t>
      </w:r>
      <w:r w:rsidR="00F45C7C" w:rsidRPr="00FF0611">
        <w:rPr>
          <w:rFonts w:ascii="Times New Roman" w:hAnsi="Times New Roman"/>
        </w:rPr>
        <w:t xml:space="preserve"> within </w:t>
      </w:r>
      <w:r w:rsidR="00DD2002" w:rsidRPr="00FF0611">
        <w:rPr>
          <w:rFonts w:ascii="Times New Roman" w:hAnsi="Times New Roman"/>
        </w:rPr>
        <w:t>the CN</w:t>
      </w:r>
      <w:r w:rsidR="00F45C7C" w:rsidRPr="00FF0611">
        <w:rPr>
          <w:rFonts w:ascii="Times New Roman" w:hAnsi="Times New Roman"/>
        </w:rPr>
        <w:t>:</w:t>
      </w:r>
    </w:p>
    <w:p w14:paraId="55975B49" w14:textId="77777777" w:rsidR="00DD2002" w:rsidRPr="00FF0611" w:rsidRDefault="00DD2002" w:rsidP="005A0AA8">
      <w:pPr>
        <w:numPr>
          <w:ilvl w:val="0"/>
          <w:numId w:val="26"/>
        </w:numPr>
        <w:spacing w:after="0" w:line="360" w:lineRule="auto"/>
        <w:jc w:val="both"/>
        <w:rPr>
          <w:rFonts w:ascii="Times New Roman" w:hAnsi="Times New Roman" w:cs="Times New Roman"/>
          <w:lang w:val="en-GB"/>
        </w:rPr>
      </w:pPr>
      <w:r w:rsidRPr="00FF0611">
        <w:rPr>
          <w:rFonts w:ascii="Times New Roman" w:hAnsi="Times New Roman" w:cs="Times New Roman"/>
          <w:lang w:val="en-GB"/>
        </w:rPr>
        <w:t>Commitment on exclusion grounds;</w:t>
      </w:r>
    </w:p>
    <w:p w14:paraId="2A95E32D" w14:textId="77777777" w:rsidR="00DD2002" w:rsidRPr="00FF0611" w:rsidRDefault="00DD2002" w:rsidP="005A0AA8">
      <w:pPr>
        <w:numPr>
          <w:ilvl w:val="0"/>
          <w:numId w:val="26"/>
        </w:numPr>
        <w:spacing w:after="0" w:line="360" w:lineRule="auto"/>
        <w:jc w:val="both"/>
        <w:rPr>
          <w:rFonts w:ascii="Times New Roman" w:hAnsi="Times New Roman" w:cs="Times New Roman"/>
          <w:lang w:val="en-GB"/>
        </w:rPr>
      </w:pPr>
      <w:r w:rsidRPr="00FF0611">
        <w:rPr>
          <w:rFonts w:ascii="Times New Roman" w:hAnsi="Times New Roman" w:cs="Times New Roman"/>
          <w:lang w:val="en-GB"/>
        </w:rPr>
        <w:t>commitment on selection criteria (including absolute values if required);</w:t>
      </w:r>
    </w:p>
    <w:p w14:paraId="5EC201B9" w14:textId="5338FF27" w:rsidR="00F45C7C" w:rsidRPr="00FF0611" w:rsidRDefault="00DD2002" w:rsidP="005A0AA8">
      <w:pPr>
        <w:pStyle w:val="Akapitzlist"/>
        <w:numPr>
          <w:ilvl w:val="0"/>
          <w:numId w:val="26"/>
        </w:numPr>
        <w:rPr>
          <w:rFonts w:ascii="Times New Roman" w:hAnsi="Times New Roman"/>
        </w:rPr>
      </w:pPr>
      <w:r w:rsidRPr="00FF0611">
        <w:rPr>
          <w:rFonts w:ascii="Times New Roman" w:hAnsi="Times New Roman"/>
        </w:rPr>
        <w:t>commitment on minimum technical requirements (including absolute values if required)</w:t>
      </w:r>
      <w:r w:rsidRPr="00FF0611">
        <w:rPr>
          <w:rFonts w:ascii="Times New Roman" w:hAnsi="Times New Roman"/>
          <w:sz w:val="20"/>
          <w:szCs w:val="20"/>
        </w:rPr>
        <w:t>.</w:t>
      </w:r>
    </w:p>
    <w:tbl>
      <w:tblPr>
        <w:tblW w:w="8931" w:type="dxa"/>
        <w:tblLayout w:type="fixed"/>
        <w:tblLook w:val="0600" w:firstRow="0" w:lastRow="0" w:firstColumn="0" w:lastColumn="0" w:noHBand="1" w:noVBand="1"/>
      </w:tblPr>
      <w:tblGrid>
        <w:gridCol w:w="8931"/>
      </w:tblGrid>
      <w:tr w:rsidR="00F45C7C" w:rsidRPr="00FF0611" w14:paraId="452D1A9F" w14:textId="77777777" w:rsidTr="00F51F4E">
        <w:tc>
          <w:tcPr>
            <w:tcW w:w="8931" w:type="dxa"/>
            <w:shd w:val="clear" w:color="auto" w:fill="F8F8F8"/>
            <w:tcMar>
              <w:top w:w="100" w:type="dxa"/>
              <w:left w:w="100" w:type="dxa"/>
              <w:bottom w:w="100" w:type="dxa"/>
              <w:right w:w="100" w:type="dxa"/>
            </w:tcMar>
          </w:tcPr>
          <w:p w14:paraId="53C8EEB2"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E7A105C"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 {</w:t>
            </w:r>
          </w:p>
          <w:p w14:paraId="0BD27044"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29A830"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"1",</w:t>
            </w:r>
          </w:p>
          <w:p w14:paraId="1025F7DB"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1BA24BCD"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C42B6A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666569C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5B97B39C"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65D249FA"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"relatedCandidate": {}</w:t>
            </w:r>
          </w:p>
          <w:p w14:paraId="4F6CE1A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F197160"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E1F421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0369059"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484C57B6"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33CDAF7F"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"relatedCandidate": {}</w:t>
            </w:r>
          </w:p>
          <w:p w14:paraId="74D25CD9"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540D62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63C65E"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05BDF332"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277FFB"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D65B093"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33E2ED"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E956ABF" w14:textId="77777777" w:rsidR="00F45C7C" w:rsidRPr="00FF0611" w:rsidRDefault="00F45C7C"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DE282C7" w14:textId="367A0277" w:rsidR="000A542A" w:rsidRDefault="000A542A" w:rsidP="000A542A">
      <w:pPr>
        <w:pStyle w:val="Legenda"/>
        <w:jc w:val="center"/>
        <w:rPr>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90" w:author="Alba Colomer Padrosa" w:date="2021-01-27T14:15:00Z">
        <w:r>
          <w:rPr>
            <w:noProof/>
            <w:lang w:val="en-GB"/>
          </w:rPr>
          <w:t>28</w:t>
        </w:r>
      </w:ins>
      <w:del w:id="1391" w:author="Alba Colomer Padrosa" w:date="2021-01-27T14:15:00Z">
        <w:r w:rsidRPr="00FF0611" w:rsidDel="000A542A">
          <w:rPr>
            <w:noProof/>
            <w:lang w:val="en-GB"/>
          </w:rPr>
          <w:delText>8</w:delText>
        </w:r>
      </w:del>
      <w:r w:rsidRPr="00FF0611">
        <w:rPr>
          <w:lang w:val="en-GB"/>
        </w:rPr>
        <w:fldChar w:fldCharType="end"/>
      </w:r>
      <w:r w:rsidRPr="00FF0611">
        <w:rPr>
          <w:lang w:val="en-GB"/>
        </w:rPr>
        <w:t xml:space="preserve"> – </w:t>
      </w:r>
      <w:r>
        <w:rPr>
          <w:lang w:val="en-GB"/>
        </w:rPr>
        <w:t>Submission of EoI</w:t>
      </w:r>
    </w:p>
    <w:p w14:paraId="05BFF618" w14:textId="77777777" w:rsidR="000A542A" w:rsidRPr="000A542A" w:rsidRDefault="000A542A">
      <w:pPr>
        <w:rPr>
          <w:lang w:val="en-GB"/>
          <w:rPrChange w:id="1392" w:author="Alba Colomer Padrosa" w:date="2021-01-27T14:15:00Z">
            <w:rPr>
              <w:rFonts w:ascii="Times New Roman" w:hAnsi="Times New Roman" w:cs="Times New Roman"/>
              <w:lang w:val="en-GB"/>
            </w:rPr>
          </w:rPrChange>
        </w:rPr>
        <w:pPrChange w:id="1393" w:author="Alba Colomer Padrosa" w:date="2021-01-27T14:15:00Z">
          <w:pPr>
            <w:pStyle w:val="Legenda"/>
            <w:jc w:val="center"/>
          </w:pPr>
        </w:pPrChange>
      </w:pPr>
    </w:p>
    <w:p w14:paraId="6B2AAF57" w14:textId="77777777" w:rsidR="00F45C7C" w:rsidRPr="00FF0611" w:rsidRDefault="00F45C7C" w:rsidP="00F45C7C">
      <w:pPr>
        <w:jc w:val="center"/>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noProof/>
          <w:color w:val="404040" w:themeColor="text1" w:themeTint="BF"/>
          <w:lang w:val="en-US"/>
        </w:rPr>
        <w:drawing>
          <wp:inline distT="0" distB="0" distL="0" distR="0" wp14:anchorId="551C05E3" wp14:editId="65243C5A">
            <wp:extent cx="4639310" cy="2162575"/>
            <wp:effectExtent l="0" t="0" r="0" b="952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69083" cy="2176454"/>
                    </a:xfrm>
                    <a:prstGeom prst="rect">
                      <a:avLst/>
                    </a:prstGeom>
                    <a:noFill/>
                  </pic:spPr>
                </pic:pic>
              </a:graphicData>
            </a:graphic>
          </wp:inline>
        </w:drawing>
      </w:r>
    </w:p>
    <w:p w14:paraId="7352515F" w14:textId="40101B78" w:rsidR="00DD2002" w:rsidRPr="00FF0611" w:rsidRDefault="00DD2002" w:rsidP="00DD2002">
      <w:pPr>
        <w:pStyle w:val="Legenda"/>
        <w:jc w:val="center"/>
        <w:rPr>
          <w:rFonts w:ascii="Times New Roman" w:hAnsi="Times New Roman" w:cs="Times New Roman"/>
          <w:lang w:val="en-GB"/>
        </w:rPr>
      </w:pPr>
      <w:bookmarkStart w:id="1394" w:name="_Toc5822235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395" w:author="Alba Colomer Padrosa" w:date="2021-01-27T14:15:00Z">
        <w:r w:rsidR="000A542A">
          <w:rPr>
            <w:noProof/>
            <w:lang w:val="en-GB"/>
          </w:rPr>
          <w:t>29</w:t>
        </w:r>
      </w:ins>
      <w:del w:id="1396" w:author="Alba Colomer Padrosa" w:date="2021-01-27T14:15:00Z">
        <w:r w:rsidRPr="00FF0611" w:rsidDel="000A542A">
          <w:rPr>
            <w:noProof/>
            <w:lang w:val="en-GB"/>
          </w:rPr>
          <w:delText>8</w:delText>
        </w:r>
      </w:del>
      <w:r w:rsidRPr="00FF0611">
        <w:rPr>
          <w:lang w:val="en-GB"/>
        </w:rPr>
        <w:fldChar w:fldCharType="end"/>
      </w:r>
      <w:r w:rsidRPr="00FF0611">
        <w:rPr>
          <w:lang w:val="en-GB"/>
        </w:rPr>
        <w:t xml:space="preserve"> – State-chart diagram for submission of EoIs</w:t>
      </w:r>
      <w:bookmarkEnd w:id="1394"/>
    </w:p>
    <w:p w14:paraId="07409EE2" w14:textId="76427759" w:rsidR="00F45C7C" w:rsidRPr="00FF0611" w:rsidRDefault="00F45C7C" w:rsidP="00F45C7C">
      <w:pPr>
        <w:jc w:val="both"/>
        <w:rPr>
          <w:rFonts w:ascii="Times New Roman" w:hAnsi="Times New Roman" w:cs="Times New Roman"/>
          <w:lang w:val="en-GB"/>
        </w:rPr>
      </w:pPr>
      <w:r w:rsidRPr="00FF0611">
        <w:rPr>
          <w:rFonts w:ascii="Times New Roman" w:hAnsi="Times New Roman" w:cs="Times New Roman"/>
          <w:lang w:val="en-GB"/>
        </w:rPr>
        <w:t xml:space="preserve">All the submissions received remain confidential and closed until </w:t>
      </w:r>
      <w:r w:rsidR="00DD2002" w:rsidRPr="00FF0611">
        <w:rPr>
          <w:rFonts w:ascii="Times New Roman" w:hAnsi="Times New Roman" w:cs="Times New Roman"/>
          <w:lang w:val="en-GB"/>
        </w:rPr>
        <w:t xml:space="preserve">the </w:t>
      </w:r>
      <w:r w:rsidRPr="00FF0611">
        <w:rPr>
          <w:rFonts w:ascii="Times New Roman" w:hAnsi="Times New Roman" w:cs="Times New Roman"/>
          <w:lang w:val="en-GB"/>
        </w:rPr>
        <w:t xml:space="preserve">expiration of </w:t>
      </w:r>
      <w:r w:rsidR="00DD2002" w:rsidRPr="00FF0611">
        <w:rPr>
          <w:rFonts w:ascii="Times New Roman" w:hAnsi="Times New Roman" w:cs="Times New Roman"/>
          <w:lang w:val="en-GB"/>
        </w:rPr>
        <w:t>the</w:t>
      </w:r>
      <w:r w:rsidRPr="00FF0611">
        <w:rPr>
          <w:rFonts w:ascii="Times New Roman" w:hAnsi="Times New Roman" w:cs="Times New Roman"/>
          <w:lang w:val="en-GB"/>
        </w:rPr>
        <w:t xml:space="preserve"> period for submission</w:t>
      </w:r>
      <w:r w:rsidR="00DD2002" w:rsidRPr="00FF0611">
        <w:rPr>
          <w:rFonts w:ascii="Times New Roman" w:hAnsi="Times New Roman" w:cs="Times New Roman"/>
          <w:lang w:val="en-GB"/>
        </w:rPr>
        <w:t xml:space="preserve"> (</w:t>
      </w:r>
      <w:r w:rsidRPr="000A542A">
        <w:rPr>
          <w:rFonts w:ascii="Times New Roman" w:eastAsia="Courier New" w:hAnsi="Times New Roman" w:cs="Times New Roman"/>
          <w:color w:val="DD1144"/>
          <w:shd w:val="clear" w:color="auto" w:fill="F3F3F3"/>
          <w:lang w:val="en-GB"/>
          <w:rPrChange w:id="1397" w:author="Alba Colomer Padrosa" w:date="2021-01-27T14:16:00Z">
            <w:rPr>
              <w:rFonts w:ascii="Courier New" w:eastAsia="Courier New" w:hAnsi="Courier New" w:cs="Courier New"/>
              <w:color w:val="000000"/>
              <w:sz w:val="20"/>
              <w:szCs w:val="20"/>
              <w:lang w:val="en-GB" w:eastAsia="es-ES"/>
            </w:rPr>
          </w:rPrChange>
        </w:rPr>
        <w:t>preQualification.period.endDate</w:t>
      </w:r>
      <w:r w:rsidR="00DD2002"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 </w:t>
      </w:r>
      <w:r w:rsidR="00DD2002" w:rsidRPr="00FF0611">
        <w:rPr>
          <w:rFonts w:ascii="Times New Roman" w:hAnsi="Times New Roman" w:cs="Times New Roman"/>
          <w:lang w:val="en-GB"/>
        </w:rPr>
        <w:t>Once the deadline for submissions is reached, no submissions can be received, withdrawn or corrected</w:t>
      </w:r>
      <w:r w:rsidRPr="00FF0611">
        <w:rPr>
          <w:rFonts w:ascii="Times New Roman" w:hAnsi="Times New Roman" w:cs="Times New Roman"/>
          <w:lang w:val="en-GB"/>
        </w:rPr>
        <w:t>.</w:t>
      </w:r>
    </w:p>
    <w:p w14:paraId="2FD2A94F" w14:textId="1ACBF904" w:rsidR="00DD2002" w:rsidRPr="00FF0611" w:rsidRDefault="00DD2002" w:rsidP="00DD2002">
      <w:pPr>
        <w:pStyle w:val="Nagwek5"/>
        <w:numPr>
          <w:ilvl w:val="3"/>
          <w:numId w:val="3"/>
        </w:numPr>
        <w:rPr>
          <w:rFonts w:ascii="Times New Roman" w:hAnsi="Times New Roman" w:cs="Times New Roman"/>
        </w:rPr>
      </w:pPr>
      <w:r w:rsidRPr="00FF0611">
        <w:rPr>
          <w:rFonts w:ascii="Times New Roman" w:hAnsi="Times New Roman" w:cs="Times New Roman"/>
        </w:rPr>
        <w:t>State1.1 - Suspension due to non-clarification (active.suspended)</w:t>
      </w:r>
    </w:p>
    <w:p w14:paraId="002C6E34" w14:textId="69AF4167" w:rsidR="00DD2002" w:rsidRPr="00FF0611" w:rsidRDefault="00DD2002" w:rsidP="00DD2002">
      <w:pPr>
        <w:rPr>
          <w:rFonts w:ascii="Times New Roman" w:hAnsi="Times New Roman"/>
          <w:lang w:val="en-GB"/>
        </w:rPr>
      </w:pPr>
      <w:r w:rsidRPr="00FF0611">
        <w:rPr>
          <w:rFonts w:ascii="Times New Roman" w:hAnsi="Times New Roman" w:cs="Times New Roman"/>
          <w:lang w:val="en-GB"/>
        </w:rPr>
        <w:t>When initiation is suspended, a particular value for</w:t>
      </w:r>
      <w:r w:rsidRPr="00FF0611">
        <w:rPr>
          <w:rFonts w:ascii="Times New Roman" w:hAnsi="Times New Roman"/>
          <w:lang w:val="en-GB"/>
        </w:rPr>
        <w:t xml:space="preserve"> </w:t>
      </w:r>
      <w:r w:rsidRPr="002D01D5">
        <w:rPr>
          <w:rFonts w:ascii="Times New Roman" w:eastAsia="Courier New" w:hAnsi="Times New Roman" w:cs="Times New Roman"/>
          <w:color w:val="DD1144"/>
          <w:shd w:val="clear" w:color="auto" w:fill="F3F3F3"/>
          <w:lang w:val="en-GB"/>
          <w:rPrChange w:id="1398" w:author="Alba Colomer Padrosa" w:date="2021-01-27T14:19:00Z">
            <w:rPr>
              <w:rFonts w:ascii="Courier New" w:eastAsia="Courier New" w:hAnsi="Courier New" w:cs="Courier New"/>
              <w:color w:val="000000"/>
              <w:sz w:val="20"/>
              <w:szCs w:val="20"/>
              <w:lang w:val="en-GB" w:eastAsia="es-ES"/>
            </w:rPr>
          </w:rPrChange>
        </w:rPr>
        <w:t>tender.statusDetails</w:t>
      </w:r>
      <w:r w:rsidRPr="00FF0611">
        <w:rPr>
          <w:rFonts w:ascii="Times New Roman" w:hAnsi="Times New Roman"/>
          <w:lang w:val="en-GB"/>
        </w:rPr>
        <w:t xml:space="preserve"> is used:</w:t>
      </w:r>
    </w:p>
    <w:tbl>
      <w:tblPr>
        <w:tblW w:w="8931" w:type="dxa"/>
        <w:tblLayout w:type="fixed"/>
        <w:tblLook w:val="0600" w:firstRow="0" w:lastRow="0" w:firstColumn="0" w:lastColumn="0" w:noHBand="1" w:noVBand="1"/>
      </w:tblPr>
      <w:tblGrid>
        <w:gridCol w:w="8931"/>
      </w:tblGrid>
      <w:tr w:rsidR="00DD2002" w:rsidRPr="00FF0611" w14:paraId="4D4E8924" w14:textId="77777777" w:rsidTr="00F51F4E">
        <w:tc>
          <w:tcPr>
            <w:tcW w:w="8931" w:type="dxa"/>
            <w:shd w:val="clear" w:color="auto" w:fill="F8F8F8"/>
            <w:tcMar>
              <w:top w:w="100" w:type="dxa"/>
              <w:left w:w="100" w:type="dxa"/>
              <w:bottom w:w="100" w:type="dxa"/>
              <w:right w:w="100" w:type="dxa"/>
            </w:tcMar>
          </w:tcPr>
          <w:p w14:paraId="438C6C20"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D1CDA0B"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w:t>
            </w:r>
          </w:p>
          <w:p w14:paraId="56E5DF17"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"suspended"</w:t>
            </w:r>
          </w:p>
          <w:p w14:paraId="4BAC6260"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F46E1BB" w14:textId="77777777" w:rsidR="00DD2002" w:rsidRPr="00FF0611" w:rsidRDefault="00DD2002"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D8A3ACB" w14:textId="7EBA57C3" w:rsidR="002D01D5" w:rsidRPr="00FF0611" w:rsidRDefault="002D01D5" w:rsidP="002D01D5">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29</w:t>
      </w:r>
      <w:r w:rsidRPr="00FF0611">
        <w:rPr>
          <w:lang w:val="en-GB"/>
        </w:rPr>
        <w:fldChar w:fldCharType="end"/>
      </w:r>
      <w:r w:rsidRPr="00FF0611">
        <w:rPr>
          <w:lang w:val="en-GB"/>
        </w:rPr>
        <w:t xml:space="preserve"> – </w:t>
      </w:r>
      <w:r>
        <w:rPr>
          <w:lang w:val="en-GB"/>
        </w:rPr>
        <w:t>Status of the tender</w:t>
      </w:r>
    </w:p>
    <w:p w14:paraId="24631BC2" w14:textId="26FA7D57" w:rsidR="00DD2002" w:rsidRPr="00FF0611" w:rsidRDefault="00DD2002" w:rsidP="00DD2002">
      <w:pPr>
        <w:pStyle w:val="Nagwek5"/>
        <w:numPr>
          <w:ilvl w:val="3"/>
          <w:numId w:val="3"/>
        </w:numPr>
        <w:rPr>
          <w:rFonts w:ascii="Times New Roman" w:hAnsi="Times New Roman" w:cs="Times New Roman"/>
        </w:rPr>
      </w:pPr>
      <w:r w:rsidRPr="00FF0611">
        <w:rPr>
          <w:rFonts w:ascii="Times New Roman" w:hAnsi="Times New Roman" w:cs="Times New Roman"/>
        </w:rPr>
        <w:t>State8.1 - Unsuccessful completion of submission (unsuccessful.lackOfSubmissions)</w:t>
      </w:r>
    </w:p>
    <w:p w14:paraId="02B8395F" w14:textId="20D02535" w:rsidR="00DD2002" w:rsidRPr="00FF0611" w:rsidRDefault="00DD2002" w:rsidP="00DD2002">
      <w:pPr>
        <w:jc w:val="both"/>
        <w:rPr>
          <w:rFonts w:ascii="Times New Roman" w:hAnsi="Times New Roman"/>
          <w:lang w:val="en-GB"/>
        </w:rPr>
      </w:pPr>
      <w:r w:rsidRPr="00FF0611">
        <w:rPr>
          <w:rFonts w:ascii="Times New Roman" w:hAnsi="Times New Roman" w:cs="Times New Roman"/>
          <w:lang w:val="en-GB"/>
        </w:rPr>
        <w:t>If not enough submissions were collected during the EoI period, the pre-qualification phase will end unsuccessfully, with no future actions by the CA. The procurement initiation shall be moved to a phase of preparation of a negative notice.</w:t>
      </w:r>
    </w:p>
    <w:p w14:paraId="4D2E29F0" w14:textId="3035046C" w:rsidR="00DD2002" w:rsidRPr="00FF0611" w:rsidRDefault="00DD2002" w:rsidP="00DD2002">
      <w:pPr>
        <w:pStyle w:val="Nagwek5"/>
        <w:numPr>
          <w:ilvl w:val="4"/>
          <w:numId w:val="3"/>
        </w:numPr>
        <w:rPr>
          <w:rFonts w:ascii="Times New Roman" w:hAnsi="Times New Roman" w:cs="Times New Roman"/>
        </w:rPr>
      </w:pPr>
      <w:r w:rsidRPr="00FF0611">
        <w:rPr>
          <w:rFonts w:ascii="Times New Roman" w:hAnsi="Times New Roman" w:cs="Times New Roman"/>
        </w:rPr>
        <w:t>Reflection of a negative completion of period for submission</w:t>
      </w:r>
    </w:p>
    <w:p w14:paraId="1EF8721F" w14:textId="463A1B0B" w:rsidR="00396778" w:rsidRPr="00FF0611" w:rsidRDefault="00396778" w:rsidP="00396778">
      <w:pPr>
        <w:jc w:val="both"/>
        <w:rPr>
          <w:rFonts w:ascii="Times New Roman" w:hAnsi="Times New Roman" w:cs="Times New Roman"/>
          <w:lang w:val="en-GB"/>
        </w:rPr>
      </w:pPr>
      <w:r w:rsidRPr="00FF0611">
        <w:rPr>
          <w:rFonts w:ascii="Times New Roman" w:hAnsi="Times New Roman" w:cs="Times New Roman"/>
          <w:lang w:val="en-GB"/>
        </w:rPr>
        <w:t xml:space="preserve">The result of the pre-qualification must be reflected with </w:t>
      </w:r>
      <w:r w:rsidRPr="002D01D5">
        <w:rPr>
          <w:rFonts w:ascii="Times New Roman" w:eastAsia="Courier New" w:hAnsi="Times New Roman" w:cs="Times New Roman"/>
          <w:color w:val="DD1144"/>
          <w:shd w:val="clear" w:color="auto" w:fill="F3F3F3"/>
          <w:lang w:val="en-GB"/>
          <w:rPrChange w:id="1399" w:author="Alba Colomer Padrosa" w:date="2021-01-27T14:21:00Z">
            <w:rPr>
              <w:rFonts w:ascii="Courier New" w:eastAsia="Courier New" w:hAnsi="Courier New" w:cs="Courier New"/>
              <w:color w:val="000000"/>
              <w:sz w:val="20"/>
              <w:szCs w:val="20"/>
              <w:lang w:val="en-GB" w:eastAsia="es-ES"/>
            </w:rPr>
          </w:rPrChange>
        </w:rPr>
        <w:t>preQualification.status</w:t>
      </w:r>
      <w:r w:rsidRPr="00FF0611">
        <w:rPr>
          <w:rFonts w:ascii="Courier New" w:eastAsia="Courier New" w:hAnsi="Courier New" w:cs="Courier New"/>
          <w:color w:val="000000"/>
          <w:sz w:val="20"/>
          <w:szCs w:val="20"/>
          <w:lang w:val="en-GB" w:eastAsia="es-ES"/>
        </w:rPr>
        <w:t>:</w:t>
      </w:r>
      <w:r w:rsidRPr="00FF0611">
        <w:rPr>
          <w:rFonts w:ascii="Times New Roman" w:hAnsi="Times New Roman" w:cs="Times New Roman"/>
          <w:lang w:val="en-GB"/>
        </w:rPr>
        <w:t xml:space="preserve"> </w:t>
      </w:r>
    </w:p>
    <w:p w14:paraId="3C3ED791" w14:textId="1568D428" w:rsidR="00396778" w:rsidRPr="00FF0611" w:rsidRDefault="00396778" w:rsidP="005A0AA8">
      <w:pPr>
        <w:pStyle w:val="Akapitzlist"/>
        <w:numPr>
          <w:ilvl w:val="0"/>
          <w:numId w:val="27"/>
        </w:numPr>
        <w:rPr>
          <w:rFonts w:ascii="Times New Roman" w:eastAsiaTheme="minorHAnsi" w:hAnsi="Times New Roman"/>
        </w:rPr>
      </w:pPr>
      <w:r w:rsidRPr="002D01D5">
        <w:rPr>
          <w:rFonts w:ascii="Times New Roman" w:eastAsia="Courier New" w:hAnsi="Times New Roman"/>
          <w:color w:val="DD1144"/>
          <w:szCs w:val="22"/>
          <w:shd w:val="clear" w:color="auto" w:fill="F3F3F3"/>
          <w:lang w:eastAsia="en-US"/>
          <w:rPrChange w:id="1400" w:author="Alba Colomer Padrosa" w:date="2021-01-27T14:22:00Z">
            <w:rPr>
              <w:rFonts w:ascii="Courier New" w:eastAsia="Courier New" w:hAnsi="Courier New" w:cs="Courier New"/>
              <w:color w:val="000000"/>
              <w:sz w:val="20"/>
              <w:szCs w:val="20"/>
              <w:lang w:eastAsia="es-ES"/>
            </w:rPr>
          </w:rPrChange>
        </w:rPr>
        <w:t>complete</w:t>
      </w:r>
      <w:r w:rsidRPr="00FF0611">
        <w:rPr>
          <w:rFonts w:ascii="Times New Roman" w:eastAsiaTheme="minorHAnsi" w:hAnsi="Times New Roman"/>
        </w:rPr>
        <w:t xml:space="preserve"> </w:t>
      </w:r>
      <w:r w:rsidRPr="00FF0611">
        <w:rPr>
          <w:rFonts w:ascii="Times New Roman" w:hAnsi="Times New Roman"/>
        </w:rPr>
        <w:t>when enough candidates were selected for future invitation to submit a tender;</w:t>
      </w:r>
    </w:p>
    <w:p w14:paraId="51E0BA61" w14:textId="45CCD2C8" w:rsidR="00396778" w:rsidRPr="00FF0611" w:rsidRDefault="00396778" w:rsidP="005A0AA8">
      <w:pPr>
        <w:pStyle w:val="Akapitzlist"/>
        <w:numPr>
          <w:ilvl w:val="0"/>
          <w:numId w:val="27"/>
        </w:numPr>
        <w:rPr>
          <w:rFonts w:ascii="Times New Roman" w:eastAsiaTheme="minorHAnsi" w:hAnsi="Times New Roman"/>
        </w:rPr>
      </w:pPr>
      <w:r w:rsidRPr="002D01D5">
        <w:rPr>
          <w:rFonts w:ascii="Times New Roman" w:eastAsia="Courier New" w:hAnsi="Times New Roman"/>
          <w:color w:val="DD1144"/>
          <w:szCs w:val="22"/>
          <w:shd w:val="clear" w:color="auto" w:fill="F3F3F3"/>
          <w:lang w:eastAsia="en-US"/>
          <w:rPrChange w:id="1401" w:author="Alba Colomer Padrosa" w:date="2021-01-27T14:22:00Z">
            <w:rPr>
              <w:rFonts w:ascii="Courier New" w:eastAsia="Courier New" w:hAnsi="Courier New" w:cs="Courier New"/>
              <w:color w:val="000000"/>
              <w:sz w:val="20"/>
              <w:szCs w:val="20"/>
              <w:lang w:eastAsia="es-ES"/>
            </w:rPr>
          </w:rPrChange>
        </w:rPr>
        <w:t>unsuccessful</w:t>
      </w:r>
      <w:r w:rsidRPr="00FF0611">
        <w:rPr>
          <w:rFonts w:ascii="Times New Roman" w:eastAsiaTheme="minorHAnsi" w:hAnsi="Times New Roman"/>
          <w:color w:val="auto"/>
          <w:szCs w:val="22"/>
          <w:lang w:eastAsia="en-US"/>
        </w:rPr>
        <w:t xml:space="preserve"> </w:t>
      </w:r>
      <w:r w:rsidRPr="00FF0611">
        <w:rPr>
          <w:rFonts w:ascii="Times New Roman" w:hAnsi="Times New Roman"/>
        </w:rPr>
        <w:t>when pre-qualification is unsuccessfully completed due to lack of submissions or because all the submissions were disqualified.</w:t>
      </w:r>
      <w:r w:rsidRPr="00FF0611">
        <w:rPr>
          <w:lang w:eastAsia="es-ES"/>
        </w:rPr>
        <w:t xml:space="preserve"> </w:t>
      </w:r>
      <w:r w:rsidRPr="00FF0611">
        <w:rPr>
          <w:noProof/>
          <w:lang w:val="en-US" w:eastAsia="en-US"/>
        </w:rPr>
        <mc:AlternateContent>
          <mc:Choice Requires="wps">
            <w:drawing>
              <wp:anchor distT="0" distB="0" distL="114300" distR="114300" simplePos="0" relativeHeight="251663360" behindDoc="0" locked="0" layoutInCell="1" hidden="0" allowOverlap="1" wp14:anchorId="54B5915C" wp14:editId="5496665D">
                <wp:simplePos x="0" y="0"/>
                <wp:positionH relativeFrom="column">
                  <wp:posOffset>114300</wp:posOffset>
                </wp:positionH>
                <wp:positionV relativeFrom="paragraph">
                  <wp:posOffset>0</wp:posOffset>
                </wp:positionV>
                <wp:extent cx="12700" cy="12700"/>
                <wp:effectExtent l="0" t="0" r="0" b="0"/>
                <wp:wrapNone/>
                <wp:docPr id="100008" name="Straight Arrow Connector 100008"/>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 w14:anchorId="437CDFCB" id="Straight Arrow Connector 100008" o:spid="_x0000_s1026" type="#_x0000_t32" style="position:absolute;margin-left:9pt;margin-top:0;width: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nqQW9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tbl>
      <w:tblPr>
        <w:tblW w:w="8931" w:type="dxa"/>
        <w:tblLayout w:type="fixed"/>
        <w:tblLook w:val="0600" w:firstRow="0" w:lastRow="0" w:firstColumn="0" w:lastColumn="0" w:noHBand="1" w:noVBand="1"/>
      </w:tblPr>
      <w:tblGrid>
        <w:gridCol w:w="8931"/>
      </w:tblGrid>
      <w:tr w:rsidR="00396778" w:rsidRPr="00FF0611" w14:paraId="3DFAAC6C" w14:textId="77777777" w:rsidTr="00F51F4E">
        <w:tc>
          <w:tcPr>
            <w:tcW w:w="8931" w:type="dxa"/>
            <w:shd w:val="clear" w:color="auto" w:fill="F8F8F8"/>
            <w:tcMar>
              <w:top w:w="100" w:type="dxa"/>
              <w:left w:w="100" w:type="dxa"/>
              <w:bottom w:w="100" w:type="dxa"/>
              <w:right w:w="100" w:type="dxa"/>
            </w:tcMar>
          </w:tcPr>
          <w:p w14:paraId="355AF9E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E30C9A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0B5369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32FBB20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EA278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2D2A887" w14:textId="1B1E3E4B" w:rsidR="002D01D5" w:rsidRPr="00FF0611" w:rsidRDefault="002D01D5" w:rsidP="002D01D5">
      <w:pPr>
        <w:pStyle w:val="Legenda"/>
        <w:jc w:val="center"/>
        <w:rPr>
          <w:ins w:id="1402" w:author="Alba Colomer Padrosa" w:date="2021-01-27T14:22:00Z"/>
          <w:rFonts w:ascii="Times New Roman" w:hAnsi="Times New Roman" w:cs="Times New Roman"/>
          <w:lang w:val="en-GB"/>
        </w:rPr>
      </w:pPr>
      <w:ins w:id="1403" w:author="Alba Colomer Padrosa" w:date="2021-01-27T14:22:00Z">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r>
          <w:rPr>
            <w:noProof/>
            <w:lang w:val="en-GB"/>
          </w:rPr>
          <w:t>29</w:t>
        </w:r>
        <w:r w:rsidRPr="00FF0611">
          <w:rPr>
            <w:lang w:val="en-GB"/>
          </w:rPr>
          <w:fldChar w:fldCharType="end"/>
        </w:r>
        <w:r w:rsidRPr="00FF0611">
          <w:rPr>
            <w:lang w:val="en-GB"/>
          </w:rPr>
          <w:t xml:space="preserve"> – </w:t>
        </w:r>
        <w:r>
          <w:rPr>
            <w:lang w:val="en-GB"/>
          </w:rPr>
          <w:t>Status of the preQualification</w:t>
        </w:r>
      </w:ins>
    </w:p>
    <w:p w14:paraId="6AF342B5" w14:textId="69E0ECB3" w:rsidR="00DD2002" w:rsidRPr="00FF0611" w:rsidRDefault="00396778" w:rsidP="00396778">
      <w:pPr>
        <w:pStyle w:val="Nagwek5"/>
        <w:numPr>
          <w:ilvl w:val="4"/>
          <w:numId w:val="3"/>
        </w:numPr>
        <w:rPr>
          <w:rFonts w:ascii="Times New Roman" w:hAnsi="Times New Roman" w:cs="Times New Roman"/>
        </w:rPr>
      </w:pPr>
      <w:r w:rsidRPr="00FF0611">
        <w:rPr>
          <w:rFonts w:ascii="Times New Roman" w:hAnsi="Times New Roman" w:cs="Times New Roman"/>
        </w:rPr>
        <w:t>Indication of the unsuccessful outcome of a procurement initiation</w:t>
      </w:r>
    </w:p>
    <w:p w14:paraId="2B1B9294" w14:textId="75B87ED2" w:rsidR="00396778" w:rsidRPr="00FF0611" w:rsidRDefault="00396778" w:rsidP="005A0AA8">
      <w:pPr>
        <w:pStyle w:val="Akapitzlist"/>
        <w:numPr>
          <w:ilvl w:val="0"/>
          <w:numId w:val="28"/>
        </w:numPr>
        <w:rPr>
          <w:rFonts w:ascii="Times New Roman" w:hAnsi="Times New Roman"/>
        </w:rPr>
      </w:pPr>
      <w:r w:rsidRPr="00FF0611">
        <w:rPr>
          <w:rFonts w:ascii="Times New Roman" w:hAnsi="Times New Roman"/>
        </w:rPr>
        <w:t>For lots</w:t>
      </w:r>
      <w:r w:rsidR="00DD2002" w:rsidRPr="00FF0611">
        <w:rPr>
          <w:rFonts w:ascii="Times New Roman" w:hAnsi="Times New Roman"/>
        </w:rPr>
        <w:t>:</w:t>
      </w:r>
      <w:r w:rsidRPr="00FF0611">
        <w:rPr>
          <w:rFonts w:ascii="Times New Roman" w:hAnsi="Times New Roman"/>
        </w:rPr>
        <w:t xml:space="preserve"> A negative character of procurement under a specific lot is reflected with </w:t>
      </w:r>
      <w:r w:rsidRPr="002D01D5">
        <w:rPr>
          <w:rFonts w:ascii="Times New Roman" w:eastAsia="Courier New" w:hAnsi="Times New Roman"/>
          <w:color w:val="DD1144"/>
          <w:szCs w:val="22"/>
          <w:shd w:val="clear" w:color="auto" w:fill="F3F3F3"/>
          <w:lang w:eastAsia="en-US"/>
          <w:rPrChange w:id="1404" w:author="Alba Colomer Padrosa" w:date="2021-01-27T14:23:00Z">
            <w:rPr>
              <w:rFonts w:ascii="Courier New" w:eastAsia="Courier New" w:hAnsi="Courier New" w:cs="Courier New"/>
              <w:color w:val="000000"/>
              <w:sz w:val="20"/>
              <w:szCs w:val="20"/>
              <w:lang w:eastAsia="es-ES"/>
            </w:rPr>
          </w:rPrChange>
        </w:rPr>
        <w:t>lot.status</w:t>
      </w:r>
      <w:r w:rsidRPr="002D01D5">
        <w:rPr>
          <w:rFonts w:ascii="Times New Roman" w:eastAsia="Courier New" w:hAnsi="Times New Roman"/>
          <w:color w:val="DD1144"/>
          <w:szCs w:val="22"/>
          <w:shd w:val="clear" w:color="auto" w:fill="F3F3F3"/>
          <w:lang w:eastAsia="en-US"/>
          <w:rPrChange w:id="1405" w:author="Alba Colomer Padrosa" w:date="2021-01-27T14:23:00Z">
            <w:rPr>
              <w:rFonts w:ascii="Times New Roman" w:hAnsi="Times New Roman"/>
            </w:rPr>
          </w:rPrChange>
        </w:rPr>
        <w:t xml:space="preserve">: </w:t>
      </w:r>
      <w:r w:rsidRPr="002D01D5">
        <w:rPr>
          <w:rFonts w:ascii="Times New Roman" w:eastAsia="Courier New" w:hAnsi="Times New Roman"/>
          <w:color w:val="DD1144"/>
          <w:szCs w:val="22"/>
          <w:shd w:val="clear" w:color="auto" w:fill="F3F3F3"/>
          <w:lang w:eastAsia="en-US"/>
          <w:rPrChange w:id="1406" w:author="Alba Colomer Padrosa" w:date="2021-01-27T14:23:00Z">
            <w:rPr>
              <w:rFonts w:ascii="Courier New" w:eastAsia="Courier New" w:hAnsi="Courier New" w:cs="Courier New"/>
              <w:color w:val="000000"/>
              <w:sz w:val="20"/>
              <w:szCs w:val="20"/>
              <w:lang w:eastAsia="es-ES"/>
            </w:rPr>
          </w:rPrChange>
        </w:rPr>
        <w:t>unsuccessful</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when the lot is closed unsuccessfully due to a lack of submissions for pre-qualification or tenders for evaluation, or when all the tenders were rejected;</w:t>
      </w:r>
    </w:p>
    <w:tbl>
      <w:tblPr>
        <w:tblW w:w="8931" w:type="dxa"/>
        <w:tblLayout w:type="fixed"/>
        <w:tblLook w:val="0600" w:firstRow="0" w:lastRow="0" w:firstColumn="0" w:lastColumn="0" w:noHBand="1" w:noVBand="1"/>
      </w:tblPr>
      <w:tblGrid>
        <w:gridCol w:w="8931"/>
      </w:tblGrid>
      <w:tr w:rsidR="00396778" w:rsidRPr="00FF0611" w14:paraId="79F50E91" w14:textId="77777777" w:rsidTr="00F51F4E">
        <w:tc>
          <w:tcPr>
            <w:tcW w:w="8931" w:type="dxa"/>
            <w:shd w:val="clear" w:color="auto" w:fill="F8F8F8"/>
            <w:tcMar>
              <w:top w:w="100" w:type="dxa"/>
              <w:left w:w="100" w:type="dxa"/>
              <w:bottom w:w="100" w:type="dxa"/>
              <w:right w:w="100" w:type="dxa"/>
            </w:tcMar>
          </w:tcPr>
          <w:p w14:paraId="5BD2EF1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462A149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57651EF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D623E2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1CF7362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2E499A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6E6A92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7733FFA" w14:textId="5E7DC058" w:rsidR="002D01D5" w:rsidRPr="00FF0611" w:rsidRDefault="002D01D5" w:rsidP="002D01D5">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07" w:author="Alba Colomer Padrosa" w:date="2021-01-27T14:26:00Z">
        <w:r>
          <w:rPr>
            <w:noProof/>
            <w:lang w:val="en-GB"/>
          </w:rPr>
          <w:t>32</w:t>
        </w:r>
      </w:ins>
      <w:del w:id="1408" w:author="Alba Colomer Padrosa" w:date="2021-01-27T14:26:00Z">
        <w:r w:rsidDel="002D01D5">
          <w:rPr>
            <w:noProof/>
            <w:lang w:val="en-GB"/>
          </w:rPr>
          <w:delText>29</w:delText>
        </w:r>
      </w:del>
      <w:r w:rsidRPr="00FF0611">
        <w:rPr>
          <w:lang w:val="en-GB"/>
        </w:rPr>
        <w:fldChar w:fldCharType="end"/>
      </w:r>
      <w:r w:rsidRPr="00FF0611">
        <w:rPr>
          <w:lang w:val="en-GB"/>
        </w:rPr>
        <w:t xml:space="preserve"> – </w:t>
      </w:r>
      <w:r>
        <w:rPr>
          <w:lang w:val="en-GB"/>
        </w:rPr>
        <w:t>Unsuccessful status at lot level</w:t>
      </w:r>
    </w:p>
    <w:p w14:paraId="7D6AA5D2" w14:textId="21AD82ED" w:rsidR="00396778" w:rsidRPr="00FF0611" w:rsidRDefault="00396778" w:rsidP="005A0AA8">
      <w:pPr>
        <w:pStyle w:val="Akapitzlist"/>
        <w:numPr>
          <w:ilvl w:val="0"/>
          <w:numId w:val="28"/>
        </w:numPr>
        <w:rPr>
          <w:rFonts w:ascii="Courier New" w:eastAsia="Courier New" w:hAnsi="Courier New" w:cs="Courier New"/>
          <w:color w:val="000000"/>
          <w:sz w:val="20"/>
          <w:szCs w:val="20"/>
          <w:lang w:eastAsia="es-ES"/>
        </w:rPr>
      </w:pPr>
      <w:r w:rsidRPr="00FF0611">
        <w:rPr>
          <w:rFonts w:ascii="Times New Roman" w:hAnsi="Times New Roman"/>
        </w:rPr>
        <w:t xml:space="preserve">For entire initiation: A negative character of a procurement under an entire initiation (procurement process) is reflected with </w:t>
      </w:r>
      <w:r w:rsidRPr="002D01D5">
        <w:rPr>
          <w:rFonts w:ascii="Times New Roman" w:eastAsia="Courier New" w:hAnsi="Times New Roman"/>
          <w:color w:val="DD1144"/>
          <w:szCs w:val="22"/>
          <w:shd w:val="clear" w:color="auto" w:fill="F3F3F3"/>
          <w:lang w:eastAsia="en-US"/>
          <w:rPrChange w:id="1409" w:author="Alba Colomer Padrosa" w:date="2021-01-27T14:24:00Z">
            <w:rPr>
              <w:rFonts w:ascii="Courier New" w:eastAsia="Courier New" w:hAnsi="Courier New" w:cs="Courier New"/>
              <w:color w:val="000000"/>
              <w:sz w:val="20"/>
              <w:szCs w:val="20"/>
              <w:lang w:eastAsia="es-ES"/>
            </w:rPr>
          </w:rPrChange>
        </w:rPr>
        <w:t>tender.status: unsuccessful</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when initiation is closed unsuccessfully due to a lack of submissions for pre-qualification or tenders for evaluation, or where all the tenders were rejected. Details of a negative closure are reflected in</w:t>
      </w:r>
      <w:ins w:id="1410" w:author="Alba Colomer Padrosa" w:date="2021-01-27T14:24:00Z">
        <w:r w:rsidR="002D01D5">
          <w:rPr>
            <w:rFonts w:ascii="Times New Roman" w:hAnsi="Times New Roman"/>
          </w:rPr>
          <w:t xml:space="preserve"> </w:t>
        </w:r>
      </w:ins>
      <w:r w:rsidRPr="002D01D5">
        <w:rPr>
          <w:rFonts w:ascii="Times New Roman" w:eastAsia="Courier New" w:hAnsi="Times New Roman"/>
          <w:color w:val="DD1144"/>
          <w:szCs w:val="22"/>
          <w:shd w:val="clear" w:color="auto" w:fill="F3F3F3"/>
          <w:lang w:eastAsia="en-US"/>
          <w:rPrChange w:id="1411" w:author="Alba Colomer Padrosa" w:date="2021-01-27T14:24:00Z">
            <w:rPr>
              <w:rFonts w:ascii="Courier New" w:eastAsia="Courier New" w:hAnsi="Courier New" w:cs="Courier New"/>
              <w:color w:val="000000"/>
              <w:sz w:val="20"/>
              <w:szCs w:val="20"/>
              <w:lang w:eastAsia="es-ES"/>
            </w:rPr>
          </w:rPrChange>
        </w:rPr>
        <w:t>tender.statusDetails</w:t>
      </w:r>
      <w:r w:rsidRPr="00FF0611">
        <w:rPr>
          <w:rFonts w:ascii="Courier New" w:eastAsia="Courier New" w:hAnsi="Courier New" w:cs="Courier New"/>
          <w:color w:val="000000"/>
          <w:sz w:val="20"/>
          <w:szCs w:val="20"/>
          <w:lang w:eastAsia="es-ES"/>
        </w:rPr>
        <w:t>:</w:t>
      </w:r>
    </w:p>
    <w:p w14:paraId="7F685735" w14:textId="77777777" w:rsidR="00396778" w:rsidRPr="00FF0611" w:rsidRDefault="00396778" w:rsidP="005A0AA8">
      <w:pPr>
        <w:pStyle w:val="Akapitzlist"/>
        <w:numPr>
          <w:ilvl w:val="0"/>
          <w:numId w:val="29"/>
        </w:numPr>
        <w:spacing w:after="120"/>
        <w:rPr>
          <w:sz w:val="20"/>
        </w:rPr>
      </w:pPr>
      <w:r w:rsidRPr="002D01D5">
        <w:rPr>
          <w:rFonts w:ascii="Times New Roman" w:eastAsia="Courier New" w:hAnsi="Times New Roman"/>
          <w:color w:val="DD1144"/>
          <w:szCs w:val="22"/>
          <w:shd w:val="clear" w:color="auto" w:fill="F3F3F3"/>
          <w:lang w:eastAsia="en-US"/>
          <w:rPrChange w:id="1412" w:author="Alba Colomer Padrosa" w:date="2021-01-27T14:24:00Z">
            <w:rPr>
              <w:rFonts w:ascii="Courier New" w:eastAsia="Courier New" w:hAnsi="Courier New" w:cs="Courier New"/>
              <w:color w:val="000000"/>
              <w:sz w:val="20"/>
            </w:rPr>
          </w:rPrChange>
        </w:rPr>
        <w:t>lackOfSubmissions</w:t>
      </w:r>
    </w:p>
    <w:p w14:paraId="60E67813" w14:textId="77777777" w:rsidR="00396778" w:rsidRPr="00FF0611" w:rsidRDefault="00396778" w:rsidP="005A0AA8">
      <w:pPr>
        <w:pStyle w:val="Akapitzlist"/>
        <w:numPr>
          <w:ilvl w:val="0"/>
          <w:numId w:val="29"/>
        </w:numPr>
        <w:spacing w:after="120"/>
        <w:rPr>
          <w:sz w:val="20"/>
        </w:rPr>
      </w:pPr>
      <w:r w:rsidRPr="002D01D5">
        <w:rPr>
          <w:rFonts w:ascii="Times New Roman" w:eastAsia="Courier New" w:hAnsi="Times New Roman"/>
          <w:color w:val="DD1144"/>
          <w:szCs w:val="22"/>
          <w:shd w:val="clear" w:color="auto" w:fill="F3F3F3"/>
          <w:lang w:eastAsia="en-US"/>
          <w:rPrChange w:id="1413" w:author="Alba Colomer Padrosa" w:date="2021-01-27T14:24:00Z">
            <w:rPr>
              <w:rFonts w:ascii="Courier New" w:eastAsia="Courier New" w:hAnsi="Courier New" w:cs="Courier New"/>
              <w:color w:val="000000"/>
              <w:sz w:val="20"/>
            </w:rPr>
          </w:rPrChange>
        </w:rPr>
        <w:t>allDisqualified</w:t>
      </w:r>
    </w:p>
    <w:p w14:paraId="0499596E" w14:textId="77777777" w:rsidR="00396778" w:rsidRPr="00FF0611" w:rsidRDefault="00396778" w:rsidP="005A0AA8">
      <w:pPr>
        <w:pStyle w:val="Akapitzlist"/>
        <w:numPr>
          <w:ilvl w:val="0"/>
          <w:numId w:val="29"/>
        </w:numPr>
        <w:spacing w:after="120"/>
        <w:rPr>
          <w:sz w:val="20"/>
        </w:rPr>
      </w:pPr>
      <w:r w:rsidRPr="002D01D5">
        <w:rPr>
          <w:rFonts w:ascii="Times New Roman" w:eastAsia="Courier New" w:hAnsi="Times New Roman"/>
          <w:color w:val="DD1144"/>
          <w:szCs w:val="22"/>
          <w:shd w:val="clear" w:color="auto" w:fill="F3F3F3"/>
          <w:lang w:eastAsia="en-US"/>
          <w:rPrChange w:id="1414" w:author="Alba Colomer Padrosa" w:date="2021-01-27T14:24:00Z">
            <w:rPr>
              <w:rFonts w:ascii="Courier New" w:eastAsia="Courier New" w:hAnsi="Courier New" w:cs="Courier New"/>
              <w:color w:val="000000"/>
              <w:sz w:val="20"/>
            </w:rPr>
          </w:rPrChange>
        </w:rPr>
        <w:t>lackOfOffers</w:t>
      </w:r>
    </w:p>
    <w:p w14:paraId="0A08935A" w14:textId="77777777" w:rsidR="00396778" w:rsidRPr="00FF0611" w:rsidRDefault="00396778" w:rsidP="005A0AA8">
      <w:pPr>
        <w:pStyle w:val="Akapitzlist"/>
        <w:numPr>
          <w:ilvl w:val="0"/>
          <w:numId w:val="29"/>
        </w:numPr>
        <w:spacing w:after="120"/>
        <w:rPr>
          <w:sz w:val="20"/>
        </w:rPr>
      </w:pPr>
      <w:r w:rsidRPr="002D01D5">
        <w:rPr>
          <w:rFonts w:ascii="Times New Roman" w:eastAsia="Courier New" w:hAnsi="Times New Roman"/>
          <w:color w:val="DD1144"/>
          <w:szCs w:val="22"/>
          <w:shd w:val="clear" w:color="auto" w:fill="F3F3F3"/>
          <w:lang w:eastAsia="en-US"/>
          <w:rPrChange w:id="1415" w:author="Alba Colomer Padrosa" w:date="2021-01-27T14:24:00Z">
            <w:rPr>
              <w:rFonts w:ascii="Courier New" w:eastAsia="Courier New" w:hAnsi="Courier New" w:cs="Courier New"/>
              <w:color w:val="000000"/>
              <w:sz w:val="20"/>
            </w:rPr>
          </w:rPrChange>
        </w:rPr>
        <w:t>allRejected</w:t>
      </w:r>
    </w:p>
    <w:tbl>
      <w:tblPr>
        <w:tblW w:w="8931" w:type="dxa"/>
        <w:tblLayout w:type="fixed"/>
        <w:tblLook w:val="0600" w:firstRow="0" w:lastRow="0" w:firstColumn="0" w:lastColumn="0" w:noHBand="1" w:noVBand="1"/>
      </w:tblPr>
      <w:tblGrid>
        <w:gridCol w:w="8931"/>
      </w:tblGrid>
      <w:tr w:rsidR="00396778" w:rsidRPr="00FF0611" w14:paraId="4EB1064A" w14:textId="77777777" w:rsidTr="00F51F4E">
        <w:tc>
          <w:tcPr>
            <w:tcW w:w="8931" w:type="dxa"/>
            <w:shd w:val="clear" w:color="auto" w:fill="F8F8F8"/>
            <w:tcMar>
              <w:top w:w="100" w:type="dxa"/>
              <w:left w:w="100" w:type="dxa"/>
              <w:bottom w:w="100" w:type="dxa"/>
              <w:right w:w="100" w:type="dxa"/>
            </w:tcMar>
          </w:tcPr>
          <w:p w14:paraId="060994A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897890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871AA2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2B98E89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241ED31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9455E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C9EC568" w14:textId="1ED2013C" w:rsidR="002D01D5" w:rsidRPr="00FF0611" w:rsidRDefault="002D01D5" w:rsidP="002D01D5">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16" w:author="Alba Colomer Padrosa" w:date="2021-01-27T14:26:00Z">
        <w:r>
          <w:rPr>
            <w:noProof/>
            <w:lang w:val="en-GB"/>
          </w:rPr>
          <w:t>33</w:t>
        </w:r>
      </w:ins>
      <w:del w:id="1417" w:author="Alba Colomer Padrosa" w:date="2021-01-27T14:26:00Z">
        <w:r w:rsidDel="002D01D5">
          <w:rPr>
            <w:noProof/>
            <w:lang w:val="en-GB"/>
          </w:rPr>
          <w:delText>32</w:delText>
        </w:r>
      </w:del>
      <w:r w:rsidRPr="00FF0611">
        <w:rPr>
          <w:lang w:val="en-GB"/>
        </w:rPr>
        <w:fldChar w:fldCharType="end"/>
      </w:r>
      <w:r w:rsidRPr="00FF0611">
        <w:rPr>
          <w:lang w:val="en-GB"/>
        </w:rPr>
        <w:t xml:space="preserve"> – </w:t>
      </w:r>
      <w:r>
        <w:rPr>
          <w:lang w:val="en-GB"/>
        </w:rPr>
        <w:t>Unsuccessful status at tender level</w:t>
      </w:r>
    </w:p>
    <w:p w14:paraId="115318E9" w14:textId="6207FE98" w:rsidR="00DD2002" w:rsidRPr="00FF0611" w:rsidDel="002D01D5" w:rsidRDefault="00DD2002" w:rsidP="00396778">
      <w:pPr>
        <w:rPr>
          <w:del w:id="1418" w:author="Alba Colomer Padrosa" w:date="2021-01-27T14:26:00Z"/>
          <w:rFonts w:ascii="Times New Roman" w:hAnsi="Times New Roman"/>
          <w:lang w:val="en-GB"/>
        </w:rPr>
      </w:pPr>
    </w:p>
    <w:p w14:paraId="60723F5B" w14:textId="59E7FAF4" w:rsidR="00396778" w:rsidRPr="00FF0611" w:rsidRDefault="00396778" w:rsidP="00396778">
      <w:pPr>
        <w:pStyle w:val="Nagwek5"/>
        <w:numPr>
          <w:ilvl w:val="3"/>
          <w:numId w:val="3"/>
        </w:numPr>
        <w:rPr>
          <w:rFonts w:ascii="Times New Roman" w:hAnsi="Times New Roman" w:cs="Times New Roman"/>
        </w:rPr>
      </w:pPr>
      <w:r w:rsidRPr="00FF0611">
        <w:rPr>
          <w:rFonts w:ascii="Times New Roman" w:hAnsi="Times New Roman" w:cs="Times New Roman"/>
        </w:rPr>
        <w:t>State2 - Qualification phase (active.qualification)</w:t>
      </w:r>
    </w:p>
    <w:p w14:paraId="7AB6AF50" w14:textId="0E66DF0D" w:rsidR="00396778" w:rsidRPr="00FF0611" w:rsidRDefault="00396778" w:rsidP="00396778">
      <w:pPr>
        <w:pStyle w:val="Nagwek5"/>
        <w:numPr>
          <w:ilvl w:val="4"/>
          <w:numId w:val="3"/>
        </w:numPr>
        <w:rPr>
          <w:rFonts w:ascii="Times New Roman" w:hAnsi="Times New Roman" w:cs="Times New Roman"/>
        </w:rPr>
      </w:pPr>
      <w:r w:rsidRPr="00FF0611">
        <w:rPr>
          <w:rFonts w:ascii="Times New Roman" w:hAnsi="Times New Roman" w:cs="Times New Roman"/>
        </w:rPr>
        <w:t>Initiation of qualification phase</w:t>
      </w:r>
    </w:p>
    <w:p w14:paraId="1C057BC3" w14:textId="080BE7AB" w:rsidR="00396778" w:rsidRPr="00FF0611" w:rsidRDefault="00396778" w:rsidP="005A0AA8">
      <w:pPr>
        <w:pStyle w:val="Akapitzlist"/>
        <w:numPr>
          <w:ilvl w:val="0"/>
          <w:numId w:val="28"/>
        </w:numPr>
        <w:rPr>
          <w:rFonts w:ascii="Times New Roman" w:hAnsi="Times New Roman"/>
        </w:rPr>
      </w:pPr>
      <w:bookmarkStart w:id="1419" w:name="_Toc52471930"/>
      <w:r w:rsidRPr="00FF0611">
        <w:rPr>
          <w:rFonts w:ascii="Times New Roman" w:hAnsi="Times New Roman"/>
        </w:rPr>
        <w:t>Disclosure of the submissions</w:t>
      </w:r>
      <w:bookmarkEnd w:id="1419"/>
      <w:r w:rsidRPr="00FF0611">
        <w:rPr>
          <w:rFonts w:ascii="Times New Roman" w:hAnsi="Times New Roman"/>
        </w:rPr>
        <w:t xml:space="preserve">: When there are enough </w:t>
      </w:r>
      <w:r w:rsidRPr="00F271BF">
        <w:rPr>
          <w:rFonts w:ascii="Times New Roman" w:eastAsia="Courier New" w:hAnsi="Times New Roman"/>
          <w:color w:val="DD1144"/>
          <w:szCs w:val="22"/>
          <w:shd w:val="clear" w:color="auto" w:fill="F3F3F3"/>
          <w:lang w:eastAsia="en-US"/>
          <w:rPrChange w:id="1420" w:author="Alba Colomer Padrosa" w:date="2021-01-27T14:30:00Z">
            <w:rPr>
              <w:rFonts w:ascii="Courier New" w:eastAsia="Courier New" w:hAnsi="Courier New" w:cs="Courier New"/>
              <w:color w:val="000000"/>
              <w:sz w:val="20"/>
              <w:szCs w:val="20"/>
              <w:lang w:eastAsia="es-ES"/>
            </w:rPr>
          </w:rPrChange>
        </w:rPr>
        <w:t>submissions</w:t>
      </w:r>
      <w:r w:rsidRPr="00FF0611">
        <w:rPr>
          <w:rFonts w:ascii="Times New Roman" w:hAnsi="Times New Roman"/>
        </w:rPr>
        <w:t xml:space="preserve">, all the submissions are disclosed as a </w:t>
      </w:r>
      <w:r w:rsidR="00DD40EF" w:rsidRPr="00F271BF">
        <w:rPr>
          <w:rFonts w:ascii="Times New Roman" w:eastAsia="Courier New" w:hAnsi="Times New Roman"/>
          <w:color w:val="DD1144"/>
          <w:szCs w:val="22"/>
          <w:shd w:val="clear" w:color="auto" w:fill="F3F3F3"/>
          <w:lang w:eastAsia="en-US"/>
          <w:rPrChange w:id="1421" w:author="Alba Colomer Padrosa" w:date="2021-01-27T14:30:00Z">
            <w:rPr>
              <w:rFonts w:ascii="Courier New" w:eastAsia="Courier New" w:hAnsi="Courier New" w:cs="Courier New"/>
              <w:color w:val="000000"/>
              <w:sz w:val="20"/>
              <w:szCs w:val="20"/>
              <w:lang w:eastAsia="es-ES"/>
            </w:rPr>
          </w:rPrChange>
        </w:rPr>
        <w:t>submissions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array. All the submissions’ authors are added into </w:t>
      </w:r>
      <w:r w:rsidR="00DD40EF" w:rsidRPr="00F271BF">
        <w:rPr>
          <w:rFonts w:ascii="Times New Roman" w:eastAsia="Courier New" w:hAnsi="Times New Roman"/>
          <w:color w:val="DD1144"/>
          <w:szCs w:val="22"/>
          <w:shd w:val="clear" w:color="auto" w:fill="F3F3F3"/>
          <w:lang w:eastAsia="en-US"/>
          <w:rPrChange w:id="1422" w:author="Alba Colomer Padrosa" w:date="2021-01-27T14:31:00Z">
            <w:rPr>
              <w:rFonts w:ascii="Courier New" w:eastAsia="Courier New" w:hAnsi="Courier New" w:cs="Courier New"/>
              <w:color w:val="000000"/>
              <w:sz w:val="20"/>
              <w:szCs w:val="20"/>
              <w:lang w:eastAsia="es-ES"/>
            </w:rPr>
          </w:rPrChange>
        </w:rPr>
        <w:t>parties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as </w:t>
      </w:r>
      <w:r w:rsidR="00DD40EF" w:rsidRPr="00F271BF">
        <w:rPr>
          <w:rFonts w:ascii="Times New Roman" w:eastAsia="Courier New" w:hAnsi="Times New Roman"/>
          <w:color w:val="DD1144"/>
          <w:szCs w:val="22"/>
          <w:shd w:val="clear" w:color="auto" w:fill="F3F3F3"/>
          <w:lang w:eastAsia="en-US"/>
          <w:rPrChange w:id="1423" w:author="Alba Colomer Padrosa" w:date="2021-01-27T14:30:00Z">
            <w:rPr>
              <w:rFonts w:ascii="Courier New" w:eastAsia="Courier New" w:hAnsi="Courier New" w:cs="Courier New"/>
              <w:color w:val="000000"/>
              <w:sz w:val="20"/>
              <w:szCs w:val="20"/>
              <w:lang w:eastAsia="es-ES"/>
            </w:rPr>
          </w:rPrChange>
        </w:rPr>
        <w:t>organizations</w:t>
      </w:r>
      <w:r w:rsidR="00DD40EF" w:rsidRPr="00FF0611">
        <w:rPr>
          <w:rFonts w:ascii="Times New Roman" w:eastAsiaTheme="minorHAnsi" w:hAnsi="Times New Roman"/>
          <w:color w:val="auto"/>
          <w:szCs w:val="22"/>
          <w:lang w:eastAsia="en-US"/>
        </w:rPr>
        <w:t xml:space="preserve"> </w:t>
      </w:r>
      <w:r w:rsidRPr="00FF0611">
        <w:rPr>
          <w:rFonts w:ascii="Times New Roman" w:hAnsi="Times New Roman"/>
        </w:rPr>
        <w:t xml:space="preserve">with a </w:t>
      </w:r>
      <w:r w:rsidR="00DD40EF" w:rsidRPr="00F271BF">
        <w:rPr>
          <w:rFonts w:ascii="Times New Roman" w:eastAsia="Courier New" w:hAnsi="Times New Roman"/>
          <w:color w:val="DD1144"/>
          <w:szCs w:val="22"/>
          <w:shd w:val="clear" w:color="auto" w:fill="F3F3F3"/>
          <w:lang w:eastAsia="en-US"/>
          <w:rPrChange w:id="1424" w:author="Alba Colomer Padrosa" w:date="2021-01-27T14:31:00Z">
            <w:rPr>
              <w:rFonts w:ascii="Courier New" w:eastAsia="Courier New" w:hAnsi="Courier New" w:cs="Courier New"/>
              <w:color w:val="000000"/>
              <w:sz w:val="20"/>
              <w:szCs w:val="20"/>
              <w:lang w:eastAsia="es-ES"/>
            </w:rPr>
          </w:rPrChange>
        </w:rPr>
        <w:t>role: candidate</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396778" w:rsidRPr="00FF0611" w14:paraId="51B1FE0D" w14:textId="77777777" w:rsidTr="00F51F4E">
        <w:tc>
          <w:tcPr>
            <w:tcW w:w="8931" w:type="dxa"/>
            <w:shd w:val="clear" w:color="auto" w:fill="F8F8F8"/>
            <w:tcMar>
              <w:top w:w="100" w:type="dxa"/>
              <w:left w:w="100" w:type="dxa"/>
              <w:bottom w:w="100" w:type="dxa"/>
              <w:right w:w="100" w:type="dxa"/>
            </w:tcMar>
          </w:tcPr>
          <w:p w14:paraId="049202E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08711E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"submissions": {</w:t>
            </w:r>
          </w:p>
          <w:p w14:paraId="08C6BE4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"details": [</w:t>
            </w:r>
          </w:p>
          <w:p w14:paraId="4B7E3C2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4D66AE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"1",</w:t>
            </w:r>
          </w:p>
          <w:p w14:paraId="70CFE56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729F7C5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B715E1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7733350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0287237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1567794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 {}</w:t>
            </w:r>
          </w:p>
          <w:p w14:paraId="3DA52AE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46AFB8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73FC18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3EF67C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 "true",</w:t>
            </w:r>
          </w:p>
          <w:p w14:paraId="126DF99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 {},</w:t>
            </w:r>
          </w:p>
          <w:p w14:paraId="200BFE3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 {}</w:t>
            </w:r>
          </w:p>
          <w:p w14:paraId="0723D22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442040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3A13C8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"tenderers": [</w:t>
            </w:r>
          </w:p>
          <w:p w14:paraId="0B9D26C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6E43D56"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D11DED1"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19DB1D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9BC94F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2ABBE5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E68CAEE" w14:textId="14585920" w:rsidR="00F271BF" w:rsidRPr="00FF0611" w:rsidRDefault="00F271BF" w:rsidP="00F271BF">
      <w:pPr>
        <w:pStyle w:val="Legenda"/>
        <w:jc w:val="center"/>
        <w:rPr>
          <w:rFonts w:ascii="Times New Roman" w:hAnsi="Times New Roman" w:cs="Times New Roman"/>
          <w:lang w:val="en-GB"/>
        </w:rPr>
      </w:pPr>
      <w:bookmarkStart w:id="1425" w:name="_Toc52471931"/>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26" w:author="Alba Colomer Padrosa" w:date="2021-01-27T14:32:00Z">
        <w:r>
          <w:rPr>
            <w:noProof/>
            <w:lang w:val="en-GB"/>
          </w:rPr>
          <w:t>34</w:t>
        </w:r>
      </w:ins>
      <w:del w:id="1427" w:author="Alba Colomer Padrosa" w:date="2021-01-27T14:32:00Z">
        <w:r w:rsidRPr="00FF0611" w:rsidDel="00F271BF">
          <w:rPr>
            <w:noProof/>
            <w:lang w:val="en-GB"/>
          </w:rPr>
          <w:delText>9</w:delText>
        </w:r>
      </w:del>
      <w:r w:rsidRPr="00FF0611">
        <w:rPr>
          <w:lang w:val="en-GB"/>
        </w:rPr>
        <w:fldChar w:fldCharType="end"/>
      </w:r>
      <w:r w:rsidRPr="00FF0611">
        <w:rPr>
          <w:lang w:val="en-GB"/>
        </w:rPr>
        <w:t xml:space="preserve"> – </w:t>
      </w:r>
      <w:r>
        <w:rPr>
          <w:lang w:val="en-GB"/>
        </w:rPr>
        <w:t>Disculosure of submissions</w:t>
      </w:r>
    </w:p>
    <w:p w14:paraId="346C0886" w14:textId="4B13F9C6" w:rsidR="00396778" w:rsidRPr="00FF0611" w:rsidRDefault="00396778" w:rsidP="005A0AA8">
      <w:pPr>
        <w:pStyle w:val="Akapitzlist"/>
        <w:numPr>
          <w:ilvl w:val="0"/>
          <w:numId w:val="28"/>
        </w:numPr>
        <w:rPr>
          <w:rFonts w:ascii="Times New Roman" w:hAnsi="Times New Roman"/>
        </w:rPr>
      </w:pPr>
      <w:r w:rsidRPr="00FF0611">
        <w:rPr>
          <w:rFonts w:ascii="Times New Roman" w:hAnsi="Times New Roman"/>
        </w:rPr>
        <w:t xml:space="preserve">Establishment of a period for qualification by </w:t>
      </w:r>
      <w:bookmarkEnd w:id="1425"/>
      <w:r w:rsidR="00CE7410" w:rsidRPr="00FF0611">
        <w:rPr>
          <w:rFonts w:ascii="Times New Roman" w:hAnsi="Times New Roman"/>
        </w:rPr>
        <w:t>the CA</w:t>
      </w:r>
      <w:r w:rsidR="00DD40EF" w:rsidRPr="00FF0611">
        <w:rPr>
          <w:rFonts w:ascii="Times New Roman" w:hAnsi="Times New Roman"/>
        </w:rPr>
        <w:t xml:space="preserve">: In order to indicate a start of the qualification phase of a procurement process, a start date must be established adding a separate </w:t>
      </w:r>
      <w:r w:rsidR="00DD40EF" w:rsidRPr="00F271BF">
        <w:rPr>
          <w:rFonts w:ascii="Times New Roman" w:eastAsia="Courier New" w:hAnsi="Times New Roman"/>
          <w:color w:val="DD1144"/>
          <w:szCs w:val="22"/>
          <w:shd w:val="clear" w:color="auto" w:fill="F3F3F3"/>
          <w:lang w:eastAsia="en-US"/>
          <w:rPrChange w:id="1428" w:author="Alba Colomer Padrosa" w:date="2021-01-27T14:31:00Z">
            <w:rPr>
              <w:rFonts w:ascii="Courier New" w:eastAsia="Courier New" w:hAnsi="Courier New" w:cs="Courier New"/>
              <w:color w:val="000000"/>
              <w:sz w:val="20"/>
              <w:szCs w:val="20"/>
              <w:lang w:eastAsia="es-ES"/>
            </w:rPr>
          </w:rPrChange>
        </w:rPr>
        <w:t>qualificationPeriod</w:t>
      </w:r>
      <w:r w:rsidR="00DD40EF" w:rsidRPr="00FF0611">
        <w:rPr>
          <w:rFonts w:ascii="Times New Roman" w:hAnsi="Times New Roman"/>
        </w:rPr>
        <w:t xml:space="preserve"> object into the </w:t>
      </w:r>
      <w:r w:rsidR="00DD40EF" w:rsidRPr="00F271BF">
        <w:rPr>
          <w:rFonts w:ascii="Times New Roman" w:eastAsia="Courier New" w:hAnsi="Times New Roman"/>
          <w:color w:val="DD1144"/>
          <w:szCs w:val="22"/>
          <w:shd w:val="clear" w:color="auto" w:fill="F3F3F3"/>
          <w:lang w:eastAsia="en-US"/>
          <w:rPrChange w:id="1429" w:author="Alba Colomer Padrosa" w:date="2021-01-27T14:31:00Z">
            <w:rPr>
              <w:rFonts w:ascii="Courier New" w:eastAsia="Courier New" w:hAnsi="Courier New" w:cs="Courier New"/>
              <w:color w:val="000000"/>
              <w:sz w:val="20"/>
              <w:szCs w:val="20"/>
              <w:lang w:eastAsia="es-ES"/>
            </w:rPr>
          </w:rPrChange>
        </w:rPr>
        <w:t>preQualification</w:t>
      </w:r>
      <w:r w:rsidR="00DD40EF" w:rsidRPr="00FF0611">
        <w:rPr>
          <w:rFonts w:ascii="Times New Roman" w:hAnsi="Times New Roman"/>
        </w:rPr>
        <w:t xml:space="preserve"> building block, which will reflect a start date of the qualification phase as a system moment:</w:t>
      </w:r>
    </w:p>
    <w:tbl>
      <w:tblPr>
        <w:tblW w:w="8931" w:type="dxa"/>
        <w:tblLayout w:type="fixed"/>
        <w:tblLook w:val="0600" w:firstRow="0" w:lastRow="0" w:firstColumn="0" w:lastColumn="0" w:noHBand="1" w:noVBand="1"/>
      </w:tblPr>
      <w:tblGrid>
        <w:gridCol w:w="8931"/>
      </w:tblGrid>
      <w:tr w:rsidR="00396778" w:rsidRPr="00FF0611" w14:paraId="0C559EA9" w14:textId="77777777" w:rsidTr="00F51F4E">
        <w:tc>
          <w:tcPr>
            <w:tcW w:w="8931" w:type="dxa"/>
            <w:shd w:val="clear" w:color="auto" w:fill="F8F8F8"/>
            <w:tcMar>
              <w:top w:w="100" w:type="dxa"/>
              <w:left w:w="100" w:type="dxa"/>
              <w:bottom w:w="100" w:type="dxa"/>
              <w:right w:w="100" w:type="dxa"/>
            </w:tcMar>
          </w:tcPr>
          <w:p w14:paraId="38F8029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D881D3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"submissions": {</w:t>
            </w:r>
          </w:p>
          <w:p w14:paraId="09D6AAD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"details": [</w:t>
            </w:r>
          </w:p>
          <w:p w14:paraId="0B63DEDC"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1169439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E539F87"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391BA814"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750BDD48"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35011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37721B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604DC57" w14:textId="2450838D" w:rsidR="00F271BF" w:rsidRPr="00FF0611" w:rsidRDefault="00F271BF" w:rsidP="00F271BF">
      <w:pPr>
        <w:pStyle w:val="Legenda"/>
        <w:jc w:val="center"/>
        <w:rPr>
          <w:rFonts w:ascii="Times New Roman" w:hAnsi="Times New Roman" w:cs="Times New Roman"/>
          <w:lang w:val="en-GB"/>
        </w:rPr>
      </w:pPr>
      <w:bookmarkStart w:id="1430" w:name="_Toc52471932"/>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31" w:author="Alba Colomer Padrosa" w:date="2021-01-27T14:33:00Z">
        <w:r>
          <w:rPr>
            <w:noProof/>
            <w:lang w:val="en-GB"/>
          </w:rPr>
          <w:t>35</w:t>
        </w:r>
      </w:ins>
      <w:del w:id="1432" w:author="Alba Colomer Padrosa" w:date="2021-01-27T14:33:00Z">
        <w:r w:rsidRPr="00FF0611" w:rsidDel="00F271BF">
          <w:rPr>
            <w:noProof/>
            <w:lang w:val="en-GB"/>
          </w:rPr>
          <w:delText>9</w:delText>
        </w:r>
      </w:del>
      <w:r w:rsidRPr="00FF0611">
        <w:rPr>
          <w:lang w:val="en-GB"/>
        </w:rPr>
        <w:fldChar w:fldCharType="end"/>
      </w:r>
      <w:r w:rsidRPr="00FF0611">
        <w:rPr>
          <w:lang w:val="en-GB"/>
        </w:rPr>
        <w:t xml:space="preserve"> – </w:t>
      </w:r>
      <w:r>
        <w:rPr>
          <w:lang w:val="en-GB"/>
        </w:rPr>
        <w:t>Period</w:t>
      </w:r>
      <w:r w:rsidRPr="00FF0611">
        <w:rPr>
          <w:lang w:val="en-GB"/>
        </w:rPr>
        <w:t xml:space="preserve"> for Qualification</w:t>
      </w:r>
    </w:p>
    <w:p w14:paraId="4BB474D0" w14:textId="4373226A" w:rsidR="00396778" w:rsidRPr="00FF0611" w:rsidRDefault="00396778" w:rsidP="005A0AA8">
      <w:pPr>
        <w:pStyle w:val="Akapitzlist"/>
        <w:numPr>
          <w:ilvl w:val="0"/>
          <w:numId w:val="28"/>
        </w:numPr>
        <w:rPr>
          <w:rFonts w:ascii="Times New Roman" w:hAnsi="Times New Roman"/>
        </w:rPr>
      </w:pPr>
      <w:r w:rsidRPr="00FF0611">
        <w:rPr>
          <w:rFonts w:ascii="Times New Roman" w:hAnsi="Times New Roman"/>
        </w:rPr>
        <w:t>Qualification envelopes</w:t>
      </w:r>
      <w:bookmarkEnd w:id="1430"/>
      <w:r w:rsidR="00DD40EF" w:rsidRPr="00FF0611">
        <w:rPr>
          <w:rFonts w:ascii="Times New Roman" w:hAnsi="Times New Roman"/>
        </w:rPr>
        <w:t xml:space="preserve">: Along with the establishment of </w:t>
      </w:r>
      <w:r w:rsidR="00DD40EF" w:rsidRPr="00F271BF">
        <w:rPr>
          <w:rFonts w:ascii="Times New Roman" w:eastAsia="Courier New" w:hAnsi="Times New Roman"/>
          <w:color w:val="DD1144"/>
          <w:szCs w:val="22"/>
          <w:shd w:val="clear" w:color="auto" w:fill="F3F3F3"/>
          <w:lang w:eastAsia="en-US"/>
          <w:rPrChange w:id="1433" w:author="Alba Colomer Padrosa" w:date="2021-01-27T14:31:00Z">
            <w:rPr>
              <w:rFonts w:ascii="Courier New" w:eastAsia="Courier New" w:hAnsi="Courier New" w:cs="Courier New"/>
              <w:color w:val="000000"/>
              <w:sz w:val="20"/>
              <w:szCs w:val="20"/>
              <w:lang w:eastAsia="es-ES"/>
            </w:rPr>
          </w:rPrChange>
        </w:rPr>
        <w:t>preQualification.qualificationPeriod.startDate</w:t>
      </w:r>
      <w:r w:rsidR="00DD40EF" w:rsidRPr="00FF0611">
        <w:rPr>
          <w:rFonts w:ascii="Times New Roman" w:hAnsi="Times New Roman"/>
        </w:rPr>
        <w:t xml:space="preserve">, a set of qualifications is established against each submission received in order to allow the CA to reflect its decision on each submission. Such objects, based on </w:t>
      </w:r>
      <w:r w:rsidR="00DD40EF" w:rsidRPr="00F271BF">
        <w:rPr>
          <w:rFonts w:ascii="Times New Roman" w:eastAsia="Courier New" w:hAnsi="Times New Roman"/>
          <w:color w:val="DD1144"/>
          <w:szCs w:val="22"/>
          <w:shd w:val="clear" w:color="auto" w:fill="F3F3F3"/>
          <w:lang w:eastAsia="en-US"/>
          <w:rPrChange w:id="1434" w:author="Alba Colomer Padrosa" w:date="2021-01-27T14:31:00Z">
            <w:rPr>
              <w:rFonts w:ascii="Courier New" w:eastAsia="Courier New" w:hAnsi="Courier New" w:cs="Courier New"/>
              <w:color w:val="000000"/>
              <w:sz w:val="20"/>
              <w:szCs w:val="20"/>
              <w:lang w:eastAsia="es-ES"/>
            </w:rPr>
          </w:rPrChange>
        </w:rPr>
        <w:t>Qualifications</w:t>
      </w:r>
      <w:r w:rsidR="00DD40EF" w:rsidRPr="00FF0611">
        <w:rPr>
          <w:rFonts w:ascii="Times New Roman" w:hAnsi="Times New Roman"/>
        </w:rPr>
        <w:t xml:space="preserve"> schema, are initially established with </w:t>
      </w:r>
      <w:r w:rsidR="00DD40EF" w:rsidRPr="00F271BF">
        <w:rPr>
          <w:rFonts w:ascii="Times New Roman" w:eastAsia="Courier New" w:hAnsi="Times New Roman"/>
          <w:color w:val="DD1144"/>
          <w:szCs w:val="22"/>
          <w:shd w:val="clear" w:color="auto" w:fill="F3F3F3"/>
          <w:lang w:eastAsia="en-US"/>
          <w:rPrChange w:id="1435" w:author="Alba Colomer Padrosa" w:date="2021-01-27T14:31:00Z">
            <w:rPr>
              <w:rFonts w:ascii="Courier New" w:eastAsia="Courier New" w:hAnsi="Courier New" w:cs="Courier New"/>
              <w:color w:val="000000"/>
              <w:sz w:val="20"/>
              <w:szCs w:val="20"/>
              <w:lang w:eastAsia="es-ES"/>
            </w:rPr>
          </w:rPrChange>
        </w:rPr>
        <w:t>status:pending</w:t>
      </w:r>
      <w:r w:rsidR="00DD40EF" w:rsidRPr="00FF0611">
        <w:rPr>
          <w:rFonts w:ascii="Times New Roman" w:hAnsi="Times New Roman"/>
        </w:rPr>
        <w:t xml:space="preserve">  and </w:t>
      </w:r>
      <w:r w:rsidR="00DD40EF" w:rsidRPr="00F271BF">
        <w:rPr>
          <w:rFonts w:ascii="Times New Roman" w:eastAsia="Courier New" w:hAnsi="Times New Roman"/>
          <w:color w:val="DD1144"/>
          <w:szCs w:val="22"/>
          <w:shd w:val="clear" w:color="auto" w:fill="F3F3F3"/>
          <w:lang w:eastAsia="en-US"/>
          <w:rPrChange w:id="1436" w:author="Alba Colomer Padrosa" w:date="2021-01-27T14:31:00Z">
            <w:rPr>
              <w:rFonts w:ascii="Courier New" w:eastAsia="Courier New" w:hAnsi="Courier New" w:cs="Courier New"/>
              <w:color w:val="000000"/>
              <w:sz w:val="20"/>
              <w:szCs w:val="20"/>
              <w:lang w:eastAsia="es-ES"/>
            </w:rPr>
          </w:rPrChange>
        </w:rPr>
        <w:t>statusDetails:awaiting</w:t>
      </w:r>
      <w:r w:rsidR="00DD40EF" w:rsidRPr="00FF0611">
        <w:rPr>
          <w:rFonts w:ascii="Times New Roman" w:hAnsi="Times New Roman"/>
        </w:rPr>
        <w:t> (</w:t>
      </w:r>
      <w:r w:rsidR="00DD40EF" w:rsidRPr="00FF0611">
        <w:rPr>
          <w:rFonts w:ascii="Times New Roman" w:hAnsi="Times New Roman"/>
          <w:i/>
        </w:rPr>
        <w:t xml:space="preserve">State 1 </w:t>
      </w:r>
      <w:r w:rsidR="00DD40EF" w:rsidRPr="00FF0611">
        <w:rPr>
          <w:rFonts w:ascii="Times New Roman" w:hAnsi="Times New Roman"/>
        </w:rPr>
        <w:t xml:space="preserve">of a </w:t>
      </w:r>
      <w:r w:rsidR="00DD40EF" w:rsidRPr="00F271BF">
        <w:rPr>
          <w:rFonts w:ascii="Times New Roman" w:eastAsia="Courier New" w:hAnsi="Times New Roman"/>
          <w:color w:val="DD1144"/>
          <w:szCs w:val="22"/>
          <w:shd w:val="clear" w:color="auto" w:fill="F3F3F3"/>
          <w:lang w:eastAsia="en-US"/>
          <w:rPrChange w:id="1437" w:author="Alba Colomer Padrosa" w:date="2021-01-27T14:31:00Z">
            <w:rPr>
              <w:rFonts w:ascii="Courier New" w:eastAsia="Courier New" w:hAnsi="Courier New" w:cs="Courier New"/>
              <w:color w:val="000000"/>
              <w:sz w:val="20"/>
              <w:szCs w:val="20"/>
              <w:lang w:eastAsia="es-ES"/>
            </w:rPr>
          </w:rPrChange>
        </w:rPr>
        <w:t>qualification</w:t>
      </w:r>
      <w:r w:rsidR="00DD40EF" w:rsidRPr="00FF0611">
        <w:rPr>
          <w:rFonts w:ascii="Times New Roman" w:hAnsi="Times New Roman"/>
        </w:rPr>
        <w:t xml:space="preserve"> object). Since no order is prescribed for the pre-qualification sequence, the CA can evaluate submissions received randomly.</w:t>
      </w:r>
    </w:p>
    <w:tbl>
      <w:tblPr>
        <w:tblW w:w="8931" w:type="dxa"/>
        <w:tblLayout w:type="fixed"/>
        <w:tblLook w:val="0600" w:firstRow="0" w:lastRow="0" w:firstColumn="0" w:lastColumn="0" w:noHBand="1" w:noVBand="1"/>
      </w:tblPr>
      <w:tblGrid>
        <w:gridCol w:w="8931"/>
      </w:tblGrid>
      <w:tr w:rsidR="00396778" w:rsidRPr="00FF0611" w14:paraId="57C0EB5E" w14:textId="77777777" w:rsidTr="00F51F4E">
        <w:tc>
          <w:tcPr>
            <w:tcW w:w="8931" w:type="dxa"/>
            <w:shd w:val="clear" w:color="auto" w:fill="F8F8F8"/>
            <w:tcMar>
              <w:top w:w="100" w:type="dxa"/>
              <w:left w:w="100" w:type="dxa"/>
              <w:bottom w:w="100" w:type="dxa"/>
              <w:right w:w="100" w:type="dxa"/>
            </w:tcMar>
          </w:tcPr>
          <w:p w14:paraId="39678360"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327C973"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 [</w:t>
            </w:r>
          </w:p>
          <w:p w14:paraId="386816DF"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C42378A"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63596A65"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7853868B"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"awaiting",</w:t>
            </w:r>
          </w:p>
          <w:p w14:paraId="375D8B3E"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1AB3900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75A959D2"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CE7C219"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20E402D" w14:textId="77777777" w:rsidR="00396778" w:rsidRPr="00FF0611" w:rsidRDefault="00396778"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E1F34F5" w14:textId="030FF68E" w:rsidR="00F271BF" w:rsidRPr="00FF0611" w:rsidRDefault="00F271BF" w:rsidP="00F271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38" w:author="Alba Colomer Padrosa" w:date="2021-01-27T14:34:00Z">
        <w:r>
          <w:rPr>
            <w:noProof/>
            <w:lang w:val="en-GB"/>
          </w:rPr>
          <w:t>36</w:t>
        </w:r>
      </w:ins>
      <w:del w:id="1439" w:author="Alba Colomer Padrosa" w:date="2021-01-27T14:34:00Z">
        <w:r w:rsidRPr="00FF0611" w:rsidDel="00F271BF">
          <w:rPr>
            <w:noProof/>
            <w:lang w:val="en-GB"/>
          </w:rPr>
          <w:delText>9</w:delText>
        </w:r>
      </w:del>
      <w:r w:rsidRPr="00FF0611">
        <w:rPr>
          <w:lang w:val="en-GB"/>
        </w:rPr>
        <w:fldChar w:fldCharType="end"/>
      </w:r>
      <w:r w:rsidRPr="00FF0611">
        <w:rPr>
          <w:lang w:val="en-GB"/>
        </w:rPr>
        <w:t xml:space="preserve"> – </w:t>
      </w:r>
      <w:r>
        <w:rPr>
          <w:lang w:val="en-GB"/>
        </w:rPr>
        <w:t>Status of the</w:t>
      </w:r>
      <w:del w:id="1440" w:author="Alba Colomer Padrosa" w:date="2021-01-27T14:35:00Z">
        <w:r w:rsidDel="00F271BF">
          <w:rPr>
            <w:lang w:val="en-GB"/>
          </w:rPr>
          <w:delText xml:space="preserve"> </w:delText>
        </w:r>
      </w:del>
      <w:r w:rsidRPr="00FF0611">
        <w:rPr>
          <w:lang w:val="en-GB"/>
        </w:rPr>
        <w:t xml:space="preserve"> Qualification</w:t>
      </w:r>
    </w:p>
    <w:p w14:paraId="3FD3743E" w14:textId="77777777" w:rsidR="00F271BF" w:rsidRDefault="00F271BF" w:rsidP="00CE7410">
      <w:pPr>
        <w:keepNext/>
        <w:jc w:val="center"/>
        <w:rPr>
          <w:lang w:val="en-GB"/>
        </w:rPr>
      </w:pPr>
    </w:p>
    <w:p w14:paraId="1F125A01" w14:textId="77777777" w:rsidR="00396778" w:rsidRPr="00FF0611" w:rsidRDefault="00396778" w:rsidP="00CE7410">
      <w:pPr>
        <w:keepNext/>
        <w:jc w:val="center"/>
        <w:rPr>
          <w:lang w:val="en-GB"/>
        </w:rPr>
      </w:pPr>
      <w:r w:rsidRPr="00FF0611">
        <w:rPr>
          <w:noProof/>
          <w:lang w:val="en-US"/>
        </w:rPr>
        <w:drawing>
          <wp:inline distT="114300" distB="114300" distL="114300" distR="114300" wp14:anchorId="71B72871" wp14:editId="54082794">
            <wp:extent cx="4446905" cy="3762375"/>
            <wp:effectExtent l="0" t="0" r="0" b="9525"/>
            <wp:docPr id="1000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9"/>
                    <a:srcRect/>
                    <a:stretch>
                      <a:fillRect/>
                    </a:stretch>
                  </pic:blipFill>
                  <pic:spPr>
                    <a:xfrm>
                      <a:off x="0" y="0"/>
                      <a:ext cx="4447180" cy="3762608"/>
                    </a:xfrm>
                    <a:prstGeom prst="rect">
                      <a:avLst/>
                    </a:prstGeom>
                    <a:ln/>
                  </pic:spPr>
                </pic:pic>
              </a:graphicData>
            </a:graphic>
          </wp:inline>
        </w:drawing>
      </w:r>
    </w:p>
    <w:p w14:paraId="1626BF74" w14:textId="6BEFBEF5" w:rsidR="00DD40EF" w:rsidRPr="00FF0611" w:rsidRDefault="00DD40EF" w:rsidP="00DD40EF">
      <w:pPr>
        <w:pStyle w:val="Legenda"/>
        <w:jc w:val="center"/>
        <w:rPr>
          <w:rFonts w:ascii="Times New Roman" w:hAnsi="Times New Roman" w:cs="Times New Roman"/>
          <w:lang w:val="en-GB"/>
        </w:rPr>
      </w:pPr>
      <w:bookmarkStart w:id="1441" w:name="_Toc58222354"/>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42" w:author="Alba Colomer Padrosa" w:date="2021-01-27T14:34:00Z">
        <w:r w:rsidR="00F271BF">
          <w:rPr>
            <w:noProof/>
            <w:lang w:val="en-GB"/>
          </w:rPr>
          <w:t>37</w:t>
        </w:r>
      </w:ins>
      <w:del w:id="1443" w:author="Alba Colomer Padrosa" w:date="2021-01-27T14:34:00Z">
        <w:r w:rsidRPr="00FF0611" w:rsidDel="00F271BF">
          <w:rPr>
            <w:noProof/>
            <w:lang w:val="en-GB"/>
          </w:rPr>
          <w:delText>9</w:delText>
        </w:r>
      </w:del>
      <w:r w:rsidRPr="00FF0611">
        <w:rPr>
          <w:lang w:val="en-GB"/>
        </w:rPr>
        <w:fldChar w:fldCharType="end"/>
      </w:r>
      <w:r w:rsidRPr="00FF0611">
        <w:rPr>
          <w:lang w:val="en-GB"/>
        </w:rPr>
        <w:t xml:space="preserve"> – State-chart diagram for Qualification</w:t>
      </w:r>
      <w:bookmarkEnd w:id="1441"/>
    </w:p>
    <w:p w14:paraId="6526082E" w14:textId="6A9D5DF3" w:rsidR="00DD40EF" w:rsidRPr="00FF0611" w:rsidRDefault="00DD40EF" w:rsidP="00DD40EF">
      <w:pPr>
        <w:pStyle w:val="Nagwek5"/>
        <w:numPr>
          <w:ilvl w:val="4"/>
          <w:numId w:val="3"/>
        </w:numPr>
        <w:rPr>
          <w:rFonts w:ascii="Times New Roman" w:hAnsi="Times New Roman" w:cs="Times New Roman"/>
        </w:rPr>
      </w:pPr>
      <w:r w:rsidRPr="00FF0611">
        <w:rPr>
          <w:rFonts w:ascii="Times New Roman" w:hAnsi="Times New Roman" w:cs="Times New Roman"/>
        </w:rPr>
        <w:t>Declaration of non-conflict of interest</w:t>
      </w:r>
    </w:p>
    <w:p w14:paraId="4C6E4707" w14:textId="7120B5D1" w:rsidR="00DD40EF" w:rsidRPr="00FF0611" w:rsidRDefault="00DD40EF" w:rsidP="00DD40EF">
      <w:pPr>
        <w:jc w:val="both"/>
        <w:rPr>
          <w:rFonts w:ascii="Times New Roman" w:hAnsi="Times New Roman" w:cs="Times New Roman"/>
          <w:lang w:val="en-GB"/>
        </w:rPr>
      </w:pPr>
      <w:r w:rsidRPr="00FF0611">
        <w:rPr>
          <w:rFonts w:ascii="Times New Roman" w:hAnsi="Times New Roman" w:cs="Times New Roman"/>
          <w:lang w:val="en-GB"/>
        </w:rPr>
        <w:t>Before starting qualificatio</w:t>
      </w:r>
      <w:r w:rsidR="00CF71EF" w:rsidRPr="00FF0611">
        <w:rPr>
          <w:rFonts w:ascii="Times New Roman" w:hAnsi="Times New Roman" w:cs="Times New Roman"/>
          <w:lang w:val="en-GB"/>
        </w:rPr>
        <w:t>n, each declared member of the Evaluation P</w:t>
      </w:r>
      <w:r w:rsidRPr="00FF0611">
        <w:rPr>
          <w:rFonts w:ascii="Times New Roman" w:hAnsi="Times New Roman" w:cs="Times New Roman"/>
          <w:lang w:val="en-GB"/>
        </w:rPr>
        <w:t xml:space="preserve">anel shall respond with a confirmation of absence of conflict of interest against each </w:t>
      </w:r>
      <w:r w:rsidRPr="00F271BF">
        <w:rPr>
          <w:rFonts w:ascii="Times New Roman" w:eastAsia="Courier New" w:hAnsi="Times New Roman" w:cs="Times New Roman"/>
          <w:color w:val="DD1144"/>
          <w:shd w:val="clear" w:color="auto" w:fill="F3F3F3"/>
          <w:lang w:val="en-GB"/>
          <w:rPrChange w:id="1444" w:author="Alba Colomer Padrosa" w:date="2021-01-27T14:37:00Z">
            <w:rPr>
              <w:rFonts w:ascii="Courier New" w:eastAsia="Courier New" w:hAnsi="Courier New" w:cs="Courier New"/>
              <w:color w:val="000000"/>
              <w:sz w:val="20"/>
              <w:szCs w:val="20"/>
              <w:lang w:val="en-GB" w:eastAsia="es-ES"/>
            </w:rPr>
          </w:rPrChange>
        </w:rPr>
        <w:t>candidate</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from each </w:t>
      </w:r>
      <w:r w:rsidRPr="00F271BF">
        <w:rPr>
          <w:rFonts w:ascii="Times New Roman" w:eastAsia="Courier New" w:hAnsi="Times New Roman" w:cs="Times New Roman"/>
          <w:color w:val="DD1144"/>
          <w:shd w:val="clear" w:color="auto" w:fill="F3F3F3"/>
          <w:lang w:val="en-GB"/>
          <w:rPrChange w:id="1445" w:author="Alba Colomer Padrosa" w:date="2021-01-27T14:37:00Z">
            <w:rPr>
              <w:rFonts w:ascii="Courier New" w:eastAsia="Courier New" w:hAnsi="Courier New" w:cs="Courier New"/>
              <w:color w:val="000000"/>
              <w:sz w:val="20"/>
              <w:szCs w:val="20"/>
              <w:lang w:val="en-GB" w:eastAsia="es-ES"/>
            </w:rPr>
          </w:rPrChange>
        </w:rPr>
        <w:t>qualification</w:t>
      </w:r>
      <w:r w:rsidRPr="00FF0611">
        <w:rPr>
          <w:rFonts w:ascii="Courier New" w:eastAsia="Courier New" w:hAnsi="Courier New" w:cs="Courier New"/>
          <w:color w:val="000000"/>
          <w:sz w:val="20"/>
          <w:szCs w:val="20"/>
          <w:lang w:val="en-GB" w:eastAsia="es-ES"/>
        </w:rPr>
        <w:t xml:space="preserve"> </w:t>
      </w:r>
      <w:r w:rsidRPr="00FF0611">
        <w:rPr>
          <w:rFonts w:ascii="Times New Roman" w:hAnsi="Times New Roman" w:cs="Times New Roman"/>
          <w:lang w:val="en-GB"/>
        </w:rPr>
        <w:t xml:space="preserve">by sending relevant </w:t>
      </w:r>
      <w:r w:rsidRPr="00F271BF">
        <w:rPr>
          <w:rFonts w:ascii="Times New Roman" w:eastAsia="Courier New" w:hAnsi="Times New Roman" w:cs="Times New Roman"/>
          <w:color w:val="DD1144"/>
          <w:shd w:val="clear" w:color="auto" w:fill="F3F3F3"/>
          <w:lang w:val="en-GB"/>
          <w:rPrChange w:id="1446" w:author="Alba Colomer Padrosa" w:date="2021-01-27T14:37:00Z">
            <w:rPr>
              <w:rFonts w:ascii="Courier New" w:eastAsia="Courier New" w:hAnsi="Courier New" w:cs="Courier New"/>
              <w:color w:val="000000"/>
              <w:sz w:val="20"/>
              <w:szCs w:val="20"/>
              <w:lang w:val="en-GB" w:eastAsia="es-ES"/>
            </w:rPr>
          </w:rPrChange>
        </w:rPr>
        <w:t>requirementResponses</w:t>
      </w:r>
      <w:r w:rsidRPr="00FF0611">
        <w:rPr>
          <w:rFonts w:ascii="Times New Roman" w:hAnsi="Times New Roman" w:cs="Times New Roman"/>
          <w:lang w:val="en-GB"/>
        </w:rPr>
        <w:t xml:space="preserve"> according to a common flow for declaration.</w:t>
      </w:r>
    </w:p>
    <w:p w14:paraId="67C531D2" w14:textId="3C0637C8" w:rsidR="00DD40EF" w:rsidRPr="00FF0611" w:rsidRDefault="00DD40EF" w:rsidP="005A0AA8">
      <w:pPr>
        <w:pStyle w:val="Akapitzlist"/>
        <w:numPr>
          <w:ilvl w:val="0"/>
          <w:numId w:val="28"/>
        </w:numPr>
        <w:rPr>
          <w:rFonts w:ascii="Times New Roman" w:hAnsi="Times New Roman"/>
        </w:rPr>
      </w:pPr>
      <w:bookmarkStart w:id="1447" w:name="_Toc52471934"/>
      <w:r w:rsidRPr="00FF0611">
        <w:rPr>
          <w:rFonts w:ascii="Times New Roman" w:hAnsi="Times New Roman"/>
        </w:rPr>
        <w:t>Request of declaration</w:t>
      </w:r>
      <w:bookmarkEnd w:id="1447"/>
      <w:r w:rsidR="00C676D1" w:rsidRPr="00FF0611">
        <w:rPr>
          <w:rFonts w:ascii="Times New Roman" w:hAnsi="Times New Roman"/>
        </w:rPr>
        <w:t xml:space="preserve">: Since the declaration is the same for all members of the </w:t>
      </w:r>
      <w:r w:rsidR="00CF71EF" w:rsidRPr="00FF0611">
        <w:rPr>
          <w:rFonts w:ascii="Times New Roman" w:hAnsi="Times New Roman"/>
        </w:rPr>
        <w:t>Evaluation P</w:t>
      </w:r>
      <w:r w:rsidR="00C676D1" w:rsidRPr="00FF0611">
        <w:rPr>
          <w:rFonts w:ascii="Times New Roman" w:hAnsi="Times New Roman"/>
        </w:rPr>
        <w:t>anel (either single procurement officers or all the members), it can be designed as a common requirement under specific criteria, related to the organisation appointed</w:t>
      </w:r>
      <w:r w:rsidRPr="00FF0611">
        <w:rPr>
          <w:rFonts w:ascii="Times New Roman" w:hAnsi="Times New Roman"/>
        </w:rPr>
        <w:t xml:space="preserve"> as a </w:t>
      </w:r>
      <w:r w:rsidR="00C676D1" w:rsidRPr="00FF0611">
        <w:rPr>
          <w:rFonts w:ascii="Times New Roman" w:hAnsi="Times New Roman"/>
        </w:rPr>
        <w:t>CA</w:t>
      </w:r>
      <w:r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DD40EF" w:rsidRPr="00FF0611" w14:paraId="107C1854" w14:textId="77777777" w:rsidTr="00F51F4E">
        <w:tc>
          <w:tcPr>
            <w:tcW w:w="8931" w:type="dxa"/>
            <w:shd w:val="clear" w:color="auto" w:fill="F8F8F8"/>
            <w:tcMar>
              <w:top w:w="100" w:type="dxa"/>
              <w:left w:w="100" w:type="dxa"/>
              <w:bottom w:w="100" w:type="dxa"/>
              <w:right w:w="100" w:type="dxa"/>
            </w:tcMar>
          </w:tcPr>
          <w:p w14:paraId="13152CC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E632F2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2E13A2E3"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"criteria": [</w:t>
            </w:r>
          </w:p>
          <w:p w14:paraId="425CA42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7121CC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CE7938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"title": "Declaration of absence of conflict of interest and confidentiality",</w:t>
            </w:r>
          </w:p>
          <w:p w14:paraId="2B137E9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"relatesTo":"procuringEntity",</w:t>
            </w:r>
          </w:p>
          <w:p w14:paraId="25EBDA1F"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"requirementGroups": [</w:t>
            </w:r>
          </w:p>
          <w:p w14:paraId="641B8F6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0587E5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2DF2A97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"requirements": [</w:t>
            </w:r>
          </w:p>
          <w:p w14:paraId="515D05D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8B6C6E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16F8662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"I am aware of Article 24 of Directive 2014/24/EU on public procurement, which states that: ‘The concept of conflicts of interest shall at least cover any situation where staff members of the contracting authority or of a procurement service provider acting on behalf of the contracting authority who are involved in the conduct of the procurement procedure or may influence the outcome of that procedure have, directly or indirectly, a financial, economic or other personal interest which might be perceived to compromise their impartiality and independence in the context of the procurement procedure.’\nto the best of my knowledge and belief I have no conflict of interest with the operators who have submitted a tender for this procurement, including persons or members of a consortium, or with the subcontractors proposed;\nthere are no facts or circumstances, past or present, or that could arise in the foreseeable future, which might call into question my independence in the eyes of any party;\nif I discover during the course of the [project/evaluation] that such a conflict exists or could arise, I will inform the contracting authority without delay;\nI am encouraged to report a situation or risk of conflict of interest as well as any type of wrongdoing or fraud (i.e. whistleblowing), and if I do so, I should not be treated unfairly or be sanctioned;\nI understand that the contracting authority reserves the right to verify this information.",</w:t>
            </w:r>
          </w:p>
          <w:p w14:paraId="5274AE4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"boolean"</w:t>
            </w:r>
          </w:p>
          <w:p w14:paraId="614EC324"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5A124C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20BD07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A4827B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"I confirm that I will keep all matters entrusted to me confidential. I will not communicate outside the [project team/evaluation committee] any confidential information that is revealed to me or that I have discovered. I will not make any adverse use of information given to me.",</w:t>
            </w:r>
          </w:p>
          <w:p w14:paraId="0D29495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"dataType": "boolean"</w:t>
            </w:r>
          </w:p>
          <w:p w14:paraId="03EF539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67930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80BAC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C8A3D7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E64912F"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22B68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5C2307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5C92423"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6EFAE9F" w14:textId="06459990" w:rsidR="00F271BF" w:rsidRPr="00FF0611" w:rsidRDefault="00F271BF" w:rsidP="00F271BF">
      <w:pPr>
        <w:pStyle w:val="Legenda"/>
        <w:jc w:val="center"/>
        <w:rPr>
          <w:rFonts w:ascii="Times New Roman" w:hAnsi="Times New Roman" w:cs="Times New Roman"/>
          <w:lang w:val="en-GB"/>
        </w:rPr>
      </w:pPr>
      <w:bookmarkStart w:id="1448" w:name="_Toc5247193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49" w:author="Alba Colomer Padrosa" w:date="2021-01-27T14:36:00Z">
        <w:r>
          <w:rPr>
            <w:noProof/>
            <w:lang w:val="en-GB"/>
          </w:rPr>
          <w:t>38</w:t>
        </w:r>
      </w:ins>
      <w:del w:id="1450" w:author="Alba Colomer Padrosa" w:date="2021-01-27T14:36:00Z">
        <w:r w:rsidDel="00F271BF">
          <w:rPr>
            <w:noProof/>
            <w:lang w:val="en-GB"/>
          </w:rPr>
          <w:delText>37</w:delText>
        </w:r>
      </w:del>
      <w:r w:rsidRPr="00FF0611">
        <w:rPr>
          <w:lang w:val="en-GB"/>
        </w:rPr>
        <w:fldChar w:fldCharType="end"/>
      </w:r>
      <w:r w:rsidRPr="00FF0611">
        <w:rPr>
          <w:lang w:val="en-GB"/>
        </w:rPr>
        <w:t xml:space="preserve"> – </w:t>
      </w:r>
      <w:r>
        <w:rPr>
          <w:lang w:val="en-GB"/>
        </w:rPr>
        <w:t>Request of declaration</w:t>
      </w:r>
    </w:p>
    <w:p w14:paraId="03BDF82E" w14:textId="27826936" w:rsidR="00DD40EF" w:rsidRPr="00FF0611" w:rsidRDefault="00DD40EF" w:rsidP="005A0AA8">
      <w:pPr>
        <w:pStyle w:val="Akapitzlist"/>
        <w:numPr>
          <w:ilvl w:val="0"/>
          <w:numId w:val="28"/>
        </w:numPr>
        <w:rPr>
          <w:rFonts w:ascii="Times New Roman" w:hAnsi="Times New Roman"/>
        </w:rPr>
      </w:pPr>
      <w:r w:rsidRPr="00FF0611">
        <w:rPr>
          <w:rFonts w:ascii="Times New Roman" w:hAnsi="Times New Roman"/>
        </w:rPr>
        <w:t>Declaration</w:t>
      </w:r>
      <w:bookmarkEnd w:id="1448"/>
      <w:r w:rsidR="00C676D1" w:rsidRPr="00FF0611">
        <w:rPr>
          <w:rFonts w:ascii="Times New Roman" w:hAnsi="Times New Roman"/>
        </w:rPr>
        <w:t>: N</w:t>
      </w:r>
      <w:r w:rsidR="00CF71EF" w:rsidRPr="00FF0611">
        <w:rPr>
          <w:rFonts w:ascii="Times New Roman" w:hAnsi="Times New Roman"/>
        </w:rPr>
        <w:t>ow each declared member of the Evaluation P</w:t>
      </w:r>
      <w:r w:rsidR="00C676D1" w:rsidRPr="00FF0611">
        <w:rPr>
          <w:rFonts w:ascii="Times New Roman" w:hAnsi="Times New Roman"/>
        </w:rPr>
        <w:t xml:space="preserve">anel can respond with a confirmation of absence of conflict of interest against each </w:t>
      </w:r>
      <w:r w:rsidR="00C676D1" w:rsidRPr="00F271BF">
        <w:rPr>
          <w:rFonts w:ascii="Times New Roman" w:eastAsia="Courier New" w:hAnsi="Times New Roman"/>
          <w:color w:val="DD1144"/>
          <w:szCs w:val="22"/>
          <w:shd w:val="clear" w:color="auto" w:fill="F3F3F3"/>
          <w:lang w:eastAsia="en-US"/>
          <w:rPrChange w:id="1451" w:author="Alba Colomer Padrosa" w:date="2021-01-27T14:38:00Z">
            <w:rPr>
              <w:rFonts w:ascii="Courier New" w:eastAsia="Courier New" w:hAnsi="Courier New" w:cs="Courier New"/>
              <w:color w:val="000000"/>
              <w:sz w:val="20"/>
              <w:szCs w:val="20"/>
              <w:lang w:eastAsia="es-ES"/>
            </w:rPr>
          </w:rPrChange>
        </w:rPr>
        <w:t>tenderer</w:t>
      </w:r>
      <w:r w:rsidR="00C676D1" w:rsidRPr="00FF0611">
        <w:rPr>
          <w:rFonts w:ascii="Times New Roman" w:hAnsi="Times New Roman"/>
        </w:rPr>
        <w:t xml:space="preserve"> from each </w:t>
      </w:r>
      <w:r w:rsidR="00C676D1" w:rsidRPr="00F271BF">
        <w:rPr>
          <w:rFonts w:ascii="Times New Roman" w:eastAsia="Courier New" w:hAnsi="Times New Roman"/>
          <w:color w:val="DD1144"/>
          <w:szCs w:val="22"/>
          <w:shd w:val="clear" w:color="auto" w:fill="F3F3F3"/>
          <w:lang w:eastAsia="en-US"/>
          <w:rPrChange w:id="1452" w:author="Alba Colomer Padrosa" w:date="2021-01-27T14:38:00Z">
            <w:rPr>
              <w:rFonts w:ascii="Courier New" w:eastAsia="Courier New" w:hAnsi="Courier New" w:cs="Courier New"/>
              <w:color w:val="000000"/>
              <w:sz w:val="20"/>
              <w:szCs w:val="20"/>
              <w:lang w:eastAsia="es-ES"/>
            </w:rPr>
          </w:rPrChange>
        </w:rPr>
        <w:t>award</w:t>
      </w:r>
      <w:r w:rsidR="00C676D1" w:rsidRPr="00FF0611">
        <w:rPr>
          <w:rFonts w:ascii="Courier New" w:eastAsia="Courier New" w:hAnsi="Courier New" w:cs="Courier New"/>
          <w:color w:val="000000"/>
          <w:sz w:val="20"/>
          <w:szCs w:val="20"/>
          <w:lang w:eastAsia="es-ES"/>
        </w:rPr>
        <w:t xml:space="preserve"> </w:t>
      </w:r>
      <w:r w:rsidR="00C676D1" w:rsidRPr="00FF0611">
        <w:rPr>
          <w:rFonts w:ascii="Times New Roman" w:hAnsi="Times New Roman"/>
        </w:rPr>
        <w:t xml:space="preserve">(in case of a combined evaluation under single-stage procurement) or each </w:t>
      </w:r>
      <w:r w:rsidR="00C676D1" w:rsidRPr="00F271BF">
        <w:rPr>
          <w:rFonts w:ascii="Times New Roman" w:eastAsia="Courier New" w:hAnsi="Times New Roman"/>
          <w:color w:val="DD1144"/>
          <w:szCs w:val="22"/>
          <w:shd w:val="clear" w:color="auto" w:fill="F3F3F3"/>
          <w:lang w:eastAsia="en-US"/>
          <w:rPrChange w:id="1453" w:author="Alba Colomer Padrosa" w:date="2021-01-27T14:38:00Z">
            <w:rPr>
              <w:rFonts w:ascii="Courier New" w:eastAsia="Courier New" w:hAnsi="Courier New" w:cs="Courier New"/>
              <w:color w:val="000000"/>
              <w:sz w:val="20"/>
              <w:szCs w:val="20"/>
              <w:lang w:eastAsia="es-ES"/>
            </w:rPr>
          </w:rPrChange>
        </w:rPr>
        <w:t>candidate</w:t>
      </w:r>
      <w:r w:rsidR="00C676D1" w:rsidRPr="00FF0611">
        <w:rPr>
          <w:rFonts w:ascii="Times New Roman" w:hAnsi="Times New Roman"/>
        </w:rPr>
        <w:t xml:space="preserve"> from each </w:t>
      </w:r>
      <w:r w:rsidR="00C676D1" w:rsidRPr="00F271BF">
        <w:rPr>
          <w:rFonts w:ascii="Times New Roman" w:eastAsia="Courier New" w:hAnsi="Times New Roman"/>
          <w:color w:val="DD1144"/>
          <w:szCs w:val="22"/>
          <w:shd w:val="clear" w:color="auto" w:fill="F3F3F3"/>
          <w:lang w:eastAsia="en-US"/>
          <w:rPrChange w:id="1454" w:author="Alba Colomer Padrosa" w:date="2021-01-27T14:38:00Z">
            <w:rPr>
              <w:rFonts w:ascii="Courier New" w:eastAsia="Courier New" w:hAnsi="Courier New" w:cs="Courier New"/>
              <w:color w:val="000000"/>
              <w:sz w:val="20"/>
              <w:szCs w:val="20"/>
              <w:lang w:eastAsia="es-ES"/>
            </w:rPr>
          </w:rPrChange>
        </w:rPr>
        <w:t>qualification</w:t>
      </w:r>
      <w:r w:rsidR="00C676D1" w:rsidRPr="00FF0611">
        <w:rPr>
          <w:rFonts w:ascii="Times New Roman" w:hAnsi="Times New Roman"/>
        </w:rPr>
        <w:t xml:space="preserve"> (in case of a multi-stage procurement with prior qualification) by sending the relevant </w:t>
      </w:r>
      <w:r w:rsidR="00C676D1" w:rsidRPr="00F271BF">
        <w:rPr>
          <w:rFonts w:ascii="Times New Roman" w:eastAsia="Courier New" w:hAnsi="Times New Roman"/>
          <w:color w:val="DD1144"/>
          <w:szCs w:val="22"/>
          <w:shd w:val="clear" w:color="auto" w:fill="F3F3F3"/>
          <w:lang w:eastAsia="en-US"/>
          <w:rPrChange w:id="1455" w:author="Alba Colomer Padrosa" w:date="2021-01-27T14:38:00Z">
            <w:rPr>
              <w:rFonts w:ascii="Courier New" w:eastAsia="Courier New" w:hAnsi="Courier New" w:cs="Courier New"/>
              <w:color w:val="000000"/>
              <w:sz w:val="20"/>
              <w:szCs w:val="20"/>
              <w:lang w:eastAsia="es-ES"/>
            </w:rPr>
          </w:rPrChange>
        </w:rPr>
        <w:t>requirementResponses</w:t>
      </w:r>
      <w:r w:rsidR="00C676D1" w:rsidRPr="00FF0611">
        <w:rPr>
          <w:rFonts w:ascii="Times New Roman" w:hAnsi="Times New Roman"/>
        </w:rPr>
        <w:t>.</w:t>
      </w:r>
    </w:p>
    <w:tbl>
      <w:tblPr>
        <w:tblW w:w="8931" w:type="dxa"/>
        <w:tblLayout w:type="fixed"/>
        <w:tblLook w:val="0600" w:firstRow="0" w:lastRow="0" w:firstColumn="0" w:lastColumn="0" w:noHBand="1" w:noVBand="1"/>
      </w:tblPr>
      <w:tblGrid>
        <w:gridCol w:w="8931"/>
      </w:tblGrid>
      <w:tr w:rsidR="00DD40EF" w:rsidRPr="00FF0611" w14:paraId="014073C1" w14:textId="77777777" w:rsidTr="00F51F4E">
        <w:tc>
          <w:tcPr>
            <w:tcW w:w="8931" w:type="dxa"/>
            <w:shd w:val="clear" w:color="auto" w:fill="F8F8F8"/>
            <w:tcMar>
              <w:top w:w="100" w:type="dxa"/>
              <w:left w:w="100" w:type="dxa"/>
              <w:bottom w:w="100" w:type="dxa"/>
              <w:right w:w="100" w:type="dxa"/>
            </w:tcMar>
          </w:tcPr>
          <w:p w14:paraId="11F673A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36BEAB0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"awards": [  // "qualifications" for multi-stage procurement with prior qualification</w:t>
            </w:r>
          </w:p>
          <w:p w14:paraId="4BB2EBB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A0A1869"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05745D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w:t>
            </w:r>
          </w:p>
          <w:p w14:paraId="0F1E3C5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5FCBDA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1C047B6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"value":true,</w:t>
            </w:r>
          </w:p>
          <w:p w14:paraId="72FFAA3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w:t>
            </w:r>
          </w:p>
          <w:p w14:paraId="5531BA8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FCC951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16809655"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E1401D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w:t>
            </w:r>
          </w:p>
          <w:p w14:paraId="4097491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06DC6CE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514A7019"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FBB3FEE"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"responder":{</w:t>
            </w:r>
          </w:p>
          <w:p w14:paraId="3D9066E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67C9674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348C6FE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AACD71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3C46AB8"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3ED4C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2274EDFF"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"value":true,</w:t>
            </w:r>
          </w:p>
          <w:p w14:paraId="7ADB091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w:t>
            </w:r>
          </w:p>
          <w:p w14:paraId="3FF936D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56BA7F0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w:t>
            </w:r>
          </w:p>
          <w:p w14:paraId="4BA8C32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452A5A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"relatedTenderer":{</w:t>
            </w:r>
          </w:p>
          <w:p w14:paraId="11AAABC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5B8CA12C"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3D0FF17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7AE81CD"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"responder":{</w:t>
            </w:r>
          </w:p>
          <w:p w14:paraId="6CB651B6"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2969B4D2"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"name":""</w:t>
            </w:r>
          </w:p>
          <w:p w14:paraId="574A9FF3"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4E707F0"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287A27"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1E2D63A"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41416B"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0777141" w14:textId="77777777" w:rsidR="00DD40EF" w:rsidRPr="00FF0611" w:rsidRDefault="00DD40EF"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013654E8" w14:textId="3689C831" w:rsidR="00F271BF" w:rsidRPr="00FF0611" w:rsidRDefault="00F271BF" w:rsidP="00F271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56" w:author="Alba Colomer Padrosa" w:date="2021-01-27T14:37:00Z">
        <w:r>
          <w:rPr>
            <w:noProof/>
            <w:lang w:val="en-GB"/>
          </w:rPr>
          <w:t>39</w:t>
        </w:r>
      </w:ins>
      <w:del w:id="1457" w:author="Alba Colomer Padrosa" w:date="2021-01-27T14:37:00Z">
        <w:r w:rsidDel="00F271BF">
          <w:rPr>
            <w:noProof/>
            <w:lang w:val="en-GB"/>
          </w:rPr>
          <w:delText>37</w:delText>
        </w:r>
      </w:del>
      <w:r w:rsidRPr="00FF0611">
        <w:rPr>
          <w:lang w:val="en-GB"/>
        </w:rPr>
        <w:fldChar w:fldCharType="end"/>
      </w:r>
      <w:r w:rsidRPr="00FF0611">
        <w:rPr>
          <w:lang w:val="en-GB"/>
        </w:rPr>
        <w:t xml:space="preserve"> – </w:t>
      </w:r>
      <w:r>
        <w:rPr>
          <w:lang w:val="en-GB"/>
        </w:rPr>
        <w:t>Declaration</w:t>
      </w:r>
    </w:p>
    <w:p w14:paraId="56DE29D3" w14:textId="3E2796ED" w:rsidR="00C676D1" w:rsidRPr="00FF0611" w:rsidRDefault="00C676D1" w:rsidP="00C676D1">
      <w:pPr>
        <w:pStyle w:val="Nagwek5"/>
        <w:numPr>
          <w:ilvl w:val="4"/>
          <w:numId w:val="3"/>
        </w:numPr>
        <w:rPr>
          <w:rFonts w:ascii="Times New Roman" w:hAnsi="Times New Roman" w:cs="Times New Roman"/>
        </w:rPr>
      </w:pPr>
      <w:r w:rsidRPr="00FF0611">
        <w:rPr>
          <w:rFonts w:ascii="Times New Roman" w:hAnsi="Times New Roman" w:cs="Times New Roman"/>
        </w:rPr>
        <w:t>Qualification of submissions</w:t>
      </w:r>
    </w:p>
    <w:p w14:paraId="469337CB" w14:textId="5E4ECCFE" w:rsidR="00C676D1" w:rsidRPr="00FF0611" w:rsidRDefault="00C676D1" w:rsidP="00C676D1">
      <w:pPr>
        <w:jc w:val="both"/>
        <w:rPr>
          <w:rFonts w:ascii="Times New Roman" w:hAnsi="Times New Roman"/>
          <w:lang w:val="en-GB"/>
        </w:rPr>
      </w:pPr>
      <w:r w:rsidRPr="00FF0611">
        <w:rPr>
          <w:rFonts w:ascii="Times New Roman" w:hAnsi="Times New Roman" w:cs="Times New Roman"/>
          <w:lang w:val="en-GB"/>
        </w:rPr>
        <w:t>Once all the non-conflict of interest</w:t>
      </w:r>
      <w:r w:rsidR="00CF71EF" w:rsidRPr="00FF0611">
        <w:rPr>
          <w:rFonts w:ascii="Times New Roman" w:hAnsi="Times New Roman" w:cs="Times New Roman"/>
          <w:lang w:val="en-GB"/>
        </w:rPr>
        <w:t xml:space="preserve"> declarations are submitted by E</w:t>
      </w:r>
      <w:r w:rsidRPr="00FF0611">
        <w:rPr>
          <w:rFonts w:ascii="Times New Roman" w:hAnsi="Times New Roman" w:cs="Times New Roman"/>
          <w:lang w:val="en-GB"/>
        </w:rPr>
        <w:t xml:space="preserve">valuation </w:t>
      </w:r>
      <w:r w:rsidR="00CF71EF" w:rsidRPr="00FF0611">
        <w:rPr>
          <w:rFonts w:ascii="Times New Roman" w:hAnsi="Times New Roman" w:cs="Times New Roman"/>
          <w:lang w:val="en-GB"/>
        </w:rPr>
        <w:t>C</w:t>
      </w:r>
      <w:r w:rsidRPr="00FF0611">
        <w:rPr>
          <w:rFonts w:ascii="Times New Roman" w:hAnsi="Times New Roman" w:cs="Times New Roman"/>
          <w:lang w:val="en-GB"/>
        </w:rPr>
        <w:t xml:space="preserve">ommittee members, the </w:t>
      </w:r>
      <w:r w:rsidRPr="00AB259D">
        <w:rPr>
          <w:rFonts w:ascii="Times New Roman" w:eastAsia="Courier New" w:hAnsi="Times New Roman" w:cs="Times New Roman"/>
          <w:color w:val="DD1144"/>
          <w:shd w:val="clear" w:color="auto" w:fill="F3F3F3"/>
          <w:lang w:val="en-GB"/>
          <w:rPrChange w:id="1458" w:author="Alba Colomer Padrosa" w:date="2021-01-27T14:41:00Z">
            <w:rPr>
              <w:rFonts w:ascii="Courier New" w:eastAsia="Courier New" w:hAnsi="Courier New" w:cs="Courier New"/>
              <w:color w:val="000000"/>
              <w:sz w:val="20"/>
              <w:szCs w:val="20"/>
              <w:lang w:val="en-GB" w:eastAsia="es-ES"/>
            </w:rPr>
          </w:rPrChange>
        </w:rPr>
        <w:t>qualification</w:t>
      </w:r>
      <w:r w:rsidRPr="00FF0611">
        <w:rPr>
          <w:rFonts w:ascii="Times New Roman" w:hAnsi="Times New Roman"/>
          <w:lang w:val="en-GB"/>
        </w:rPr>
        <w:t xml:space="preserve"> </w:t>
      </w:r>
      <w:r w:rsidRPr="00FF0611">
        <w:rPr>
          <w:rFonts w:ascii="Times New Roman" w:hAnsi="Times New Roman" w:cs="Times New Roman"/>
          <w:lang w:val="en-GB"/>
        </w:rPr>
        <w:t>for review is switched into</w:t>
      </w:r>
      <w:r w:rsidRPr="00FF0611">
        <w:rPr>
          <w:rFonts w:ascii="Times New Roman" w:hAnsi="Times New Roman"/>
          <w:lang w:val="en-GB"/>
        </w:rPr>
        <w:t xml:space="preserve"> </w:t>
      </w:r>
      <w:r w:rsidRPr="00AB259D">
        <w:rPr>
          <w:rFonts w:ascii="Times New Roman" w:eastAsia="Courier New" w:hAnsi="Times New Roman" w:cs="Times New Roman"/>
          <w:color w:val="DD1144"/>
          <w:shd w:val="clear" w:color="auto" w:fill="F3F3F3"/>
          <w:lang w:val="en-GB"/>
          <w:rPrChange w:id="1459" w:author="Alba Colomer Padrosa" w:date="2021-01-27T14:41:00Z">
            <w:rPr>
              <w:rFonts w:ascii="Courier New" w:eastAsia="Courier New" w:hAnsi="Courier New" w:cs="Courier New"/>
              <w:color w:val="000000"/>
              <w:sz w:val="20"/>
              <w:szCs w:val="20"/>
              <w:lang w:val="en-GB" w:eastAsia="es-ES"/>
            </w:rPr>
          </w:rPrChange>
        </w:rPr>
        <w:t>qualification.statusDetails: consideration</w:t>
      </w:r>
      <w:r w:rsidRPr="00FF0611">
        <w:rPr>
          <w:rFonts w:ascii="Times New Roman" w:hAnsi="Times New Roman"/>
          <w:lang w:val="en-GB"/>
        </w:rPr>
        <w:t xml:space="preserve"> (State 2 of a relevant state-chart diagram of a </w:t>
      </w:r>
      <w:r w:rsidRPr="00AB259D">
        <w:rPr>
          <w:rFonts w:ascii="Times New Roman" w:eastAsia="Courier New" w:hAnsi="Times New Roman" w:cs="Times New Roman"/>
          <w:color w:val="DD1144"/>
          <w:shd w:val="clear" w:color="auto" w:fill="F3F3F3"/>
          <w:lang w:val="en-GB"/>
          <w:rPrChange w:id="1460" w:author="Alba Colomer Padrosa" w:date="2021-01-27T14:41:00Z">
            <w:rPr>
              <w:rFonts w:ascii="Courier New" w:eastAsia="Courier New" w:hAnsi="Courier New" w:cs="Courier New"/>
              <w:color w:val="000000"/>
              <w:sz w:val="20"/>
              <w:szCs w:val="20"/>
              <w:lang w:val="en-GB" w:eastAsia="es-ES"/>
            </w:rPr>
          </w:rPrChange>
        </w:rPr>
        <w:t>qualification</w:t>
      </w:r>
      <w:r w:rsidRPr="00FF0611">
        <w:rPr>
          <w:rFonts w:ascii="Times New Roman" w:hAnsi="Times New Roman"/>
          <w:lang w:val="en-GB"/>
        </w:rPr>
        <w:t xml:space="preserve"> object).</w:t>
      </w:r>
    </w:p>
    <w:p w14:paraId="18D0362C" w14:textId="61817BB7" w:rsidR="00C676D1" w:rsidRPr="00FF0611" w:rsidRDefault="00C676D1" w:rsidP="005A0AA8">
      <w:pPr>
        <w:pStyle w:val="Akapitzlist"/>
        <w:numPr>
          <w:ilvl w:val="0"/>
          <w:numId w:val="30"/>
        </w:numPr>
        <w:rPr>
          <w:rFonts w:ascii="Times New Roman" w:hAnsi="Times New Roman"/>
        </w:rPr>
      </w:pPr>
      <w:bookmarkStart w:id="1461" w:name="_Toc52471937"/>
      <w:r w:rsidRPr="00FF0611">
        <w:rPr>
          <w:rFonts w:ascii="Times New Roman" w:hAnsi="Times New Roman"/>
        </w:rPr>
        <w:t>Consideration</w:t>
      </w:r>
      <w:bookmarkEnd w:id="1461"/>
      <w:r w:rsidRPr="00FF0611">
        <w:rPr>
          <w:rFonts w:ascii="Times New Roman" w:hAnsi="Times New Roman"/>
        </w:rPr>
        <w:t xml:space="preserve">: The CA shall update </w:t>
      </w:r>
      <w:r w:rsidRPr="00AB259D">
        <w:rPr>
          <w:rFonts w:ascii="Times New Roman" w:eastAsia="Courier New" w:hAnsi="Times New Roman"/>
          <w:color w:val="DD1144"/>
          <w:szCs w:val="22"/>
          <w:shd w:val="clear" w:color="auto" w:fill="F3F3F3"/>
          <w:lang w:eastAsia="en-US"/>
          <w:rPrChange w:id="1462" w:author="Alba Colomer Padrosa" w:date="2021-01-27T14:41:00Z">
            <w:rPr>
              <w:rFonts w:ascii="Courier New" w:eastAsia="Courier New" w:hAnsi="Courier New" w:cs="Courier New"/>
              <w:color w:val="000000"/>
              <w:sz w:val="20"/>
              <w:szCs w:val="20"/>
              <w:lang w:eastAsia="es-ES"/>
            </w:rPr>
          </w:rPrChange>
        </w:rPr>
        <w:t>qualification</w:t>
      </w:r>
      <w:r w:rsidRPr="00FF0611">
        <w:rPr>
          <w:rFonts w:ascii="Times New Roman" w:hAnsi="Times New Roman"/>
        </w:rPr>
        <w:t xml:space="preserve"> with all the required meta-data. By updating, the CA reflects its decision on each </w:t>
      </w:r>
      <w:r w:rsidRPr="00AB259D">
        <w:rPr>
          <w:rFonts w:ascii="Times New Roman" w:eastAsia="Courier New" w:hAnsi="Times New Roman"/>
          <w:color w:val="DD1144"/>
          <w:szCs w:val="22"/>
          <w:shd w:val="clear" w:color="auto" w:fill="F3F3F3"/>
          <w:lang w:eastAsia="en-US"/>
          <w:rPrChange w:id="1463" w:author="Alba Colomer Padrosa" w:date="2021-01-27T14:41:00Z">
            <w:rPr>
              <w:rFonts w:ascii="Courier New" w:eastAsia="Courier New" w:hAnsi="Courier New" w:cs="Courier New"/>
              <w:color w:val="000000"/>
              <w:sz w:val="20"/>
              <w:szCs w:val="20"/>
              <w:lang w:eastAsia="es-ES"/>
            </w:rPr>
          </w:rPrChange>
        </w:rPr>
        <w:t>submission</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received. The CA is allowed to:</w:t>
      </w:r>
    </w:p>
    <w:p w14:paraId="4EB481D8" w14:textId="0AD67C54" w:rsidR="00C676D1" w:rsidRPr="00FF0611" w:rsidRDefault="00C676D1" w:rsidP="005A0AA8">
      <w:pPr>
        <w:pStyle w:val="Akapitzlist"/>
        <w:numPr>
          <w:ilvl w:val="1"/>
          <w:numId w:val="30"/>
        </w:numPr>
        <w:rPr>
          <w:rFonts w:ascii="Times New Roman" w:hAnsi="Times New Roman"/>
        </w:rPr>
      </w:pPr>
      <w:r w:rsidRPr="00FF0611">
        <w:rPr>
          <w:rFonts w:ascii="Times New Roman" w:hAnsi="Times New Roman"/>
        </w:rPr>
        <w:t xml:space="preserve">Add any </w:t>
      </w:r>
      <w:r w:rsidRPr="00AB259D">
        <w:rPr>
          <w:rFonts w:ascii="Times New Roman" w:eastAsia="Courier New" w:hAnsi="Times New Roman"/>
          <w:color w:val="DD1144"/>
          <w:szCs w:val="22"/>
          <w:shd w:val="clear" w:color="auto" w:fill="F3F3F3"/>
          <w:lang w:eastAsia="en-US"/>
          <w:rPrChange w:id="1464" w:author="Alba Colomer Padrosa" w:date="2021-01-27T14:41:00Z">
            <w:rPr>
              <w:rFonts w:ascii="Courier New" w:eastAsia="Courier New" w:hAnsi="Courier New" w:cs="Courier New"/>
              <w:color w:val="000000"/>
              <w:sz w:val="20"/>
              <w:szCs w:val="20"/>
              <w:lang w:eastAsia="es-ES"/>
            </w:rPr>
          </w:rPrChange>
        </w:rPr>
        <w:t>qualification.documents</w:t>
      </w:r>
      <w:r w:rsidRPr="00FF0611">
        <w:rPr>
          <w:rFonts w:ascii="Times New Roman" w:hAnsi="Times New Roman"/>
        </w:rPr>
        <w:t xml:space="preserve"> if needed;</w:t>
      </w:r>
    </w:p>
    <w:p w14:paraId="7DE62258" w14:textId="2399A574" w:rsidR="00C676D1" w:rsidRPr="00FF0611" w:rsidRDefault="00C676D1" w:rsidP="005A0AA8">
      <w:pPr>
        <w:pStyle w:val="Akapitzlist"/>
        <w:numPr>
          <w:ilvl w:val="1"/>
          <w:numId w:val="30"/>
        </w:numPr>
        <w:rPr>
          <w:rFonts w:ascii="Times New Roman" w:hAnsi="Times New Roman"/>
        </w:rPr>
      </w:pPr>
      <w:r w:rsidRPr="00FF0611">
        <w:rPr>
          <w:rFonts w:ascii="Times New Roman" w:hAnsi="Times New Roman"/>
        </w:rPr>
        <w:t xml:space="preserve">add </w:t>
      </w:r>
      <w:r w:rsidRPr="00AB259D">
        <w:rPr>
          <w:rFonts w:ascii="Times New Roman" w:eastAsia="Courier New" w:hAnsi="Times New Roman"/>
          <w:color w:val="DD1144"/>
          <w:szCs w:val="22"/>
          <w:shd w:val="clear" w:color="auto" w:fill="F3F3F3"/>
          <w:lang w:eastAsia="en-US"/>
          <w:rPrChange w:id="1465" w:author="Alba Colomer Padrosa" w:date="2021-01-27T14:42:00Z">
            <w:rPr>
              <w:rFonts w:ascii="Courier New" w:eastAsia="Courier New" w:hAnsi="Courier New" w:cs="Courier New"/>
              <w:color w:val="000000"/>
              <w:sz w:val="20"/>
              <w:szCs w:val="20"/>
              <w:lang w:eastAsia="es-ES"/>
            </w:rPr>
          </w:rPrChange>
        </w:rPr>
        <w:t>qualification.requirementResponses</w:t>
      </w:r>
      <w:r w:rsidRPr="00FF0611">
        <w:rPr>
          <w:rFonts w:ascii="Times New Roman" w:hAnsi="Times New Roman"/>
        </w:rPr>
        <w:t xml:space="preserve"> if any relevant requirements related to the CA within the pre-qualification phase prescribed by </w:t>
      </w:r>
      <w:r w:rsidRPr="00FB4271">
        <w:rPr>
          <w:rFonts w:ascii="Times New Roman" w:eastAsia="Courier New" w:hAnsi="Times New Roman"/>
          <w:color w:val="DD1144"/>
          <w:szCs w:val="22"/>
          <w:shd w:val="clear" w:color="auto" w:fill="F3F3F3"/>
          <w:lang w:eastAsia="en-US"/>
          <w:rPrChange w:id="1466" w:author="Alba Colomer Padrosa" w:date="2021-01-27T14:43:00Z">
            <w:rPr>
              <w:rFonts w:ascii="Courier New" w:eastAsia="Courier New" w:hAnsi="Courier New" w:cs="Courier New"/>
              <w:color w:val="000000"/>
              <w:sz w:val="20"/>
              <w:szCs w:val="20"/>
              <w:lang w:eastAsia="es-ES"/>
            </w:rPr>
          </w:rPrChange>
        </w:rPr>
        <w:t>criteria</w:t>
      </w:r>
      <w:r w:rsidRPr="00FF0611">
        <w:rPr>
          <w:rFonts w:ascii="Times New Roman" w:hAnsi="Times New Roman"/>
        </w:rPr>
        <w:t xml:space="preserve"> is applied;</w:t>
      </w:r>
    </w:p>
    <w:p w14:paraId="00C072DF" w14:textId="2F72C1D5" w:rsidR="00C676D1" w:rsidRPr="00FF0611" w:rsidRDefault="00C676D1" w:rsidP="005A0AA8">
      <w:pPr>
        <w:pStyle w:val="Akapitzlist"/>
        <w:numPr>
          <w:ilvl w:val="1"/>
          <w:numId w:val="30"/>
        </w:numPr>
        <w:rPr>
          <w:rFonts w:ascii="Times New Roman" w:hAnsi="Times New Roman"/>
        </w:rPr>
      </w:pPr>
      <w:r w:rsidRPr="00FF0611">
        <w:rPr>
          <w:rFonts w:ascii="Times New Roman" w:hAnsi="Times New Roman"/>
        </w:rPr>
        <w:t xml:space="preserve">add text </w:t>
      </w:r>
      <w:r w:rsidRPr="00FB4271">
        <w:rPr>
          <w:rFonts w:ascii="Times New Roman" w:eastAsia="Courier New" w:hAnsi="Times New Roman"/>
          <w:color w:val="DD1144"/>
          <w:szCs w:val="22"/>
          <w:shd w:val="clear" w:color="auto" w:fill="F3F3F3"/>
          <w:lang w:eastAsia="en-US"/>
          <w:rPrChange w:id="1467" w:author="Alba Colomer Padrosa" w:date="2021-01-27T14:43:00Z">
            <w:rPr>
              <w:rFonts w:ascii="Courier New" w:eastAsia="Courier New" w:hAnsi="Courier New" w:cs="Courier New"/>
              <w:color w:val="000000"/>
              <w:sz w:val="20"/>
              <w:szCs w:val="20"/>
              <w:lang w:eastAsia="es-ES"/>
            </w:rPr>
          </w:rPrChange>
        </w:rPr>
        <w:t>qualification.descriptions</w:t>
      </w:r>
      <w:r w:rsidRPr="00FF0611">
        <w:rPr>
          <w:rFonts w:ascii="Times New Roman" w:hAnsi="Times New Roman"/>
        </w:rPr>
        <w:t xml:space="preserve"> where any justification is needed;</w:t>
      </w:r>
    </w:p>
    <w:p w14:paraId="720393E0" w14:textId="6C164C6C" w:rsidR="00C676D1" w:rsidRPr="00FF0611" w:rsidRDefault="00C676D1" w:rsidP="005A0AA8">
      <w:pPr>
        <w:pStyle w:val="Akapitzlist"/>
        <w:numPr>
          <w:ilvl w:val="1"/>
          <w:numId w:val="30"/>
        </w:numPr>
        <w:rPr>
          <w:rFonts w:ascii="Times New Roman" w:hAnsi="Times New Roman"/>
        </w:rPr>
      </w:pPr>
      <w:r w:rsidRPr="00FF0611">
        <w:rPr>
          <w:rFonts w:ascii="Times New Roman" w:hAnsi="Times New Roman"/>
        </w:rPr>
        <w:t xml:space="preserve">add </w:t>
      </w:r>
      <w:r w:rsidRPr="00FB4271">
        <w:rPr>
          <w:rFonts w:ascii="Times New Roman" w:eastAsia="Courier New" w:hAnsi="Times New Roman"/>
          <w:color w:val="DD1144"/>
          <w:szCs w:val="22"/>
          <w:shd w:val="clear" w:color="auto" w:fill="F3F3F3"/>
          <w:lang w:eastAsia="en-US"/>
          <w:rPrChange w:id="1468" w:author="Alba Colomer Padrosa" w:date="2021-01-27T14:43:00Z">
            <w:rPr>
              <w:rFonts w:ascii="Courier New" w:eastAsia="Courier New" w:hAnsi="Courier New" w:cs="Courier New"/>
              <w:color w:val="000000"/>
              <w:sz w:val="20"/>
              <w:szCs w:val="20"/>
              <w:lang w:eastAsia="es-ES"/>
            </w:rPr>
          </w:rPrChange>
        </w:rPr>
        <w:t>qualification.date</w:t>
      </w:r>
      <w:r w:rsidRPr="00FF0611">
        <w:rPr>
          <w:rFonts w:ascii="Times New Roman" w:hAnsi="Times New Roman"/>
        </w:rPr>
        <w:t xml:space="preserve"> when any decision was taken;</w:t>
      </w:r>
    </w:p>
    <w:p w14:paraId="0E4CE16E" w14:textId="4E611B43" w:rsidR="00C676D1" w:rsidRPr="00FF0611" w:rsidRDefault="00C676D1" w:rsidP="005A0AA8">
      <w:pPr>
        <w:pStyle w:val="Akapitzlist"/>
        <w:numPr>
          <w:ilvl w:val="1"/>
          <w:numId w:val="30"/>
        </w:numPr>
        <w:rPr>
          <w:rFonts w:ascii="Times New Roman" w:hAnsi="Times New Roman"/>
        </w:rPr>
      </w:pPr>
      <w:r w:rsidRPr="00FF0611">
        <w:rPr>
          <w:rFonts w:ascii="Times New Roman" w:hAnsi="Times New Roman"/>
        </w:rPr>
        <w:t xml:space="preserve">add </w:t>
      </w:r>
      <w:r w:rsidRPr="00FB4271">
        <w:rPr>
          <w:rFonts w:ascii="Times New Roman" w:eastAsia="Courier New" w:hAnsi="Times New Roman"/>
          <w:color w:val="DD1144"/>
          <w:szCs w:val="22"/>
          <w:shd w:val="clear" w:color="auto" w:fill="F3F3F3"/>
          <w:lang w:eastAsia="en-US"/>
          <w:rPrChange w:id="1469" w:author="Alba Colomer Padrosa" w:date="2021-01-27T14:43:00Z">
            <w:rPr>
              <w:rFonts w:ascii="Courier New" w:eastAsia="Courier New" w:hAnsi="Courier New" w:cs="Courier New"/>
              <w:color w:val="000000"/>
              <w:sz w:val="20"/>
              <w:szCs w:val="20"/>
              <w:lang w:eastAsia="es-ES"/>
            </w:rPr>
          </w:rPrChange>
        </w:rPr>
        <w:t>qualification.internalID</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if any.</w:t>
      </w:r>
    </w:p>
    <w:p w14:paraId="6BCE620F" w14:textId="3A2E2F07" w:rsidR="00C676D1" w:rsidRPr="00FF0611" w:rsidRDefault="00C676D1" w:rsidP="005A0AA8">
      <w:pPr>
        <w:pStyle w:val="Akapitzlist"/>
        <w:numPr>
          <w:ilvl w:val="0"/>
          <w:numId w:val="30"/>
        </w:numPr>
        <w:rPr>
          <w:rFonts w:ascii="Times New Roman" w:hAnsi="Times New Roman"/>
        </w:rPr>
      </w:pPr>
      <w:bookmarkStart w:id="1470" w:name="_Toc52471938"/>
      <w:r w:rsidRPr="00FF0611">
        <w:rPr>
          <w:rFonts w:ascii="Times New Roman" w:hAnsi="Times New Roman"/>
        </w:rPr>
        <w:t>Indication of a decision</w:t>
      </w:r>
      <w:bookmarkEnd w:id="1470"/>
      <w:r w:rsidRPr="00FF0611">
        <w:rPr>
          <w:rFonts w:ascii="Times New Roman" w:hAnsi="Times New Roman"/>
        </w:rPr>
        <w:t xml:space="preserve">: Once consideration of a specific </w:t>
      </w:r>
      <w:r w:rsidR="00706553" w:rsidRPr="00FB4271">
        <w:rPr>
          <w:rFonts w:ascii="Times New Roman" w:eastAsia="Courier New" w:hAnsi="Times New Roman"/>
          <w:color w:val="DD1144"/>
          <w:szCs w:val="22"/>
          <w:shd w:val="clear" w:color="auto" w:fill="F3F3F3"/>
          <w:lang w:eastAsia="en-US"/>
          <w:rPrChange w:id="1471" w:author="Alba Colomer Padrosa" w:date="2021-01-27T14:43:00Z">
            <w:rPr>
              <w:rFonts w:ascii="Courier New" w:eastAsia="Courier New" w:hAnsi="Courier New" w:cs="Courier New"/>
              <w:color w:val="000000"/>
              <w:sz w:val="20"/>
              <w:szCs w:val="20"/>
              <w:lang w:eastAsia="es-ES"/>
            </w:rPr>
          </w:rPrChange>
        </w:rPr>
        <w:t>submission</w:t>
      </w:r>
      <w:r w:rsidR="00706553" w:rsidRPr="00FF0611">
        <w:rPr>
          <w:rFonts w:ascii="Times New Roman" w:hAnsi="Times New Roman"/>
          <w:sz w:val="20"/>
        </w:rPr>
        <w:t xml:space="preserve"> </w:t>
      </w:r>
      <w:r w:rsidRPr="00FF0611">
        <w:rPr>
          <w:rFonts w:ascii="Times New Roman" w:hAnsi="Times New Roman"/>
        </w:rPr>
        <w:t xml:space="preserve">is complete and the related </w:t>
      </w:r>
      <w:r w:rsidR="00706553" w:rsidRPr="00FB4271">
        <w:rPr>
          <w:rFonts w:ascii="Times New Roman" w:eastAsia="Courier New" w:hAnsi="Times New Roman"/>
          <w:color w:val="DD1144"/>
          <w:szCs w:val="22"/>
          <w:shd w:val="clear" w:color="auto" w:fill="F3F3F3"/>
          <w:lang w:eastAsia="en-US"/>
          <w:rPrChange w:id="1472" w:author="Alba Colomer Padrosa" w:date="2021-01-27T14:43:00Z">
            <w:rPr>
              <w:rFonts w:ascii="Courier New" w:eastAsia="Courier New" w:hAnsi="Courier New" w:cs="Courier New"/>
              <w:color w:val="000000"/>
              <w:sz w:val="20"/>
              <w:szCs w:val="20"/>
              <w:lang w:eastAsia="es-ES"/>
            </w:rPr>
          </w:rPrChange>
        </w:rPr>
        <w:t>qualification</w:t>
      </w:r>
      <w:r w:rsidR="00706553" w:rsidRPr="00FF0611">
        <w:rPr>
          <w:rFonts w:ascii="Times New Roman" w:hAnsi="Times New Roman"/>
          <w:sz w:val="20"/>
        </w:rPr>
        <w:t xml:space="preserve"> </w:t>
      </w:r>
      <w:r w:rsidRPr="00FF0611">
        <w:rPr>
          <w:rFonts w:ascii="Times New Roman" w:hAnsi="Times New Roman"/>
        </w:rPr>
        <w:t xml:space="preserve">is fully updated with all relevant data, the </w:t>
      </w:r>
      <w:r w:rsidR="00706553" w:rsidRPr="00FF0611">
        <w:rPr>
          <w:rFonts w:ascii="Times New Roman" w:hAnsi="Times New Roman"/>
        </w:rPr>
        <w:t>CA</w:t>
      </w:r>
      <w:r w:rsidRPr="00FF0611">
        <w:rPr>
          <w:rFonts w:ascii="Times New Roman" w:hAnsi="Times New Roman"/>
        </w:rPr>
        <w:t xml:space="preserve"> shall change the </w:t>
      </w:r>
      <w:r w:rsidR="00706553" w:rsidRPr="00FB4271">
        <w:rPr>
          <w:rFonts w:ascii="Times New Roman" w:eastAsia="Courier New" w:hAnsi="Times New Roman"/>
          <w:color w:val="DD1144"/>
          <w:szCs w:val="22"/>
          <w:shd w:val="clear" w:color="auto" w:fill="F3F3F3"/>
          <w:lang w:eastAsia="en-US"/>
          <w:rPrChange w:id="1473" w:author="Alba Colomer Padrosa" w:date="2021-01-27T14:43:00Z">
            <w:rPr>
              <w:rFonts w:ascii="Courier New" w:eastAsia="Courier New" w:hAnsi="Courier New" w:cs="Courier New"/>
              <w:color w:val="000000"/>
              <w:sz w:val="20"/>
              <w:szCs w:val="20"/>
              <w:lang w:eastAsia="es-ES"/>
            </w:rPr>
          </w:rPrChange>
        </w:rPr>
        <w:t>qualification</w:t>
      </w:r>
      <w:r w:rsidR="00706553" w:rsidRPr="00FF0611">
        <w:rPr>
          <w:rFonts w:ascii="Times New Roman" w:hAnsi="Times New Roman"/>
          <w:sz w:val="20"/>
        </w:rPr>
        <w:t xml:space="preserve"> </w:t>
      </w:r>
      <w:r w:rsidRPr="00FF0611">
        <w:rPr>
          <w:rFonts w:ascii="Times New Roman" w:hAnsi="Times New Roman"/>
        </w:rPr>
        <w:t>state, reflecting a positive or negative decision in this regard:</w:t>
      </w:r>
    </w:p>
    <w:p w14:paraId="6794C352" w14:textId="5162A4BE" w:rsidR="00C676D1" w:rsidRPr="00FF0611" w:rsidRDefault="00706553" w:rsidP="005A0AA8">
      <w:pPr>
        <w:pStyle w:val="Akapitzlist"/>
        <w:numPr>
          <w:ilvl w:val="1"/>
          <w:numId w:val="30"/>
        </w:numPr>
        <w:rPr>
          <w:rFonts w:ascii="Times New Roman" w:hAnsi="Times New Roman"/>
        </w:rPr>
      </w:pPr>
      <w:r w:rsidRPr="00FB4271">
        <w:rPr>
          <w:rFonts w:ascii="Times New Roman" w:eastAsia="Courier New" w:hAnsi="Times New Roman"/>
          <w:color w:val="DD1144"/>
          <w:szCs w:val="22"/>
          <w:shd w:val="clear" w:color="auto" w:fill="F3F3F3"/>
          <w:lang w:eastAsia="en-US"/>
          <w:rPrChange w:id="1474" w:author="Alba Colomer Padrosa" w:date="2021-01-27T14:43:00Z">
            <w:rPr>
              <w:rFonts w:ascii="Courier New" w:eastAsia="Courier New" w:hAnsi="Courier New" w:cs="Courier New"/>
              <w:color w:val="000000"/>
              <w:sz w:val="20"/>
              <w:szCs w:val="20"/>
              <w:lang w:eastAsia="es-ES"/>
            </w:rPr>
          </w:rPrChange>
        </w:rPr>
        <w:t>qualification.statusDetails: active</w:t>
      </w:r>
      <w:r w:rsidRPr="00FF0611">
        <w:rPr>
          <w:rFonts w:ascii="Times New Roman" w:hAnsi="Times New Roman"/>
          <w:sz w:val="20"/>
        </w:rPr>
        <w:t xml:space="preserve"> </w:t>
      </w:r>
      <w:r w:rsidR="00C676D1" w:rsidRPr="00FF0611">
        <w:rPr>
          <w:rFonts w:ascii="Times New Roman" w:hAnsi="Times New Roman"/>
        </w:rPr>
        <w:t xml:space="preserve">- state 3 of a relevant state-chart diagram of a </w:t>
      </w:r>
      <w:r w:rsidRPr="00FB4271">
        <w:rPr>
          <w:rFonts w:ascii="Times New Roman" w:eastAsia="Courier New" w:hAnsi="Times New Roman"/>
          <w:color w:val="DD1144"/>
          <w:szCs w:val="22"/>
          <w:shd w:val="clear" w:color="auto" w:fill="F3F3F3"/>
          <w:lang w:eastAsia="en-US"/>
          <w:rPrChange w:id="1475" w:author="Alba Colomer Padrosa" w:date="2021-01-27T14:43:00Z">
            <w:rPr>
              <w:rFonts w:ascii="Courier New" w:eastAsia="Courier New" w:hAnsi="Courier New" w:cs="Courier New"/>
              <w:color w:val="000000"/>
              <w:sz w:val="20"/>
              <w:szCs w:val="20"/>
              <w:lang w:eastAsia="es-ES"/>
            </w:rPr>
          </w:rPrChange>
        </w:rPr>
        <w:t>qualification</w:t>
      </w:r>
      <w:r w:rsidRPr="00FF0611">
        <w:rPr>
          <w:rFonts w:ascii="Times New Roman" w:hAnsi="Times New Roman"/>
          <w:sz w:val="20"/>
        </w:rPr>
        <w:t xml:space="preserve"> </w:t>
      </w:r>
      <w:r w:rsidR="00C676D1" w:rsidRPr="00FF0611">
        <w:rPr>
          <w:rFonts w:ascii="Times New Roman" w:hAnsi="Times New Roman"/>
        </w:rPr>
        <w:t xml:space="preserve">object. This means the </w:t>
      </w:r>
      <w:r w:rsidRPr="00FB4271">
        <w:rPr>
          <w:rFonts w:ascii="Times New Roman" w:eastAsia="Courier New" w:hAnsi="Times New Roman"/>
          <w:color w:val="DD1144"/>
          <w:szCs w:val="22"/>
          <w:shd w:val="clear" w:color="auto" w:fill="F3F3F3"/>
          <w:lang w:eastAsia="en-US"/>
          <w:rPrChange w:id="1476" w:author="Alba Colomer Padrosa" w:date="2021-01-27T14:43:00Z">
            <w:rPr>
              <w:rFonts w:ascii="Courier New" w:eastAsia="Courier New" w:hAnsi="Courier New" w:cs="Courier New"/>
              <w:color w:val="000000"/>
              <w:sz w:val="20"/>
              <w:szCs w:val="20"/>
              <w:lang w:eastAsia="es-ES"/>
            </w:rPr>
          </w:rPrChange>
        </w:rPr>
        <w:t>submission</w:t>
      </w:r>
      <w:r w:rsidRPr="00FF0611">
        <w:rPr>
          <w:rFonts w:ascii="Times New Roman" w:hAnsi="Times New Roman"/>
          <w:sz w:val="20"/>
        </w:rPr>
        <w:t xml:space="preserve"> </w:t>
      </w:r>
      <w:r w:rsidR="00C676D1" w:rsidRPr="00FF0611">
        <w:rPr>
          <w:rFonts w:ascii="Times New Roman" w:hAnsi="Times New Roman"/>
        </w:rPr>
        <w:t>is qualified and a candidate(s) will be invited to submit a commercial tender.</w:t>
      </w:r>
    </w:p>
    <w:p w14:paraId="7D7315BB" w14:textId="37F03EF3" w:rsidR="00C676D1" w:rsidRPr="00FF0611" w:rsidRDefault="00706553" w:rsidP="005A0AA8">
      <w:pPr>
        <w:pStyle w:val="Akapitzlist"/>
        <w:numPr>
          <w:ilvl w:val="1"/>
          <w:numId w:val="30"/>
        </w:numPr>
        <w:rPr>
          <w:rFonts w:ascii="Times New Roman" w:hAnsi="Times New Roman"/>
        </w:rPr>
      </w:pPr>
      <w:r w:rsidRPr="00FB4271">
        <w:rPr>
          <w:rFonts w:ascii="Times New Roman" w:eastAsia="Courier New" w:hAnsi="Times New Roman"/>
          <w:color w:val="DD1144"/>
          <w:szCs w:val="22"/>
          <w:shd w:val="clear" w:color="auto" w:fill="F3F3F3"/>
          <w:lang w:eastAsia="en-US"/>
          <w:rPrChange w:id="1477" w:author="Alba Colomer Padrosa" w:date="2021-01-27T14:43:00Z">
            <w:rPr>
              <w:rFonts w:ascii="Courier New" w:eastAsia="Courier New" w:hAnsi="Courier New" w:cs="Courier New"/>
              <w:color w:val="000000"/>
              <w:sz w:val="20"/>
              <w:szCs w:val="20"/>
              <w:lang w:eastAsia="es-ES"/>
            </w:rPr>
          </w:rPrChange>
        </w:rPr>
        <w:t>qualification.statusDetails: unsuccessful</w:t>
      </w:r>
      <w:r w:rsidR="00C676D1" w:rsidRPr="00FF0611">
        <w:rPr>
          <w:rFonts w:ascii="Times New Roman" w:hAnsi="Times New Roman"/>
        </w:rPr>
        <w:t xml:space="preserve"> - state 4 of a relevant state-chart diagram of a </w:t>
      </w:r>
      <w:r w:rsidRPr="00FB4271">
        <w:rPr>
          <w:rFonts w:ascii="Times New Roman" w:eastAsia="Courier New" w:hAnsi="Times New Roman"/>
          <w:color w:val="DD1144"/>
          <w:szCs w:val="22"/>
          <w:shd w:val="clear" w:color="auto" w:fill="F3F3F3"/>
          <w:lang w:eastAsia="en-US"/>
          <w:rPrChange w:id="1478" w:author="Alba Colomer Padrosa" w:date="2021-01-27T14:44:00Z">
            <w:rPr>
              <w:rFonts w:ascii="Courier New" w:eastAsia="Courier New" w:hAnsi="Courier New" w:cs="Courier New"/>
              <w:color w:val="000000"/>
              <w:sz w:val="20"/>
              <w:szCs w:val="20"/>
              <w:lang w:eastAsia="es-ES"/>
            </w:rPr>
          </w:rPrChange>
        </w:rPr>
        <w:t>qualification</w:t>
      </w:r>
      <w:r w:rsidRPr="00FF0611">
        <w:rPr>
          <w:rFonts w:ascii="Courier New" w:eastAsia="Courier New" w:hAnsi="Courier New" w:cs="Courier New"/>
          <w:color w:val="000000"/>
          <w:sz w:val="20"/>
          <w:szCs w:val="20"/>
          <w:lang w:eastAsia="es-ES"/>
        </w:rPr>
        <w:t xml:space="preserve"> </w:t>
      </w:r>
      <w:r w:rsidR="00C676D1" w:rsidRPr="00FF0611">
        <w:rPr>
          <w:rFonts w:ascii="Times New Roman" w:hAnsi="Times New Roman"/>
        </w:rPr>
        <w:t xml:space="preserve">object. This means the </w:t>
      </w:r>
      <w:r w:rsidRPr="00FB4271">
        <w:rPr>
          <w:rFonts w:ascii="Times New Roman" w:eastAsia="Courier New" w:hAnsi="Times New Roman"/>
          <w:color w:val="DD1144"/>
          <w:szCs w:val="22"/>
          <w:shd w:val="clear" w:color="auto" w:fill="F3F3F3"/>
          <w:lang w:eastAsia="en-US"/>
          <w:rPrChange w:id="1479" w:author="Alba Colomer Padrosa" w:date="2021-01-27T14:44:00Z">
            <w:rPr>
              <w:rFonts w:ascii="Courier New" w:eastAsia="Courier New" w:hAnsi="Courier New" w:cs="Courier New"/>
              <w:color w:val="000000"/>
              <w:sz w:val="20"/>
              <w:szCs w:val="20"/>
              <w:lang w:eastAsia="es-ES"/>
            </w:rPr>
          </w:rPrChange>
        </w:rPr>
        <w:t>submission</w:t>
      </w:r>
      <w:r w:rsidRPr="00FF0611">
        <w:rPr>
          <w:rFonts w:ascii="Times New Roman" w:hAnsi="Times New Roman"/>
          <w:sz w:val="20"/>
        </w:rPr>
        <w:t xml:space="preserve"> </w:t>
      </w:r>
      <w:r w:rsidR="00C676D1" w:rsidRPr="00FF0611">
        <w:rPr>
          <w:rFonts w:ascii="Times New Roman" w:hAnsi="Times New Roman"/>
        </w:rPr>
        <w:t>is disqualified.</w:t>
      </w:r>
    </w:p>
    <w:tbl>
      <w:tblPr>
        <w:tblW w:w="8931" w:type="dxa"/>
        <w:tblLayout w:type="fixed"/>
        <w:tblLook w:val="0600" w:firstRow="0" w:lastRow="0" w:firstColumn="0" w:lastColumn="0" w:noHBand="1" w:noVBand="1"/>
      </w:tblPr>
      <w:tblGrid>
        <w:gridCol w:w="8931"/>
      </w:tblGrid>
      <w:tr w:rsidR="00C676D1" w:rsidRPr="00FF0611" w14:paraId="7B72FD7B" w14:textId="77777777" w:rsidTr="00F51F4E">
        <w:tc>
          <w:tcPr>
            <w:tcW w:w="8931" w:type="dxa"/>
            <w:shd w:val="clear" w:color="auto" w:fill="F8F8F8"/>
            <w:tcMar>
              <w:top w:w="100" w:type="dxa"/>
              <w:left w:w="100" w:type="dxa"/>
              <w:bottom w:w="100" w:type="dxa"/>
              <w:right w:w="100" w:type="dxa"/>
            </w:tcMar>
          </w:tcPr>
          <w:p w14:paraId="431592C1"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DABDEA4"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"qualifications": [</w:t>
            </w:r>
          </w:p>
          <w:p w14:paraId="3588FBF7"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3370A05"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5188531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"internalid":"",</w:t>
            </w:r>
          </w:p>
          <w:p w14:paraId="75E92539"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w:t>
            </w:r>
          </w:p>
          <w:p w14:paraId="0C45E390"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7037B57F"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"statusDetails":"active"</w:t>
            </w:r>
          </w:p>
          <w:p w14:paraId="243AAD18"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"documents":[],</w:t>
            </w:r>
          </w:p>
          <w:p w14:paraId="7A0F312E"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33DEAC25"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007ED9C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1D75E5C3"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EFC3957"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D30993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0C734DB2"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"internalid":"",</w:t>
            </w:r>
          </w:p>
          <w:p w14:paraId="3E78504C"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"date":"",</w:t>
            </w:r>
          </w:p>
          <w:p w14:paraId="28AD5B03"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"pending",</w:t>
            </w:r>
          </w:p>
          <w:p w14:paraId="1D894F0B"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"statusDetails":"unsuccessful",</w:t>
            </w:r>
          </w:p>
          <w:p w14:paraId="37AA2161"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"description":"This is why this candidates' submission was rejected"</w:t>
            </w:r>
          </w:p>
          <w:p w14:paraId="14CF4B8D"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"documents":[],</w:t>
            </w:r>
          </w:p>
          <w:p w14:paraId="6F92145F"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"requirementResponses":[], </w:t>
            </w:r>
          </w:p>
          <w:p w14:paraId="52246A89"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"candidates": [],</w:t>
            </w:r>
          </w:p>
          <w:p w14:paraId="5A17E482"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"relatedSubmission": ""</w:t>
            </w:r>
          </w:p>
          <w:p w14:paraId="61A627CA"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51650C"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39E5014" w14:textId="77777777" w:rsidR="00C676D1" w:rsidRPr="00FF0611" w:rsidRDefault="00C676D1"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58FDA5D" w14:textId="0F766EC3" w:rsidR="00FB4271" w:rsidRPr="00FF0611" w:rsidRDefault="00FB4271" w:rsidP="00FB4271">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80" w:author="Alba Colomer Padrosa" w:date="2021-01-27T14:44:00Z">
        <w:r>
          <w:rPr>
            <w:noProof/>
            <w:lang w:val="en-GB"/>
          </w:rPr>
          <w:t>40</w:t>
        </w:r>
      </w:ins>
      <w:del w:id="1481" w:author="Alba Colomer Padrosa" w:date="2021-01-27T14:44:00Z">
        <w:r w:rsidDel="00FB4271">
          <w:rPr>
            <w:noProof/>
            <w:lang w:val="en-GB"/>
          </w:rPr>
          <w:delText>39</w:delText>
        </w:r>
      </w:del>
      <w:r w:rsidRPr="00FF0611">
        <w:rPr>
          <w:lang w:val="en-GB"/>
        </w:rPr>
        <w:fldChar w:fldCharType="end"/>
      </w:r>
      <w:r w:rsidRPr="00FF0611">
        <w:rPr>
          <w:lang w:val="en-GB"/>
        </w:rPr>
        <w:t xml:space="preserve"> – </w:t>
      </w:r>
      <w:r>
        <w:rPr>
          <w:lang w:val="en-GB"/>
        </w:rPr>
        <w:t>Qualification of submissions</w:t>
      </w:r>
    </w:p>
    <w:p w14:paraId="7BA6E5B2" w14:textId="21376E9F" w:rsidR="00C11AC4" w:rsidRPr="00FF0611" w:rsidRDefault="00C11AC4" w:rsidP="00C11AC4">
      <w:pPr>
        <w:spacing w:before="200" w:after="0"/>
        <w:jc w:val="both"/>
        <w:rPr>
          <w:rFonts w:ascii="Times New Roman" w:hAnsi="Times New Roman" w:cs="Times New Roman"/>
          <w:lang w:val="en-GB"/>
        </w:rPr>
      </w:pPr>
      <w:r w:rsidRPr="00FF0611">
        <w:rPr>
          <w:rFonts w:ascii="Times New Roman" w:hAnsi="Times New Roman" w:cs="Times New Roman"/>
          <w:lang w:val="en-GB"/>
        </w:rPr>
        <w:t xml:space="preserve">As soon as the CA has completed the qualification and all the </w:t>
      </w:r>
      <w:r w:rsidRPr="00FB4271">
        <w:rPr>
          <w:rFonts w:ascii="Times New Roman" w:eastAsia="Courier New" w:hAnsi="Times New Roman" w:cs="Times New Roman"/>
          <w:color w:val="DD1144"/>
          <w:shd w:val="clear" w:color="auto" w:fill="F3F3F3"/>
          <w:lang w:val="en-GB"/>
          <w:rPrChange w:id="1482" w:author="Alba Colomer Padrosa" w:date="2021-01-27T14:44:00Z">
            <w:rPr>
              <w:rFonts w:ascii="Courier New" w:eastAsia="Courier New" w:hAnsi="Courier New" w:cs="Courier New"/>
              <w:color w:val="000000"/>
              <w:sz w:val="20"/>
              <w:szCs w:val="20"/>
              <w:lang w:val="en-GB" w:eastAsia="es-ES"/>
            </w:rPr>
          </w:rPrChange>
        </w:rPr>
        <w:t>submissions</w:t>
      </w:r>
      <w:r w:rsidRPr="00FB4271">
        <w:rPr>
          <w:rFonts w:ascii="Times New Roman" w:eastAsia="Courier New" w:hAnsi="Times New Roman" w:cs="Times New Roman"/>
          <w:color w:val="DD1144"/>
          <w:shd w:val="clear" w:color="auto" w:fill="F3F3F3"/>
          <w:lang w:val="en-GB"/>
          <w:rPrChange w:id="1483" w:author="Alba Colomer Padrosa" w:date="2021-01-27T14:44:00Z">
            <w:rPr>
              <w:rFonts w:ascii="Times New Roman" w:hAnsi="Times New Roman"/>
              <w:sz w:val="20"/>
              <w:lang w:val="en-GB"/>
            </w:rPr>
          </w:rPrChange>
        </w:rPr>
        <w:t xml:space="preserve"> </w:t>
      </w:r>
      <w:r w:rsidRPr="00FF0611">
        <w:rPr>
          <w:rFonts w:ascii="Times New Roman" w:hAnsi="Times New Roman" w:cs="Times New Roman"/>
          <w:lang w:val="en-GB"/>
        </w:rPr>
        <w:t>received are updated with the relevant meta-data, the CA indicates the end of qualification.</w:t>
      </w:r>
    </w:p>
    <w:p w14:paraId="65E264E5" w14:textId="28BAD2ED" w:rsidR="00D70B8A" w:rsidRPr="00FF0611" w:rsidRDefault="00D70B8A" w:rsidP="00D70B8A">
      <w:pPr>
        <w:pStyle w:val="Nagwek5"/>
        <w:numPr>
          <w:ilvl w:val="3"/>
          <w:numId w:val="3"/>
        </w:numPr>
        <w:rPr>
          <w:rFonts w:ascii="Times New Roman" w:hAnsi="Times New Roman" w:cs="Times New Roman"/>
        </w:rPr>
      </w:pPr>
      <w:r w:rsidRPr="00FF0611">
        <w:rPr>
          <w:rFonts w:ascii="Times New Roman" w:hAnsi="Times New Roman" w:cs="Times New Roman"/>
        </w:rPr>
        <w:t>State3 - Standstill period for pre-qualification (</w:t>
      </w:r>
      <w:r w:rsidRPr="00B67E05">
        <w:rPr>
          <w:rFonts w:ascii="Times New Roman" w:eastAsia="Courier New" w:hAnsi="Times New Roman" w:cs="Times New Roman"/>
          <w:color w:val="DD1144"/>
          <w:szCs w:val="22"/>
          <w:shd w:val="clear" w:color="auto" w:fill="F3F3F3"/>
          <w:lang w:eastAsia="en-US"/>
          <w:rPrChange w:id="1484" w:author="Alba Colomer Padrosa" w:date="2021-01-27T14:50:00Z">
            <w:rPr>
              <w:rFonts w:ascii="Times New Roman" w:hAnsi="Times New Roman" w:cs="Times New Roman"/>
            </w:rPr>
          </w:rPrChange>
        </w:rPr>
        <w:t>active.qualificationStandStill</w:t>
      </w:r>
      <w:r w:rsidRPr="00FF0611">
        <w:rPr>
          <w:rFonts w:ascii="Times New Roman" w:hAnsi="Times New Roman" w:cs="Times New Roman"/>
        </w:rPr>
        <w:t>)</w:t>
      </w:r>
    </w:p>
    <w:p w14:paraId="7D425E98" w14:textId="55E6624A" w:rsidR="00D70B8A" w:rsidRPr="00FF0611" w:rsidRDefault="00D70B8A" w:rsidP="00D70B8A">
      <w:pPr>
        <w:jc w:val="both"/>
        <w:rPr>
          <w:rFonts w:ascii="Times New Roman" w:hAnsi="Times New Roman" w:cs="Times New Roman"/>
          <w:lang w:val="en-GB" w:eastAsia="en-GB"/>
        </w:rPr>
      </w:pPr>
      <w:r w:rsidRPr="00FF0611">
        <w:rPr>
          <w:rFonts w:ascii="Times New Roman" w:hAnsi="Times New Roman" w:cs="Times New Roman"/>
          <w:lang w:val="en-GB" w:eastAsia="en-GB"/>
        </w:rPr>
        <w:t>In this state, no one can take any action except the CA to switch the process to State4 or back to State2. No other actions can be prescribed for the system - all review procedures go offline and the time tracking is up to the CA.</w:t>
      </w:r>
    </w:p>
    <w:p w14:paraId="3945919D" w14:textId="133861B7" w:rsidR="00D70B8A" w:rsidRPr="00FF0611" w:rsidRDefault="00D70B8A" w:rsidP="00D70B8A">
      <w:pPr>
        <w:pStyle w:val="Nagwek5"/>
        <w:numPr>
          <w:ilvl w:val="4"/>
          <w:numId w:val="3"/>
        </w:numPr>
        <w:rPr>
          <w:rFonts w:ascii="Times New Roman" w:hAnsi="Times New Roman" w:cs="Times New Roman"/>
        </w:rPr>
      </w:pPr>
      <w:r w:rsidRPr="00FF0611">
        <w:rPr>
          <w:rFonts w:ascii="Times New Roman" w:hAnsi="Times New Roman" w:cs="Times New Roman"/>
        </w:rPr>
        <w:t>Completion of qualification period</w:t>
      </w:r>
    </w:p>
    <w:p w14:paraId="3B703E5A" w14:textId="7C94A0DA" w:rsidR="00D70B8A" w:rsidRPr="00FF0611" w:rsidRDefault="00D70B8A">
      <w:pPr>
        <w:spacing w:before="200" w:after="0"/>
        <w:jc w:val="both"/>
        <w:rPr>
          <w:rFonts w:ascii="Times New Roman" w:hAnsi="Times New Roman"/>
          <w:color w:val="8993A4"/>
          <w:sz w:val="21"/>
          <w:szCs w:val="21"/>
          <w:shd w:val="clear" w:color="auto" w:fill="EBECF0"/>
          <w:lang w:val="en-GB"/>
        </w:rPr>
        <w:pPrChange w:id="1485" w:author="Alba Colomer Padrosa" w:date="2021-01-27T14:52:00Z">
          <w:pPr>
            <w:jc w:val="both"/>
          </w:pPr>
        </w:pPrChange>
      </w:pPr>
      <w:r w:rsidRPr="00FF0611">
        <w:rPr>
          <w:rFonts w:ascii="Times New Roman" w:hAnsi="Times New Roman"/>
          <w:lang w:val="en-GB"/>
        </w:rPr>
        <w:t xml:space="preserve">If no blockers are indicated during the stand-still period, the </w:t>
      </w:r>
      <w:r w:rsidR="00CF71EF" w:rsidRPr="00FF0611">
        <w:rPr>
          <w:rFonts w:ascii="Times New Roman" w:hAnsi="Times New Roman"/>
          <w:lang w:val="en-GB"/>
        </w:rPr>
        <w:t>CA</w:t>
      </w:r>
      <w:r w:rsidRPr="00FF0611">
        <w:rPr>
          <w:rFonts w:ascii="Times New Roman" w:hAnsi="Times New Roman"/>
          <w:lang w:val="en-GB"/>
        </w:rPr>
        <w:t xml:space="preserve"> can initiate the end of the  </w:t>
      </w:r>
      <w:r w:rsidRPr="00FF0611">
        <w:rPr>
          <w:rFonts w:ascii="Times New Roman" w:hAnsi="Times New Roman"/>
          <w:color w:val="DD1144"/>
          <w:shd w:val="clear" w:color="auto" w:fill="F3F3F3"/>
          <w:lang w:val="en-GB"/>
        </w:rPr>
        <w:t xml:space="preserve">      </w:t>
      </w:r>
      <w:r w:rsidRPr="00B67E05">
        <w:rPr>
          <w:rFonts w:ascii="Times New Roman" w:eastAsia="Courier New" w:hAnsi="Times New Roman" w:cs="Times New Roman"/>
          <w:color w:val="DD1144"/>
          <w:shd w:val="clear" w:color="auto" w:fill="F3F3F3"/>
          <w:lang w:val="en-GB"/>
          <w:rPrChange w:id="1486" w:author="Alba Colomer Padrosa" w:date="2021-01-27T14:52:00Z">
            <w:rPr>
              <w:rFonts w:ascii="Courier New" w:eastAsia="Courier New" w:hAnsi="Courier New" w:cs="Courier New"/>
              <w:color w:val="000000"/>
              <w:sz w:val="20"/>
              <w:szCs w:val="20"/>
              <w:lang w:val="en-GB" w:eastAsia="es-ES"/>
            </w:rPr>
          </w:rPrChange>
        </w:rPr>
        <w:t>qualificationPeriod</w:t>
      </w:r>
      <w:r w:rsidRPr="00FF0611">
        <w:rPr>
          <w:rFonts w:ascii="Times New Roman" w:hAnsi="Times New Roman"/>
          <w:lang w:val="en-GB"/>
        </w:rPr>
        <w:t xml:space="preserve"> and the entire pre-qualification phase. Additional values of the </w:t>
      </w:r>
      <w:r w:rsidRPr="00B67E05">
        <w:rPr>
          <w:rFonts w:ascii="Times New Roman" w:eastAsia="Courier New" w:hAnsi="Times New Roman" w:cs="Times New Roman"/>
          <w:color w:val="DD1144"/>
          <w:shd w:val="clear" w:color="auto" w:fill="F3F3F3"/>
          <w:lang w:val="en-GB"/>
          <w:rPrChange w:id="1487" w:author="Alba Colomer Padrosa" w:date="2021-01-27T14:52:00Z">
            <w:rPr>
              <w:rFonts w:ascii="Courier New" w:eastAsia="Courier New" w:hAnsi="Courier New" w:cs="Courier New"/>
              <w:color w:val="000000"/>
              <w:sz w:val="20"/>
              <w:szCs w:val="20"/>
              <w:lang w:val="en-GB" w:eastAsia="es-ES"/>
            </w:rPr>
          </w:rPrChange>
        </w:rPr>
        <w:t>endDate</w:t>
      </w:r>
      <w:r w:rsidRPr="00FF0611">
        <w:rPr>
          <w:rFonts w:ascii="Times New Roman" w:hAnsi="Times New Roman"/>
          <w:lang w:val="en-GB"/>
        </w:rPr>
        <w:t xml:space="preserve"> can be added into the </w:t>
      </w:r>
      <w:r w:rsidRPr="00B67E05">
        <w:rPr>
          <w:rFonts w:ascii="Times New Roman" w:eastAsia="Courier New" w:hAnsi="Times New Roman" w:cs="Times New Roman"/>
          <w:color w:val="DD1144"/>
          <w:shd w:val="clear" w:color="auto" w:fill="F3F3F3"/>
          <w:lang w:val="en-GB"/>
          <w:rPrChange w:id="1488" w:author="Alba Colomer Padrosa" w:date="2021-01-27T14:52:00Z">
            <w:rPr>
              <w:rFonts w:ascii="Courier New" w:eastAsia="Courier New" w:hAnsi="Courier New" w:cs="Courier New"/>
              <w:color w:val="000000"/>
              <w:sz w:val="20"/>
              <w:szCs w:val="20"/>
              <w:lang w:val="en-GB" w:eastAsia="es-ES"/>
            </w:rPr>
          </w:rPrChange>
        </w:rPr>
        <w:t>preQualification.qualificationPeriod</w:t>
      </w:r>
      <w:r w:rsidRPr="00FF0611">
        <w:rPr>
          <w:rFonts w:ascii="Times New Roman" w:hAnsi="Times New Roman"/>
          <w:sz w:val="20"/>
          <w:lang w:val="en-GB"/>
        </w:rPr>
        <w:t xml:space="preserve"> </w:t>
      </w:r>
      <w:r w:rsidRPr="00FF0611">
        <w:rPr>
          <w:rFonts w:ascii="Times New Roman" w:hAnsi="Times New Roman"/>
          <w:lang w:val="en-GB"/>
        </w:rPr>
        <w:t>as an indication of pre-qualification completion.</w:t>
      </w:r>
    </w:p>
    <w:tbl>
      <w:tblPr>
        <w:tblW w:w="8931" w:type="dxa"/>
        <w:tblLayout w:type="fixed"/>
        <w:tblLook w:val="0600" w:firstRow="0" w:lastRow="0" w:firstColumn="0" w:lastColumn="0" w:noHBand="1" w:noVBand="1"/>
      </w:tblPr>
      <w:tblGrid>
        <w:gridCol w:w="8931"/>
      </w:tblGrid>
      <w:tr w:rsidR="00D70B8A" w:rsidRPr="00FF0611" w14:paraId="2A211B1D" w14:textId="77777777" w:rsidTr="00F51F4E">
        <w:tc>
          <w:tcPr>
            <w:tcW w:w="8931" w:type="dxa"/>
            <w:shd w:val="clear" w:color="auto" w:fill="F8F8F8"/>
            <w:tcMar>
              <w:top w:w="100" w:type="dxa"/>
              <w:left w:w="100" w:type="dxa"/>
              <w:bottom w:w="100" w:type="dxa"/>
              <w:right w:w="100" w:type="dxa"/>
            </w:tcMar>
          </w:tcPr>
          <w:p w14:paraId="1F5F73C1"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BE87534"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0FE50750"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60563D1C"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67734C16"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4D3ADDEE"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660C98D" w14:textId="77777777" w:rsidR="00D70B8A" w:rsidRPr="00FF0611" w:rsidRDefault="00D70B8A" w:rsidP="00F51F4E">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7EA428E" w14:textId="18782366" w:rsidR="00B67E05" w:rsidRPr="00FF0611" w:rsidRDefault="00B67E05" w:rsidP="00B67E05">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489" w:author="Alba Colomer Padrosa" w:date="2021-01-27T14:52:00Z">
        <w:r>
          <w:rPr>
            <w:noProof/>
            <w:lang w:val="en-GB"/>
          </w:rPr>
          <w:t>41</w:t>
        </w:r>
      </w:ins>
      <w:del w:id="1490" w:author="Alba Colomer Padrosa" w:date="2021-01-27T14:52:00Z">
        <w:r w:rsidDel="00B67E05">
          <w:rPr>
            <w:noProof/>
            <w:lang w:val="en-GB"/>
          </w:rPr>
          <w:delText>40</w:delText>
        </w:r>
      </w:del>
      <w:r w:rsidRPr="00FF0611">
        <w:rPr>
          <w:lang w:val="en-GB"/>
        </w:rPr>
        <w:fldChar w:fldCharType="end"/>
      </w:r>
      <w:r w:rsidRPr="00FF0611">
        <w:rPr>
          <w:lang w:val="en-GB"/>
        </w:rPr>
        <w:t xml:space="preserve"> – </w:t>
      </w:r>
      <w:r>
        <w:rPr>
          <w:lang w:val="en-GB"/>
        </w:rPr>
        <w:t>Qualification period</w:t>
      </w:r>
    </w:p>
    <w:p w14:paraId="68FDDFBD" w14:textId="08D04B56" w:rsidR="00D70B8A" w:rsidRPr="00FF0611" w:rsidRDefault="00D70B8A" w:rsidP="00D70B8A">
      <w:pPr>
        <w:pStyle w:val="Nagwek5"/>
        <w:numPr>
          <w:ilvl w:val="4"/>
          <w:numId w:val="3"/>
        </w:numPr>
        <w:rPr>
          <w:rFonts w:ascii="Times New Roman" w:hAnsi="Times New Roman" w:cs="Times New Roman"/>
        </w:rPr>
      </w:pPr>
      <w:r w:rsidRPr="00FF0611">
        <w:rPr>
          <w:rFonts w:ascii="Times New Roman" w:hAnsi="Times New Roman" w:cs="Times New Roman"/>
        </w:rPr>
        <w:t>Finalization of pre-qualification</w:t>
      </w:r>
    </w:p>
    <w:p w14:paraId="0D329CD6" w14:textId="7EE680F3" w:rsidR="003074BF" w:rsidRPr="00FF0611" w:rsidRDefault="003074BF" w:rsidP="005A0AA8">
      <w:pPr>
        <w:pStyle w:val="Akapitzlist"/>
        <w:numPr>
          <w:ilvl w:val="0"/>
          <w:numId w:val="31"/>
        </w:numPr>
      </w:pPr>
      <w:r w:rsidRPr="00FF0611">
        <w:rPr>
          <w:rFonts w:ascii="Times New Roman" w:hAnsi="Times New Roman"/>
        </w:rPr>
        <w:t xml:space="preserve">Finalization of the qualifications: All the </w:t>
      </w:r>
      <w:r w:rsidRPr="00B67E05">
        <w:rPr>
          <w:rFonts w:ascii="Times New Roman" w:eastAsia="Courier New" w:hAnsi="Times New Roman"/>
          <w:color w:val="DD1144"/>
          <w:szCs w:val="22"/>
          <w:shd w:val="clear" w:color="auto" w:fill="F3F3F3"/>
          <w:lang w:eastAsia="en-US"/>
          <w:rPrChange w:id="1491" w:author="Alba Colomer Padrosa" w:date="2021-01-27T14:53:00Z">
            <w:rPr>
              <w:rFonts w:ascii="Courier New" w:eastAsia="Courier New" w:hAnsi="Courier New" w:cs="Courier New"/>
              <w:color w:val="000000"/>
              <w:sz w:val="20"/>
              <w:szCs w:val="20"/>
              <w:lang w:eastAsia="es-ES"/>
            </w:rPr>
          </w:rPrChange>
        </w:rPr>
        <w:t>qualifications</w:t>
      </w:r>
      <w:r w:rsidRPr="00FF0611">
        <w:rPr>
          <w:rFonts w:ascii="Times New Roman" w:hAnsi="Times New Roman"/>
        </w:rPr>
        <w:t xml:space="preserve"> shall be moved into relevant final </w:t>
      </w:r>
      <w:r w:rsidRPr="00B67E05">
        <w:rPr>
          <w:rFonts w:ascii="Times New Roman" w:eastAsia="Courier New" w:hAnsi="Times New Roman"/>
          <w:color w:val="DD1144"/>
          <w:szCs w:val="22"/>
          <w:shd w:val="clear" w:color="auto" w:fill="F3F3F3"/>
          <w:lang w:eastAsia="en-US"/>
          <w:rPrChange w:id="1492" w:author="Alba Colomer Padrosa" w:date="2021-01-27T14:53:00Z">
            <w:rPr>
              <w:rFonts w:ascii="Courier New" w:eastAsia="Courier New" w:hAnsi="Courier New" w:cs="Courier New"/>
              <w:color w:val="000000"/>
              <w:sz w:val="20"/>
              <w:szCs w:val="20"/>
              <w:lang w:eastAsia="es-ES"/>
            </w:rPr>
          </w:rPrChange>
        </w:rPr>
        <w:t>statuses</w:t>
      </w:r>
      <w:r w:rsidRPr="00FF0611">
        <w:rPr>
          <w:rFonts w:ascii="Times New Roman" w:hAnsi="Times New Roman"/>
        </w:rPr>
        <w:t>:</w:t>
      </w:r>
    </w:p>
    <w:p w14:paraId="0A425B47" w14:textId="3B3A2E3F" w:rsidR="003074BF" w:rsidRPr="00FF0611" w:rsidRDefault="003074BF" w:rsidP="005A0AA8">
      <w:pPr>
        <w:pStyle w:val="Tekstpodstawowy"/>
        <w:numPr>
          <w:ilvl w:val="1"/>
          <w:numId w:val="31"/>
        </w:numPr>
        <w:rPr>
          <w:rFonts w:ascii="Times New Roman" w:hAnsi="Times New Roman"/>
        </w:rPr>
      </w:pPr>
      <w:r w:rsidRPr="00B67E05">
        <w:rPr>
          <w:rFonts w:ascii="Times New Roman" w:eastAsia="Courier New" w:hAnsi="Times New Roman"/>
          <w:color w:val="DD1144"/>
          <w:szCs w:val="22"/>
          <w:shd w:val="clear" w:color="auto" w:fill="F3F3F3"/>
          <w:lang w:eastAsia="en-US"/>
          <w:rPrChange w:id="1493" w:author="Alba Colomer Padrosa" w:date="2021-01-27T14:53:00Z">
            <w:rPr>
              <w:rFonts w:ascii="Courier New" w:eastAsia="Courier New" w:hAnsi="Courier New" w:cs="Courier New"/>
              <w:color w:val="000000"/>
              <w:sz w:val="20"/>
              <w:szCs w:val="20"/>
              <w:lang w:eastAsia="es-ES"/>
            </w:rPr>
          </w:rPrChange>
        </w:rPr>
        <w:t>qualification.status: pending / statusDetails: active</w:t>
      </w:r>
      <w:r w:rsidRPr="00FF0611">
        <w:rPr>
          <w:rFonts w:ascii="Times New Roman" w:hAnsi="Times New Roman"/>
        </w:rPr>
        <w:t xml:space="preserve"> → </w:t>
      </w:r>
      <w:r w:rsidRPr="00B67E05">
        <w:rPr>
          <w:rFonts w:ascii="Times New Roman" w:eastAsia="Courier New" w:hAnsi="Times New Roman"/>
          <w:color w:val="DD1144"/>
          <w:szCs w:val="22"/>
          <w:shd w:val="clear" w:color="auto" w:fill="F3F3F3"/>
          <w:lang w:eastAsia="en-US"/>
          <w:rPrChange w:id="1494" w:author="Alba Colomer Padrosa" w:date="2021-01-27T14:54:00Z">
            <w:rPr>
              <w:rFonts w:ascii="Courier New" w:eastAsia="Courier New" w:hAnsi="Courier New" w:cs="Courier New"/>
              <w:color w:val="000000"/>
              <w:sz w:val="20"/>
              <w:szCs w:val="20"/>
              <w:lang w:eastAsia="es-ES"/>
            </w:rPr>
          </w:rPrChange>
        </w:rPr>
        <w:t>qualification.status: active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i/>
        </w:rPr>
        <w:t>(state 3 to State 3.1</w:t>
      </w:r>
      <w:r w:rsidRPr="00FF0611">
        <w:rPr>
          <w:rFonts w:ascii="Times New Roman" w:hAnsi="Times New Roman"/>
        </w:rPr>
        <w:t xml:space="preserve"> of a relevant state-chart diagram of a </w:t>
      </w:r>
      <w:r w:rsidRPr="00B67E05">
        <w:rPr>
          <w:rFonts w:ascii="Times New Roman" w:eastAsia="Courier New" w:hAnsi="Times New Roman"/>
          <w:color w:val="DD1144"/>
          <w:szCs w:val="22"/>
          <w:shd w:val="clear" w:color="auto" w:fill="F3F3F3"/>
          <w:lang w:eastAsia="en-US"/>
          <w:rPrChange w:id="1495" w:author="Alba Colomer Padrosa" w:date="2021-01-27T14:54:00Z">
            <w:rPr>
              <w:rFonts w:ascii="Courier New" w:eastAsia="Courier New" w:hAnsi="Courier New" w:cs="Courier New"/>
              <w:color w:val="000000"/>
              <w:sz w:val="20"/>
              <w:szCs w:val="20"/>
              <w:lang w:eastAsia="es-ES"/>
            </w:rPr>
          </w:rPrChange>
        </w:rPr>
        <w:t>qualification</w:t>
      </w:r>
      <w:r w:rsidRPr="00FF0611">
        <w:rPr>
          <w:rFonts w:ascii="Times New Roman" w:hAnsi="Times New Roman"/>
        </w:rPr>
        <w:t xml:space="preserve"> object. Means that the </w:t>
      </w:r>
      <w:r w:rsidRPr="00B67E05">
        <w:rPr>
          <w:rFonts w:ascii="Times New Roman" w:eastAsia="Courier New" w:hAnsi="Times New Roman"/>
          <w:color w:val="DD1144"/>
          <w:szCs w:val="22"/>
          <w:shd w:val="clear" w:color="auto" w:fill="F3F3F3"/>
          <w:lang w:eastAsia="en-US"/>
          <w:rPrChange w:id="1496" w:author="Alba Colomer Padrosa" w:date="2021-01-27T14:54:00Z">
            <w:rPr>
              <w:rFonts w:ascii="Courier New" w:eastAsia="Courier New" w:hAnsi="Courier New" w:cs="Courier New"/>
              <w:color w:val="000000"/>
              <w:sz w:val="20"/>
              <w:szCs w:val="20"/>
              <w:lang w:eastAsia="es-ES"/>
            </w:rPr>
          </w:rPrChange>
        </w:rPr>
        <w:t>submission</w:t>
      </w:r>
      <w:r w:rsidRPr="00FF0611">
        <w:rPr>
          <w:rFonts w:ascii="Times New Roman" w:hAnsi="Times New Roman"/>
        </w:rPr>
        <w:t xml:space="preserve"> is qualified and the candidate(s) is invited to submit a tender);</w:t>
      </w:r>
    </w:p>
    <w:p w14:paraId="195919E0" w14:textId="7B48FE46" w:rsidR="003074BF" w:rsidRPr="00FF0611" w:rsidRDefault="003074BF" w:rsidP="005A0AA8">
      <w:pPr>
        <w:pStyle w:val="Tekstpodstawowy"/>
        <w:numPr>
          <w:ilvl w:val="1"/>
          <w:numId w:val="31"/>
        </w:numPr>
        <w:rPr>
          <w:rFonts w:ascii="Times New Roman" w:hAnsi="Times New Roman"/>
        </w:rPr>
      </w:pPr>
      <w:r w:rsidRPr="00B67E05">
        <w:rPr>
          <w:rFonts w:ascii="Times New Roman" w:eastAsia="Courier New" w:hAnsi="Times New Roman"/>
          <w:color w:val="DD1144"/>
          <w:szCs w:val="22"/>
          <w:shd w:val="clear" w:color="auto" w:fill="F3F3F3"/>
          <w:lang w:eastAsia="en-US"/>
          <w:rPrChange w:id="1497" w:author="Alba Colomer Padrosa" w:date="2021-01-27T14:54:00Z">
            <w:rPr>
              <w:rFonts w:ascii="Courier New" w:eastAsia="Courier New" w:hAnsi="Courier New" w:cs="Courier New"/>
              <w:color w:val="000000"/>
              <w:sz w:val="20"/>
              <w:szCs w:val="20"/>
              <w:lang w:eastAsia="es-ES"/>
            </w:rPr>
          </w:rPrChange>
        </w:rPr>
        <w:t>qualification.status: pending / statusDetails: unsuccessful</w:t>
      </w:r>
      <w:r w:rsidRPr="00FF0611">
        <w:rPr>
          <w:rFonts w:ascii="Courier New" w:eastAsia="Courier New" w:hAnsi="Courier New" w:cs="Courier New"/>
          <w:color w:val="000000"/>
          <w:sz w:val="20"/>
          <w:szCs w:val="20"/>
          <w:lang w:eastAsia="es-ES"/>
        </w:rPr>
        <w:t xml:space="preserve"> → </w:t>
      </w:r>
      <w:r w:rsidRPr="00B67E05">
        <w:rPr>
          <w:rFonts w:ascii="Times New Roman" w:eastAsia="Courier New" w:hAnsi="Times New Roman"/>
          <w:color w:val="DD1144"/>
          <w:szCs w:val="22"/>
          <w:shd w:val="clear" w:color="auto" w:fill="F3F3F3"/>
          <w:lang w:eastAsia="en-US"/>
          <w:rPrChange w:id="1498" w:author="Alba Colomer Padrosa" w:date="2021-01-27T14:54:00Z">
            <w:rPr>
              <w:rFonts w:ascii="Courier New" w:eastAsia="Courier New" w:hAnsi="Courier New" w:cs="Courier New"/>
              <w:color w:val="000000"/>
              <w:sz w:val="20"/>
              <w:szCs w:val="20"/>
              <w:lang w:eastAsia="es-ES"/>
            </w:rPr>
          </w:rPrChange>
        </w:rPr>
        <w:t>qualification.status: unsuccessful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t>
      </w:r>
      <w:r w:rsidRPr="00FF0611">
        <w:rPr>
          <w:rFonts w:ascii="Times New Roman" w:hAnsi="Times New Roman"/>
          <w:i/>
        </w:rPr>
        <w:t>state 4 to State 4.1</w:t>
      </w:r>
      <w:r w:rsidRPr="00FF0611">
        <w:rPr>
          <w:rFonts w:ascii="Times New Roman" w:hAnsi="Times New Roman"/>
        </w:rPr>
        <w:t xml:space="preserve"> of a relevant state-chart diagram of a </w:t>
      </w:r>
      <w:r w:rsidRPr="00B67E05">
        <w:rPr>
          <w:rFonts w:ascii="Times New Roman" w:eastAsia="Courier New" w:hAnsi="Times New Roman"/>
          <w:color w:val="DD1144"/>
          <w:szCs w:val="22"/>
          <w:shd w:val="clear" w:color="auto" w:fill="F3F3F3"/>
          <w:lang w:eastAsia="en-US"/>
          <w:rPrChange w:id="1499" w:author="Alba Colomer Padrosa" w:date="2021-01-27T14:54:00Z">
            <w:rPr>
              <w:rFonts w:ascii="Courier New" w:eastAsia="Courier New" w:hAnsi="Courier New" w:cs="Courier New"/>
              <w:color w:val="000000"/>
              <w:sz w:val="20"/>
              <w:szCs w:val="20"/>
              <w:lang w:eastAsia="es-ES"/>
            </w:rPr>
          </w:rPrChange>
        </w:rPr>
        <w:t>qualification</w:t>
      </w:r>
      <w:r w:rsidRPr="00FF0611">
        <w:rPr>
          <w:rFonts w:ascii="Times New Roman" w:hAnsi="Times New Roman"/>
        </w:rPr>
        <w:t xml:space="preserve"> object. Means that the </w:t>
      </w:r>
      <w:r w:rsidRPr="00B67E05">
        <w:rPr>
          <w:rFonts w:ascii="Times New Roman" w:eastAsia="Courier New" w:hAnsi="Times New Roman"/>
          <w:color w:val="DD1144"/>
          <w:szCs w:val="22"/>
          <w:shd w:val="clear" w:color="auto" w:fill="F3F3F3"/>
          <w:lang w:eastAsia="en-US"/>
          <w:rPrChange w:id="1500" w:author="Alba Colomer Padrosa" w:date="2021-01-27T14:54:00Z">
            <w:rPr>
              <w:rFonts w:ascii="Courier New" w:eastAsia="Courier New" w:hAnsi="Courier New" w:cs="Courier New"/>
              <w:color w:val="000000"/>
              <w:sz w:val="20"/>
              <w:szCs w:val="20"/>
              <w:lang w:eastAsia="es-ES"/>
            </w:rPr>
          </w:rPrChange>
        </w:rPr>
        <w:t>submission</w:t>
      </w:r>
      <w:r w:rsidRPr="00FF0611">
        <w:rPr>
          <w:rFonts w:ascii="Times New Roman" w:hAnsi="Times New Roman"/>
        </w:rPr>
        <w:t xml:space="preserve"> is disqualified).</w:t>
      </w:r>
    </w:p>
    <w:p w14:paraId="26100B7E" w14:textId="51BCB1C1" w:rsidR="00F51F4E" w:rsidRPr="00FF0611" w:rsidRDefault="00F51F4E" w:rsidP="005A0AA8">
      <w:pPr>
        <w:pStyle w:val="Akapitzlist"/>
        <w:numPr>
          <w:ilvl w:val="0"/>
          <w:numId w:val="31"/>
        </w:numPr>
      </w:pPr>
      <w:r w:rsidRPr="00FF0611">
        <w:rPr>
          <w:rFonts w:ascii="Times New Roman" w:hAnsi="Times New Roman"/>
        </w:rPr>
        <w:t xml:space="preserve">Finalization of the submissions: All the related </w:t>
      </w:r>
      <w:r w:rsidRPr="00B67E05">
        <w:rPr>
          <w:rFonts w:ascii="Times New Roman" w:eastAsia="Courier New" w:hAnsi="Times New Roman"/>
          <w:color w:val="DD1144"/>
          <w:szCs w:val="22"/>
          <w:shd w:val="clear" w:color="auto" w:fill="F3F3F3"/>
          <w:lang w:eastAsia="en-US"/>
          <w:rPrChange w:id="1501" w:author="Alba Colomer Padrosa" w:date="2021-01-27T14:54:00Z">
            <w:rPr>
              <w:rFonts w:ascii="Courier New" w:eastAsia="Courier New" w:hAnsi="Courier New" w:cs="Courier New"/>
              <w:color w:val="000000"/>
              <w:sz w:val="20"/>
              <w:szCs w:val="20"/>
              <w:lang w:eastAsia="es-ES"/>
            </w:rPr>
          </w:rPrChange>
        </w:rPr>
        <w:t>submissions</w:t>
      </w:r>
      <w:r w:rsidRPr="00FF0611">
        <w:rPr>
          <w:rFonts w:ascii="Times New Roman" w:hAnsi="Times New Roman"/>
          <w:sz w:val="20"/>
        </w:rPr>
        <w:t xml:space="preserve"> </w:t>
      </w:r>
      <w:r w:rsidRPr="00FF0611">
        <w:rPr>
          <w:rFonts w:ascii="Times New Roman" w:hAnsi="Times New Roman"/>
        </w:rPr>
        <w:t xml:space="preserve">are assigned the relevant </w:t>
      </w:r>
      <w:r w:rsidRPr="00B67E05">
        <w:rPr>
          <w:rFonts w:ascii="Times New Roman" w:eastAsia="Courier New" w:hAnsi="Times New Roman"/>
          <w:color w:val="DD1144"/>
          <w:szCs w:val="22"/>
          <w:shd w:val="clear" w:color="auto" w:fill="F3F3F3"/>
          <w:lang w:eastAsia="en-US"/>
          <w:rPrChange w:id="1502" w:author="Alba Colomer Padrosa" w:date="2021-01-27T14:54:00Z">
            <w:rPr>
              <w:rFonts w:ascii="Courier New" w:eastAsia="Courier New" w:hAnsi="Courier New" w:cs="Courier New"/>
              <w:color w:val="000000"/>
              <w:sz w:val="20"/>
              <w:szCs w:val="20"/>
              <w:lang w:eastAsia="es-ES"/>
            </w:rPr>
          </w:rPrChange>
        </w:rPr>
        <w:t>statuses</w:t>
      </w:r>
      <w:r w:rsidRPr="00FF0611">
        <w:rPr>
          <w:rFonts w:ascii="Times New Roman" w:hAnsi="Times New Roman"/>
        </w:rPr>
        <w:t>:</w:t>
      </w:r>
    </w:p>
    <w:p w14:paraId="605BF2DD" w14:textId="17493069" w:rsidR="00F51F4E" w:rsidRPr="00FF0611" w:rsidRDefault="00F51F4E" w:rsidP="005A0AA8">
      <w:pPr>
        <w:pStyle w:val="Akapitzlist"/>
        <w:numPr>
          <w:ilvl w:val="1"/>
          <w:numId w:val="31"/>
        </w:numPr>
        <w:rPr>
          <w:rFonts w:ascii="Times New Roman" w:hAnsi="Times New Roman"/>
          <w:sz w:val="20"/>
        </w:rPr>
      </w:pPr>
      <w:r w:rsidRPr="00B67E05">
        <w:rPr>
          <w:rFonts w:ascii="Times New Roman" w:eastAsia="Courier New" w:hAnsi="Times New Roman"/>
          <w:color w:val="DD1144"/>
          <w:szCs w:val="22"/>
          <w:shd w:val="clear" w:color="auto" w:fill="F3F3F3"/>
          <w:lang w:eastAsia="en-US"/>
          <w:rPrChange w:id="1503" w:author="Alba Colomer Padrosa" w:date="2021-01-27T14:54:00Z">
            <w:rPr>
              <w:rFonts w:ascii="Courier New" w:eastAsia="Courier New" w:hAnsi="Courier New" w:cs="Courier New"/>
              <w:color w:val="000000"/>
              <w:sz w:val="20"/>
              <w:szCs w:val="20"/>
              <w:lang w:eastAsia="es-ES"/>
            </w:rPr>
          </w:rPrChange>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B67E05">
        <w:rPr>
          <w:rFonts w:ascii="Times New Roman" w:eastAsia="Courier New" w:hAnsi="Times New Roman"/>
          <w:color w:val="DD1144"/>
          <w:szCs w:val="22"/>
          <w:shd w:val="clear" w:color="auto" w:fill="F3F3F3"/>
          <w:lang w:eastAsia="en-US"/>
          <w:rPrChange w:id="1504" w:author="Alba Colomer Padrosa" w:date="2021-01-27T14:54:00Z">
            <w:rPr>
              <w:rFonts w:ascii="Courier New" w:eastAsia="Courier New" w:hAnsi="Courier New" w:cs="Courier New"/>
              <w:color w:val="000000"/>
              <w:sz w:val="20"/>
              <w:szCs w:val="20"/>
              <w:lang w:eastAsia="es-ES"/>
            </w:rPr>
          </w:rPrChange>
        </w:rPr>
        <w:t>qualification.status: active</w:t>
      </w:r>
      <w:r w:rsidRPr="00FF0611">
        <w:rPr>
          <w:rFonts w:ascii="Courier New" w:eastAsia="Courier New" w:hAnsi="Courier New" w:cs="Courier New"/>
          <w:color w:val="000000"/>
          <w:sz w:val="20"/>
          <w:szCs w:val="20"/>
          <w:lang w:eastAsia="es-ES"/>
        </w:rPr>
        <w:t xml:space="preserve"> → </w:t>
      </w:r>
      <w:r w:rsidRPr="00B67E05">
        <w:rPr>
          <w:rFonts w:ascii="Times New Roman" w:eastAsia="Courier New" w:hAnsi="Times New Roman"/>
          <w:color w:val="DD1144"/>
          <w:szCs w:val="22"/>
          <w:shd w:val="clear" w:color="auto" w:fill="F3F3F3"/>
          <w:lang w:eastAsia="en-US"/>
          <w:rPrChange w:id="1505" w:author="Alba Colomer Padrosa" w:date="2021-01-27T14:55:00Z">
            <w:rPr>
              <w:rFonts w:ascii="Courier New" w:eastAsia="Courier New" w:hAnsi="Courier New" w:cs="Courier New"/>
              <w:color w:val="000000"/>
              <w:sz w:val="20"/>
              <w:szCs w:val="20"/>
              <w:lang w:eastAsia="es-ES"/>
            </w:rPr>
          </w:rPrChange>
        </w:rPr>
        <w:t>submission.status: valid</w:t>
      </w:r>
      <w:r w:rsidRPr="00FF0611">
        <w:rPr>
          <w:rFonts w:ascii="Times New Roman" w:hAnsi="Times New Roman"/>
          <w:sz w:val="20"/>
        </w:rPr>
        <w:t xml:space="preserve"> (</w:t>
      </w:r>
      <w:r w:rsidRPr="00FF0611">
        <w:rPr>
          <w:rFonts w:ascii="Times New Roman" w:hAnsi="Times New Roman"/>
          <w:i/>
        </w:rPr>
        <w:t>state 1 to State 3</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B67E05">
        <w:rPr>
          <w:rFonts w:ascii="Times New Roman" w:eastAsia="Courier New" w:hAnsi="Times New Roman"/>
          <w:color w:val="DD1144"/>
          <w:szCs w:val="22"/>
          <w:shd w:val="clear" w:color="auto" w:fill="F3F3F3"/>
          <w:lang w:eastAsia="en-US"/>
          <w:rPrChange w:id="1506" w:author="Alba Colomer Padrosa" w:date="2021-01-27T14:55:00Z">
            <w:rPr>
              <w:rFonts w:ascii="Courier New" w:eastAsia="Courier New" w:hAnsi="Courier New" w:cs="Courier New"/>
              <w:color w:val="000000"/>
              <w:sz w:val="20"/>
              <w:szCs w:val="20"/>
              <w:lang w:eastAsia="es-ES"/>
            </w:rPr>
          </w:rPrChange>
        </w:rPr>
        <w:t>submission</w:t>
      </w:r>
      <w:r w:rsidRPr="00FF0611">
        <w:rPr>
          <w:rFonts w:ascii="Times New Roman" w:hAnsi="Times New Roman"/>
          <w:sz w:val="20"/>
        </w:rPr>
        <w:t>)</w:t>
      </w:r>
      <w:r w:rsidR="004E6EDB" w:rsidRPr="00FF0611">
        <w:rPr>
          <w:rFonts w:ascii="Times New Roman" w:hAnsi="Times New Roman"/>
          <w:sz w:val="20"/>
        </w:rPr>
        <w:t>;</w:t>
      </w:r>
    </w:p>
    <w:p w14:paraId="273B3940" w14:textId="746073FE" w:rsidR="00F51F4E" w:rsidRPr="00FF0611" w:rsidRDefault="00F51F4E" w:rsidP="005A0AA8">
      <w:pPr>
        <w:pStyle w:val="Tekstpodstawowy"/>
        <w:numPr>
          <w:ilvl w:val="1"/>
          <w:numId w:val="31"/>
        </w:numPr>
        <w:rPr>
          <w:rFonts w:ascii="Times New Roman" w:hAnsi="Times New Roman"/>
        </w:rPr>
      </w:pPr>
      <w:r w:rsidRPr="00B67E05">
        <w:rPr>
          <w:rFonts w:ascii="Times New Roman" w:eastAsia="Courier New" w:hAnsi="Times New Roman"/>
          <w:color w:val="DD1144"/>
          <w:szCs w:val="22"/>
          <w:shd w:val="clear" w:color="auto" w:fill="F3F3F3"/>
          <w:lang w:eastAsia="en-US"/>
          <w:rPrChange w:id="1507" w:author="Alba Colomer Padrosa" w:date="2021-01-27T14:55:00Z">
            <w:rPr>
              <w:rFonts w:ascii="Courier New" w:eastAsia="Courier New" w:hAnsi="Courier New" w:cs="Courier New"/>
              <w:color w:val="000000"/>
              <w:sz w:val="20"/>
              <w:szCs w:val="20"/>
              <w:lang w:eastAsia="es-ES"/>
            </w:rPr>
          </w:rPrChange>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B67E05">
        <w:rPr>
          <w:rFonts w:ascii="Times New Roman" w:eastAsia="Courier New" w:hAnsi="Times New Roman"/>
          <w:color w:val="DD1144"/>
          <w:szCs w:val="22"/>
          <w:shd w:val="clear" w:color="auto" w:fill="F3F3F3"/>
          <w:lang w:eastAsia="en-US"/>
          <w:rPrChange w:id="1508" w:author="Alba Colomer Padrosa" w:date="2021-01-27T14:55:00Z">
            <w:rPr>
              <w:rFonts w:ascii="Courier New" w:eastAsia="Courier New" w:hAnsi="Courier New" w:cs="Courier New"/>
              <w:color w:val="000000"/>
              <w:sz w:val="20"/>
              <w:szCs w:val="20"/>
              <w:lang w:eastAsia="es-ES"/>
            </w:rPr>
          </w:rPrChange>
        </w:rPr>
        <w:t>qualification.status: unsuccessful</w:t>
      </w:r>
      <w:r w:rsidRPr="00FF0611">
        <w:rPr>
          <w:rFonts w:ascii="Courier New" w:eastAsia="Courier New" w:hAnsi="Courier New" w:cs="Courier New"/>
          <w:color w:val="000000"/>
          <w:sz w:val="20"/>
          <w:szCs w:val="20"/>
          <w:lang w:eastAsia="es-ES"/>
        </w:rPr>
        <w:t xml:space="preserve"> → </w:t>
      </w:r>
      <w:r w:rsidRPr="00B67E05">
        <w:rPr>
          <w:rFonts w:ascii="Times New Roman" w:eastAsia="Courier New" w:hAnsi="Times New Roman"/>
          <w:color w:val="DD1144"/>
          <w:szCs w:val="22"/>
          <w:shd w:val="clear" w:color="auto" w:fill="F3F3F3"/>
          <w:lang w:eastAsia="en-US"/>
          <w:rPrChange w:id="1509" w:author="Alba Colomer Padrosa" w:date="2021-01-27T14:55:00Z">
            <w:rPr>
              <w:rFonts w:ascii="Courier New" w:eastAsia="Courier New" w:hAnsi="Courier New" w:cs="Courier New"/>
              <w:color w:val="000000"/>
              <w:sz w:val="20"/>
              <w:szCs w:val="20"/>
              <w:lang w:eastAsia="es-ES"/>
            </w:rPr>
          </w:rPrChange>
        </w:rPr>
        <w:t>submission.status: disqualified</w:t>
      </w:r>
      <w:r w:rsidRPr="00FF0611">
        <w:rPr>
          <w:rFonts w:ascii="Times New Roman" w:hAnsi="Times New Roman"/>
          <w:sz w:val="20"/>
        </w:rPr>
        <w:t xml:space="preserve"> (</w:t>
      </w:r>
      <w:r w:rsidRPr="00FF0611">
        <w:rPr>
          <w:rFonts w:ascii="Times New Roman" w:hAnsi="Times New Roman"/>
          <w:i/>
        </w:rPr>
        <w:t>state 1 to State 4</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B67E05">
        <w:rPr>
          <w:rFonts w:ascii="Times New Roman" w:eastAsia="Courier New" w:hAnsi="Times New Roman"/>
          <w:color w:val="DD1144"/>
          <w:szCs w:val="22"/>
          <w:shd w:val="clear" w:color="auto" w:fill="F3F3F3"/>
          <w:lang w:eastAsia="en-US"/>
          <w:rPrChange w:id="1510" w:author="Alba Colomer Padrosa" w:date="2021-01-27T14:55:00Z">
            <w:rPr>
              <w:rFonts w:ascii="Courier New" w:eastAsia="Courier New" w:hAnsi="Courier New" w:cs="Courier New"/>
              <w:color w:val="000000"/>
              <w:sz w:val="20"/>
              <w:szCs w:val="20"/>
              <w:lang w:eastAsia="es-ES"/>
            </w:rPr>
          </w:rPrChange>
        </w:rPr>
        <w:t>submission</w:t>
      </w:r>
      <w:r w:rsidRPr="00FF0611">
        <w:rPr>
          <w:rFonts w:ascii="Times New Roman" w:hAnsi="Times New Roman"/>
          <w:sz w:val="20"/>
        </w:rPr>
        <w:t>)</w:t>
      </w:r>
      <w:r w:rsidRPr="00FF0611">
        <w:rPr>
          <w:rFonts w:ascii="Times New Roman" w:hAnsi="Times New Roman"/>
        </w:rPr>
        <w:t>.</w:t>
      </w:r>
    </w:p>
    <w:p w14:paraId="56151655" w14:textId="33AEF07F" w:rsidR="00D70B8A" w:rsidRPr="00FF0611" w:rsidRDefault="004F4961" w:rsidP="004F4961">
      <w:pPr>
        <w:pStyle w:val="Nagwek5"/>
        <w:numPr>
          <w:ilvl w:val="4"/>
          <w:numId w:val="3"/>
        </w:numPr>
        <w:rPr>
          <w:rFonts w:ascii="Times New Roman" w:hAnsi="Times New Roman" w:cs="Times New Roman"/>
        </w:rPr>
      </w:pPr>
      <w:r w:rsidRPr="00FF0611">
        <w:rPr>
          <w:rFonts w:ascii="Times New Roman" w:hAnsi="Times New Roman" w:cs="Times New Roman"/>
        </w:rPr>
        <w:t>Completion of pre-qualification</w:t>
      </w:r>
    </w:p>
    <w:p w14:paraId="285C29EF" w14:textId="503FBCF3" w:rsidR="004F4961" w:rsidRPr="00FF0611" w:rsidRDefault="004F4961" w:rsidP="004F4961">
      <w:pPr>
        <w:rPr>
          <w:rFonts w:ascii="Times New Roman" w:hAnsi="Times New Roman"/>
          <w:lang w:val="en-GB"/>
        </w:rPr>
      </w:pPr>
      <w:r w:rsidRPr="00FF0611">
        <w:rPr>
          <w:rFonts w:ascii="Times New Roman" w:hAnsi="Times New Roman" w:cs="Times New Roman"/>
          <w:lang w:val="en-GB"/>
        </w:rPr>
        <w:t xml:space="preserve">The result of the pre-qualification </w:t>
      </w:r>
      <w:r w:rsidR="00CF71EF" w:rsidRPr="00FF0611">
        <w:rPr>
          <w:rFonts w:ascii="Times New Roman" w:hAnsi="Times New Roman" w:cs="Times New Roman"/>
          <w:lang w:val="en-GB"/>
        </w:rPr>
        <w:t>must</w:t>
      </w:r>
      <w:r w:rsidRPr="00FF0611">
        <w:rPr>
          <w:rFonts w:ascii="Times New Roman" w:hAnsi="Times New Roman" w:cs="Times New Roman"/>
          <w:lang w:val="en-GB"/>
        </w:rPr>
        <w:t xml:space="preserve"> be reflected with </w:t>
      </w:r>
      <w:r w:rsidRPr="00B67E05">
        <w:rPr>
          <w:rFonts w:ascii="Times New Roman" w:eastAsia="Courier New" w:hAnsi="Times New Roman" w:cs="Times New Roman"/>
          <w:color w:val="DD1144"/>
          <w:shd w:val="clear" w:color="auto" w:fill="F3F3F3"/>
          <w:lang w:val="en-GB"/>
          <w:rPrChange w:id="1511" w:author="Alba Colomer Padrosa" w:date="2021-01-27T14:57:00Z">
            <w:rPr>
              <w:rFonts w:ascii="Courier New" w:eastAsia="Courier New" w:hAnsi="Courier New" w:cs="Courier New"/>
              <w:color w:val="000000"/>
              <w:sz w:val="20"/>
              <w:szCs w:val="20"/>
              <w:lang w:val="en-GB" w:eastAsia="es-ES"/>
            </w:rPr>
          </w:rPrChange>
        </w:rPr>
        <w:t>preQualification.status</w:t>
      </w:r>
      <w:del w:id="1512" w:author="Alba Colomer Padrosa" w:date="2021-01-27T14:58:00Z">
        <w:r w:rsidRPr="00FF0611" w:rsidDel="00B67E05">
          <w:rPr>
            <w:rFonts w:ascii="Times New Roman" w:hAnsi="Times New Roman"/>
            <w:sz w:val="20"/>
            <w:lang w:val="en-GB"/>
          </w:rPr>
          <w:delText xml:space="preserve"> </w:delText>
        </w:r>
        <w:r w:rsidRPr="00FF0611" w:rsidDel="00B67E05">
          <w:rPr>
            <w:rFonts w:ascii="Times New Roman" w:hAnsi="Times New Roman"/>
            <w:lang w:val="en-GB"/>
          </w:rPr>
          <w:delText>is</w:delText>
        </w:r>
      </w:del>
      <w:r w:rsidRPr="00FF0611">
        <w:rPr>
          <w:rFonts w:ascii="Times New Roman" w:hAnsi="Times New Roman"/>
          <w:lang w:val="en-GB"/>
        </w:rPr>
        <w:t>:</w:t>
      </w:r>
    </w:p>
    <w:p w14:paraId="72C18CD0" w14:textId="21D1A87F" w:rsidR="004F4961" w:rsidRPr="00FF0611" w:rsidRDefault="004F4961" w:rsidP="005A0AA8">
      <w:pPr>
        <w:pStyle w:val="Akapitzlist"/>
        <w:numPr>
          <w:ilvl w:val="0"/>
          <w:numId w:val="32"/>
        </w:numPr>
        <w:rPr>
          <w:rFonts w:ascii="Times New Roman" w:hAnsi="Times New Roman"/>
          <w:sz w:val="20"/>
        </w:rPr>
      </w:pPr>
      <w:r w:rsidRPr="00B67E05">
        <w:rPr>
          <w:rFonts w:ascii="Times New Roman" w:eastAsia="Courier New" w:hAnsi="Times New Roman"/>
          <w:color w:val="DD1144"/>
          <w:szCs w:val="22"/>
          <w:shd w:val="clear" w:color="auto" w:fill="F3F3F3"/>
          <w:lang w:eastAsia="en-US"/>
          <w:rPrChange w:id="1513" w:author="Alba Colomer Padrosa" w:date="2021-01-27T14:57:00Z">
            <w:rPr>
              <w:rFonts w:ascii="Courier New" w:eastAsia="Courier New" w:hAnsi="Courier New" w:cs="Courier New"/>
              <w:color w:val="000000"/>
              <w:sz w:val="20"/>
              <w:szCs w:val="20"/>
              <w:lang w:eastAsia="es-ES"/>
            </w:rPr>
          </w:rPrChange>
        </w:rPr>
        <w:t>complete</w:t>
      </w:r>
      <w:r w:rsidRPr="00FF0611">
        <w:rPr>
          <w:rFonts w:ascii="Times New Roman" w:hAnsi="Times New Roman"/>
          <w:sz w:val="20"/>
        </w:rPr>
        <w:t xml:space="preserve"> </w:t>
      </w:r>
      <w:r w:rsidRPr="00FF0611">
        <w:rPr>
          <w:rFonts w:ascii="Times New Roman" w:hAnsi="Times New Roman"/>
        </w:rPr>
        <w:t>where enough candidates were selected for future invitation to submit a tender;</w:t>
      </w:r>
    </w:p>
    <w:p w14:paraId="06440359" w14:textId="3C80C74E" w:rsidR="004F4961" w:rsidRPr="00FF0611" w:rsidRDefault="004F4961" w:rsidP="005A0AA8">
      <w:pPr>
        <w:pStyle w:val="Akapitzlist"/>
        <w:numPr>
          <w:ilvl w:val="0"/>
          <w:numId w:val="32"/>
        </w:numPr>
        <w:rPr>
          <w:rFonts w:ascii="Times New Roman" w:hAnsi="Times New Roman"/>
          <w:sz w:val="20"/>
        </w:rPr>
      </w:pPr>
      <w:r w:rsidRPr="00B67E05">
        <w:rPr>
          <w:rFonts w:ascii="Times New Roman" w:eastAsia="Courier New" w:hAnsi="Times New Roman"/>
          <w:color w:val="DD1144"/>
          <w:szCs w:val="22"/>
          <w:shd w:val="clear" w:color="auto" w:fill="F3F3F3"/>
          <w:lang w:eastAsia="en-US"/>
          <w:rPrChange w:id="1514" w:author="Alba Colomer Padrosa" w:date="2021-01-27T14:57:00Z">
            <w:rPr>
              <w:rFonts w:ascii="Courier New" w:eastAsia="Courier New" w:hAnsi="Courier New" w:cs="Courier New"/>
              <w:color w:val="000000"/>
              <w:sz w:val="20"/>
              <w:szCs w:val="20"/>
              <w:lang w:eastAsia="es-ES"/>
            </w:rPr>
          </w:rPrChange>
        </w:rPr>
        <w:t>unsuccessful</w:t>
      </w:r>
      <w:r w:rsidRPr="00FF0611">
        <w:rPr>
          <w:rFonts w:ascii="Times New Roman" w:hAnsi="Times New Roman"/>
          <w:sz w:val="20"/>
        </w:rPr>
        <w:t xml:space="preserve"> </w:t>
      </w:r>
      <w:r w:rsidRPr="00FF0611">
        <w:rPr>
          <w:rFonts w:ascii="Times New Roman" w:hAnsi="Times New Roman"/>
        </w:rPr>
        <w:t>where pre-qualification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4F4961" w:rsidRPr="00FF0611" w14:paraId="7071216B" w14:textId="77777777" w:rsidTr="00E72F20">
        <w:tc>
          <w:tcPr>
            <w:tcW w:w="8931" w:type="dxa"/>
            <w:shd w:val="clear" w:color="auto" w:fill="F8F8F8"/>
            <w:tcMar>
              <w:top w:w="100" w:type="dxa"/>
              <w:left w:w="100" w:type="dxa"/>
              <w:bottom w:w="100" w:type="dxa"/>
              <w:right w:w="100" w:type="dxa"/>
            </w:tcMar>
          </w:tcPr>
          <w:p w14:paraId="7A412381"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FFBF237"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6F88069D"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50729EAF"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83E7DE8" w14:textId="77777777" w:rsidR="004F4961" w:rsidRPr="00FF0611" w:rsidRDefault="004F4961"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3C34940F" w14:textId="586BF276" w:rsidR="00B67E05" w:rsidRPr="00FF0611" w:rsidRDefault="00B67E05" w:rsidP="00B67E05">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15" w:author="Alba Colomer Padrosa" w:date="2021-01-27T15:02:00Z">
        <w:r w:rsidR="00075F62">
          <w:rPr>
            <w:noProof/>
            <w:lang w:val="en-GB"/>
          </w:rPr>
          <w:t>42</w:t>
        </w:r>
      </w:ins>
      <w:del w:id="1516" w:author="Alba Colomer Padrosa" w:date="2021-01-27T15:02:00Z">
        <w:r w:rsidDel="00075F62">
          <w:rPr>
            <w:noProof/>
            <w:lang w:val="en-GB"/>
          </w:rPr>
          <w:delText>41</w:delText>
        </w:r>
      </w:del>
      <w:r w:rsidRPr="00FF0611">
        <w:rPr>
          <w:lang w:val="en-GB"/>
        </w:rPr>
        <w:fldChar w:fldCharType="end"/>
      </w:r>
      <w:r w:rsidRPr="00FF0611">
        <w:rPr>
          <w:lang w:val="en-GB"/>
        </w:rPr>
        <w:t xml:space="preserve"> – </w:t>
      </w:r>
      <w:r>
        <w:rPr>
          <w:lang w:val="en-GB"/>
        </w:rPr>
        <w:t>PreQualification status</w:t>
      </w:r>
    </w:p>
    <w:p w14:paraId="70EE7A35" w14:textId="4CD587F1" w:rsidR="00451FB2" w:rsidRPr="00FF0611" w:rsidRDefault="00451FB2" w:rsidP="00451FB2">
      <w:pPr>
        <w:pStyle w:val="Nagwek5"/>
        <w:numPr>
          <w:ilvl w:val="3"/>
          <w:numId w:val="3"/>
        </w:numPr>
        <w:rPr>
          <w:rFonts w:ascii="Times New Roman" w:hAnsi="Times New Roman" w:cs="Times New Roman"/>
        </w:rPr>
      </w:pPr>
      <w:r w:rsidRPr="00FF0611">
        <w:rPr>
          <w:rFonts w:ascii="Times New Roman" w:hAnsi="Times New Roman" w:cs="Times New Roman"/>
        </w:rPr>
        <w:t>State8.2 - Unsuccessful completion of pre-qualification (</w:t>
      </w:r>
      <w:r w:rsidRPr="00DB5632">
        <w:rPr>
          <w:rFonts w:ascii="Times New Roman" w:eastAsia="Courier New" w:hAnsi="Times New Roman" w:cs="Times New Roman"/>
          <w:color w:val="DD1144"/>
          <w:szCs w:val="22"/>
          <w:shd w:val="clear" w:color="auto" w:fill="F3F3F3"/>
          <w:lang w:eastAsia="en-US"/>
          <w:rPrChange w:id="1517" w:author="Alba Colomer Padrosa" w:date="2021-01-27T17:12:00Z">
            <w:rPr>
              <w:rFonts w:ascii="Times New Roman" w:hAnsi="Times New Roman" w:cs="Times New Roman"/>
            </w:rPr>
          </w:rPrChange>
        </w:rPr>
        <w:t>unsuccessful.allDisqualified</w:t>
      </w:r>
      <w:r w:rsidRPr="00FF0611">
        <w:rPr>
          <w:rFonts w:ascii="Times New Roman" w:hAnsi="Times New Roman" w:cs="Times New Roman"/>
        </w:rPr>
        <w:t>)</w:t>
      </w:r>
    </w:p>
    <w:p w14:paraId="3C1184D5" w14:textId="001AC8A1" w:rsidR="00451FB2" w:rsidRPr="00FF0611" w:rsidRDefault="00451FB2" w:rsidP="00451FB2">
      <w:pPr>
        <w:jc w:val="both"/>
        <w:rPr>
          <w:rFonts w:ascii="Times New Roman" w:hAnsi="Times New Roman"/>
          <w:lang w:val="en-GB"/>
        </w:rPr>
      </w:pPr>
      <w:r w:rsidRPr="00FF0611">
        <w:rPr>
          <w:rFonts w:ascii="Times New Roman" w:hAnsi="Times New Roman"/>
          <w:lang w:val="en-GB"/>
        </w:rPr>
        <w:t xml:space="preserve">Where all the </w:t>
      </w:r>
      <w:r w:rsidRPr="00075F62">
        <w:rPr>
          <w:rFonts w:ascii="Times New Roman" w:eastAsia="Courier New" w:hAnsi="Times New Roman" w:cs="Times New Roman"/>
          <w:color w:val="DD1144"/>
          <w:shd w:val="clear" w:color="auto" w:fill="F3F3F3"/>
          <w:lang w:val="en-GB"/>
          <w:rPrChange w:id="1518" w:author="Alba Colomer Padrosa" w:date="2021-01-27T15:01:00Z">
            <w:rPr>
              <w:rFonts w:ascii="Courier New" w:eastAsia="Courier New" w:hAnsi="Courier New" w:cs="Courier New"/>
              <w:color w:val="000000"/>
              <w:sz w:val="20"/>
              <w:szCs w:val="20"/>
              <w:lang w:val="en-GB" w:eastAsia="es-ES"/>
            </w:rPr>
          </w:rPrChange>
        </w:rPr>
        <w:t>submissions</w:t>
      </w:r>
      <w:r w:rsidRPr="00FF0611">
        <w:rPr>
          <w:rFonts w:ascii="Times New Roman" w:hAnsi="Times New Roman"/>
          <w:sz w:val="20"/>
          <w:lang w:val="en-GB"/>
        </w:rPr>
        <w:t xml:space="preserve"> </w:t>
      </w:r>
      <w:r w:rsidRPr="00FF0611">
        <w:rPr>
          <w:rFonts w:ascii="Times New Roman" w:hAnsi="Times New Roman"/>
          <w:lang w:val="en-GB"/>
        </w:rPr>
        <w:t>collected during the EoI period were disqualified, the pre-qualification phase will end unsuccessfully with no future actions by the CA. Procurement initiation shall be moved to a phase of preparation of a negative notice.</w:t>
      </w:r>
    </w:p>
    <w:p w14:paraId="4EE3D06B" w14:textId="789E65D9" w:rsidR="00451FB2" w:rsidRPr="00FF0611" w:rsidRDefault="00451FB2" w:rsidP="00451FB2">
      <w:pPr>
        <w:pStyle w:val="Nagwek5"/>
        <w:numPr>
          <w:ilvl w:val="4"/>
          <w:numId w:val="3"/>
        </w:numPr>
        <w:rPr>
          <w:rFonts w:ascii="Times New Roman" w:hAnsi="Times New Roman" w:cs="Times New Roman"/>
        </w:rPr>
      </w:pPr>
      <w:r w:rsidRPr="00FF0611">
        <w:rPr>
          <w:rFonts w:ascii="Times New Roman" w:hAnsi="Times New Roman" w:cs="Times New Roman"/>
        </w:rPr>
        <w:t>Completion of qualification period</w:t>
      </w:r>
    </w:p>
    <w:p w14:paraId="29EB7B60" w14:textId="5EB237E0" w:rsidR="00451FB2" w:rsidRPr="00FF0611" w:rsidRDefault="00451FB2" w:rsidP="00451FB2">
      <w:pPr>
        <w:jc w:val="both"/>
        <w:rPr>
          <w:rFonts w:ascii="Times New Roman" w:hAnsi="Times New Roman"/>
          <w:lang w:val="en-GB"/>
        </w:rPr>
      </w:pPr>
      <w:r w:rsidRPr="00FF0611">
        <w:rPr>
          <w:rFonts w:ascii="Times New Roman" w:hAnsi="Times New Roman"/>
          <w:lang w:val="en-GB"/>
        </w:rPr>
        <w:t xml:space="preserve">If no blockers are indicated during the stand-still period, the CA can initiate the end of the </w:t>
      </w:r>
      <w:r w:rsidRPr="00075F62">
        <w:rPr>
          <w:rFonts w:ascii="Times New Roman" w:eastAsia="Courier New" w:hAnsi="Times New Roman" w:cs="Times New Roman"/>
          <w:color w:val="DD1144"/>
          <w:shd w:val="clear" w:color="auto" w:fill="F3F3F3"/>
          <w:lang w:val="en-GB"/>
          <w:rPrChange w:id="1519" w:author="Alba Colomer Padrosa" w:date="2021-01-27T15:02:00Z">
            <w:rPr>
              <w:rFonts w:ascii="Courier New" w:eastAsia="Courier New" w:hAnsi="Courier New" w:cs="Courier New"/>
              <w:color w:val="000000"/>
              <w:sz w:val="20"/>
              <w:szCs w:val="20"/>
              <w:lang w:val="en-GB" w:eastAsia="es-ES"/>
            </w:rPr>
          </w:rPrChange>
        </w:rPr>
        <w:t>qualificationPeriod</w:t>
      </w:r>
      <w:r w:rsidRPr="00FF0611">
        <w:rPr>
          <w:rFonts w:ascii="Times New Roman" w:hAnsi="Times New Roman"/>
          <w:lang w:val="en-GB"/>
        </w:rPr>
        <w:t xml:space="preserve"> and the entire pre-qualification phase.</w:t>
      </w:r>
    </w:p>
    <w:p w14:paraId="3D3FDF3E" w14:textId="1BDEAE95" w:rsidR="00451FB2" w:rsidRPr="00FF0611" w:rsidRDefault="00451FB2">
      <w:pPr>
        <w:jc w:val="both"/>
        <w:rPr>
          <w:rFonts w:ascii="Times New Roman" w:hAnsi="Times New Roman"/>
          <w:color w:val="8993A4"/>
          <w:sz w:val="21"/>
          <w:szCs w:val="21"/>
          <w:shd w:val="clear" w:color="auto" w:fill="EBECF0"/>
          <w:lang w:val="en-GB"/>
        </w:rPr>
        <w:pPrChange w:id="1520" w:author="Alba Colomer Padrosa" w:date="2021-01-27T15:03:00Z">
          <w:pPr/>
        </w:pPrChange>
      </w:pPr>
      <w:r w:rsidRPr="00FF0611">
        <w:rPr>
          <w:rFonts w:ascii="Times New Roman" w:hAnsi="Times New Roman"/>
          <w:lang w:val="en-GB"/>
        </w:rPr>
        <w:t xml:space="preserve">An additional value of </w:t>
      </w:r>
      <w:r w:rsidRPr="00075F62">
        <w:rPr>
          <w:rFonts w:ascii="Times New Roman" w:eastAsia="Courier New" w:hAnsi="Times New Roman" w:cs="Times New Roman"/>
          <w:color w:val="DD1144"/>
          <w:shd w:val="clear" w:color="auto" w:fill="F3F3F3"/>
          <w:lang w:val="en-GB"/>
          <w:rPrChange w:id="1521" w:author="Alba Colomer Padrosa" w:date="2021-01-27T15:03:00Z">
            <w:rPr>
              <w:rFonts w:ascii="Courier New" w:eastAsia="Courier New" w:hAnsi="Courier New" w:cs="Courier New"/>
              <w:color w:val="000000"/>
              <w:sz w:val="20"/>
              <w:szCs w:val="20"/>
              <w:lang w:val="en-GB" w:eastAsia="es-ES"/>
            </w:rPr>
          </w:rPrChange>
        </w:rPr>
        <w:t>endDate</w:t>
      </w:r>
      <w:r w:rsidRPr="00FF0611">
        <w:rPr>
          <w:rFonts w:ascii="Times New Roman" w:hAnsi="Times New Roman"/>
          <w:lang w:val="en-GB"/>
        </w:rPr>
        <w:t xml:space="preserve"> is added into </w:t>
      </w:r>
      <w:r w:rsidRPr="00075F62">
        <w:rPr>
          <w:rFonts w:ascii="Times New Roman" w:eastAsia="Courier New" w:hAnsi="Times New Roman" w:cs="Times New Roman"/>
          <w:color w:val="DD1144"/>
          <w:shd w:val="clear" w:color="auto" w:fill="F3F3F3"/>
          <w:lang w:val="en-GB"/>
          <w:rPrChange w:id="1522" w:author="Alba Colomer Padrosa" w:date="2021-01-27T15:03:00Z">
            <w:rPr>
              <w:rFonts w:ascii="Courier New" w:eastAsia="Courier New" w:hAnsi="Courier New" w:cs="Courier New"/>
              <w:color w:val="000000"/>
              <w:sz w:val="20"/>
              <w:szCs w:val="20"/>
              <w:lang w:val="en-GB" w:eastAsia="es-ES"/>
            </w:rPr>
          </w:rPrChange>
        </w:rPr>
        <w:t>preQualification.qualificationPeriod</w:t>
      </w:r>
      <w:r w:rsidRPr="00FF0611">
        <w:rPr>
          <w:rFonts w:ascii="Times New Roman" w:hAnsi="Times New Roman"/>
          <w:sz w:val="20"/>
          <w:lang w:val="en-GB"/>
        </w:rPr>
        <w:t xml:space="preserve"> </w:t>
      </w:r>
      <w:r w:rsidRPr="00FF0611">
        <w:rPr>
          <w:rFonts w:ascii="Times New Roman" w:hAnsi="Times New Roman"/>
          <w:lang w:val="en-GB"/>
        </w:rPr>
        <w:t>as an indication of pre-qualification completion.</w:t>
      </w:r>
    </w:p>
    <w:tbl>
      <w:tblPr>
        <w:tblW w:w="8931" w:type="dxa"/>
        <w:tblLayout w:type="fixed"/>
        <w:tblLook w:val="0600" w:firstRow="0" w:lastRow="0" w:firstColumn="0" w:lastColumn="0" w:noHBand="1" w:noVBand="1"/>
      </w:tblPr>
      <w:tblGrid>
        <w:gridCol w:w="8931"/>
      </w:tblGrid>
      <w:tr w:rsidR="00451FB2" w:rsidRPr="00FF0611" w14:paraId="7BB7BEB8" w14:textId="77777777" w:rsidTr="00E72F20">
        <w:tc>
          <w:tcPr>
            <w:tcW w:w="8931" w:type="dxa"/>
            <w:shd w:val="clear" w:color="auto" w:fill="F8F8F8"/>
            <w:tcMar>
              <w:top w:w="100" w:type="dxa"/>
              <w:left w:w="100" w:type="dxa"/>
              <w:bottom w:w="100" w:type="dxa"/>
              <w:right w:w="100" w:type="dxa"/>
            </w:tcMar>
          </w:tcPr>
          <w:p w14:paraId="56641621"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8B1CA33"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7A6FB0B"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"qualificationPeriod": {</w:t>
            </w:r>
          </w:p>
          <w:p w14:paraId="1BF999C8"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518D5DC1"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752959F"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642CCCD" w14:textId="77777777" w:rsidR="00451FB2" w:rsidRPr="00FF0611" w:rsidRDefault="00451FB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2528EB6" w14:textId="7292AFE5" w:rsidR="00075F62" w:rsidRPr="00FF0611" w:rsidRDefault="00075F62" w:rsidP="00075F6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23" w:author="Alba Colomer Padrosa" w:date="2021-01-27T15:02:00Z">
        <w:r>
          <w:rPr>
            <w:noProof/>
            <w:lang w:val="en-GB"/>
          </w:rPr>
          <w:t>43</w:t>
        </w:r>
      </w:ins>
      <w:del w:id="1524" w:author="Alba Colomer Padrosa" w:date="2021-01-27T15:02:00Z">
        <w:r w:rsidDel="00075F62">
          <w:rPr>
            <w:noProof/>
            <w:lang w:val="en-GB"/>
          </w:rPr>
          <w:delText>41</w:delText>
        </w:r>
      </w:del>
      <w:r w:rsidRPr="00FF0611">
        <w:rPr>
          <w:lang w:val="en-GB"/>
        </w:rPr>
        <w:fldChar w:fldCharType="end"/>
      </w:r>
      <w:r w:rsidRPr="00FF0611">
        <w:rPr>
          <w:lang w:val="en-GB"/>
        </w:rPr>
        <w:t xml:space="preserve"> –</w:t>
      </w:r>
      <w:r>
        <w:rPr>
          <w:lang w:val="en-GB"/>
        </w:rPr>
        <w:t>Qualification period</w:t>
      </w:r>
    </w:p>
    <w:p w14:paraId="18129C44" w14:textId="34C32D48" w:rsidR="00451FB2" w:rsidRPr="00FF0611" w:rsidRDefault="00CF71EF" w:rsidP="00451FB2">
      <w:pPr>
        <w:pStyle w:val="Nagwek5"/>
        <w:numPr>
          <w:ilvl w:val="4"/>
          <w:numId w:val="3"/>
        </w:numPr>
        <w:rPr>
          <w:rFonts w:ascii="Times New Roman" w:hAnsi="Times New Roman" w:cs="Times New Roman"/>
        </w:rPr>
      </w:pPr>
      <w:r w:rsidRPr="00FF0611">
        <w:rPr>
          <w:rFonts w:ascii="Times New Roman" w:hAnsi="Times New Roman" w:cs="Times New Roman"/>
        </w:rPr>
        <w:t>Finalisation</w:t>
      </w:r>
      <w:r w:rsidR="00451FB2" w:rsidRPr="00FF0611">
        <w:rPr>
          <w:rFonts w:ascii="Times New Roman" w:hAnsi="Times New Roman" w:cs="Times New Roman"/>
        </w:rPr>
        <w:t xml:space="preserve"> of pre-qualification</w:t>
      </w:r>
    </w:p>
    <w:p w14:paraId="0F9E3404" w14:textId="08C5FD86" w:rsidR="00544520" w:rsidRPr="00FF0611" w:rsidRDefault="00544520" w:rsidP="00544520">
      <w:pPr>
        <w:rPr>
          <w:rFonts w:ascii="Times New Roman" w:hAnsi="Times New Roman"/>
          <w:sz w:val="20"/>
          <w:lang w:val="en-GB"/>
        </w:rPr>
      </w:pPr>
      <w:r w:rsidRPr="00FF0611">
        <w:rPr>
          <w:rFonts w:ascii="Times New Roman" w:hAnsi="Times New Roman" w:cs="Times New Roman"/>
          <w:lang w:val="en-GB"/>
        </w:rPr>
        <w:t xml:space="preserve">The character of a result of the pre-qualification is reflected with </w:t>
      </w:r>
      <w:r w:rsidRPr="00DB5632">
        <w:rPr>
          <w:rFonts w:ascii="Times New Roman" w:eastAsia="Courier New" w:hAnsi="Times New Roman" w:cs="Times New Roman"/>
          <w:color w:val="DD1144"/>
          <w:shd w:val="clear" w:color="auto" w:fill="F3F3F3"/>
          <w:lang w:val="en-GB"/>
          <w:rPrChange w:id="1525" w:author="Alba Colomer Padrosa" w:date="2021-01-27T17:14:00Z">
            <w:rPr>
              <w:rFonts w:ascii="Courier New" w:eastAsia="Courier New" w:hAnsi="Courier New" w:cs="Courier New"/>
              <w:color w:val="000000"/>
              <w:sz w:val="20"/>
              <w:szCs w:val="20"/>
              <w:lang w:val="en-GB" w:eastAsia="es-ES"/>
            </w:rPr>
          </w:rPrChange>
        </w:rPr>
        <w:t>preQualification.status</w:t>
      </w:r>
      <w:r w:rsidRPr="00FF0611">
        <w:rPr>
          <w:rFonts w:ascii="Courier New" w:eastAsia="Courier New" w:hAnsi="Courier New" w:cs="Courier New"/>
          <w:color w:val="000000"/>
          <w:sz w:val="20"/>
          <w:szCs w:val="20"/>
          <w:lang w:val="en-GB" w:eastAsia="es-ES"/>
        </w:rPr>
        <w:t>:</w:t>
      </w:r>
      <w:r w:rsidRPr="00FF0611">
        <w:rPr>
          <w:rFonts w:ascii="Times New Roman" w:hAnsi="Times New Roman"/>
          <w:sz w:val="20"/>
          <w:lang w:val="en-GB"/>
        </w:rPr>
        <w:t xml:space="preserve"> </w:t>
      </w:r>
    </w:p>
    <w:p w14:paraId="433E4310" w14:textId="6D2D9F7A" w:rsidR="00544520" w:rsidRPr="00FF0611" w:rsidRDefault="00544520" w:rsidP="005A0AA8">
      <w:pPr>
        <w:pStyle w:val="Akapitzlist"/>
        <w:numPr>
          <w:ilvl w:val="0"/>
          <w:numId w:val="33"/>
        </w:numPr>
        <w:rPr>
          <w:rFonts w:ascii="Times New Roman" w:hAnsi="Times New Roman"/>
          <w:sz w:val="20"/>
        </w:rPr>
      </w:pPr>
      <w:r w:rsidRPr="00DB5632">
        <w:rPr>
          <w:rFonts w:ascii="Times New Roman" w:eastAsia="Courier New" w:hAnsi="Times New Roman"/>
          <w:color w:val="DD1144"/>
          <w:szCs w:val="22"/>
          <w:shd w:val="clear" w:color="auto" w:fill="F3F3F3"/>
          <w:lang w:eastAsia="en-US"/>
          <w:rPrChange w:id="1526" w:author="Alba Colomer Padrosa" w:date="2021-01-27T17:14:00Z">
            <w:rPr>
              <w:rFonts w:ascii="Courier New" w:eastAsia="Courier New" w:hAnsi="Courier New" w:cs="Courier New"/>
              <w:color w:val="000000"/>
              <w:sz w:val="20"/>
              <w:szCs w:val="20"/>
              <w:lang w:eastAsia="es-ES"/>
            </w:rPr>
          </w:rPrChange>
        </w:rPr>
        <w:t>complete</w:t>
      </w:r>
      <w:r w:rsidRPr="00FF0611">
        <w:rPr>
          <w:rFonts w:ascii="Times New Roman" w:hAnsi="Times New Roman"/>
          <w:sz w:val="20"/>
        </w:rPr>
        <w:t xml:space="preserve"> </w:t>
      </w:r>
      <w:r w:rsidRPr="00FF0611">
        <w:rPr>
          <w:rFonts w:ascii="Times New Roman" w:hAnsi="Times New Roman"/>
        </w:rPr>
        <w:t>where enough candidates were selected for future invitation to submit a tender;</w:t>
      </w:r>
    </w:p>
    <w:p w14:paraId="469F8CD6" w14:textId="25BA719F" w:rsidR="00544520" w:rsidRPr="00FF0611" w:rsidRDefault="00544520" w:rsidP="005A0AA8">
      <w:pPr>
        <w:pStyle w:val="Akapitzlist"/>
        <w:numPr>
          <w:ilvl w:val="0"/>
          <w:numId w:val="33"/>
        </w:numPr>
        <w:rPr>
          <w:rFonts w:ascii="Times New Roman" w:hAnsi="Times New Roman"/>
          <w:sz w:val="20"/>
        </w:rPr>
      </w:pPr>
      <w:r w:rsidRPr="00DB5632">
        <w:rPr>
          <w:rFonts w:ascii="Times New Roman" w:eastAsia="Courier New" w:hAnsi="Times New Roman"/>
          <w:color w:val="DD1144"/>
          <w:szCs w:val="22"/>
          <w:shd w:val="clear" w:color="auto" w:fill="F3F3F3"/>
          <w:lang w:eastAsia="en-US"/>
          <w:rPrChange w:id="1527" w:author="Alba Colomer Padrosa" w:date="2021-01-27T17:14:00Z">
            <w:rPr>
              <w:rFonts w:ascii="Courier New" w:eastAsia="Courier New" w:hAnsi="Courier New" w:cs="Courier New"/>
              <w:color w:val="000000"/>
              <w:sz w:val="20"/>
              <w:szCs w:val="20"/>
              <w:lang w:eastAsia="es-ES"/>
            </w:rPr>
          </w:rPrChange>
        </w:rPr>
        <w:t>unsuccessful</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where pre-qualification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544520" w:rsidRPr="00FF0611" w14:paraId="1F8DBABA" w14:textId="77777777" w:rsidTr="00E72F20">
        <w:tc>
          <w:tcPr>
            <w:tcW w:w="8931" w:type="dxa"/>
            <w:shd w:val="clear" w:color="auto" w:fill="F8F8F8"/>
            <w:tcMar>
              <w:top w:w="100" w:type="dxa"/>
              <w:left w:w="100" w:type="dxa"/>
              <w:bottom w:w="100" w:type="dxa"/>
              <w:right w:w="100" w:type="dxa"/>
            </w:tcMar>
          </w:tcPr>
          <w:p w14:paraId="71EAC747"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6EBF151"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"preQualification": {</w:t>
            </w:r>
          </w:p>
          <w:p w14:paraId="34959A73"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6A530870"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E77A8A7" w14:textId="77777777" w:rsidR="00544520" w:rsidRPr="00FF0611" w:rsidRDefault="0054452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52AF7ABB" w14:textId="0BD72F04"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28" w:author="Alba Colomer Padrosa" w:date="2021-01-27T17:14:00Z">
        <w:r>
          <w:rPr>
            <w:noProof/>
            <w:lang w:val="en-GB"/>
          </w:rPr>
          <w:t>44</w:t>
        </w:r>
      </w:ins>
      <w:del w:id="1529" w:author="Alba Colomer Padrosa" w:date="2021-01-27T17:14:00Z">
        <w:r w:rsidDel="00DB5632">
          <w:rPr>
            <w:noProof/>
            <w:lang w:val="en-GB"/>
          </w:rPr>
          <w:delText>43</w:delText>
        </w:r>
      </w:del>
      <w:r w:rsidRPr="00FF0611">
        <w:rPr>
          <w:lang w:val="en-GB"/>
        </w:rPr>
        <w:fldChar w:fldCharType="end"/>
      </w:r>
      <w:r w:rsidRPr="00FF0611">
        <w:rPr>
          <w:lang w:val="en-GB"/>
        </w:rPr>
        <w:t xml:space="preserve"> –</w:t>
      </w:r>
      <w:r>
        <w:rPr>
          <w:lang w:val="en-GB"/>
        </w:rPr>
        <w:t>PreQualification status</w:t>
      </w:r>
    </w:p>
    <w:p w14:paraId="3804EEDD" w14:textId="1A8EA10F" w:rsidR="00451FB2" w:rsidRPr="00FF0611" w:rsidRDefault="00544520" w:rsidP="00544520">
      <w:pPr>
        <w:pStyle w:val="Nagwek5"/>
        <w:numPr>
          <w:ilvl w:val="4"/>
          <w:numId w:val="3"/>
        </w:numPr>
        <w:rPr>
          <w:rFonts w:ascii="Times New Roman" w:hAnsi="Times New Roman" w:cs="Times New Roman"/>
        </w:rPr>
      </w:pPr>
      <w:r w:rsidRPr="00FF0611">
        <w:rPr>
          <w:rFonts w:ascii="Times New Roman" w:hAnsi="Times New Roman" w:cs="Times New Roman"/>
        </w:rPr>
        <w:t>Indication of the unsuccessful outcome of procurement initiation</w:t>
      </w:r>
    </w:p>
    <w:p w14:paraId="507F1B66" w14:textId="544DD348" w:rsidR="00094A40" w:rsidRPr="00FF0611" w:rsidRDefault="00094A40" w:rsidP="005A0AA8">
      <w:pPr>
        <w:pStyle w:val="Akapitzlist"/>
        <w:numPr>
          <w:ilvl w:val="0"/>
          <w:numId w:val="34"/>
        </w:numPr>
        <w:rPr>
          <w:rFonts w:ascii="Times New Roman" w:hAnsi="Times New Roman"/>
          <w:sz w:val="20"/>
        </w:rPr>
      </w:pPr>
      <w:r w:rsidRPr="00FF0611">
        <w:rPr>
          <w:rFonts w:ascii="Times New Roman" w:hAnsi="Times New Roman"/>
        </w:rPr>
        <w:t xml:space="preserve">For lots: A negative character of a procurement under a specific lot is reflected with </w:t>
      </w:r>
      <w:r w:rsidRPr="00DB5632">
        <w:rPr>
          <w:rFonts w:ascii="Times New Roman" w:eastAsia="Courier New" w:hAnsi="Times New Roman"/>
          <w:color w:val="DD1144"/>
          <w:szCs w:val="22"/>
          <w:shd w:val="clear" w:color="auto" w:fill="F3F3F3"/>
          <w:lang w:eastAsia="en-US"/>
          <w:rPrChange w:id="1530" w:author="Alba Colomer Padrosa" w:date="2021-01-27T17:15:00Z">
            <w:rPr>
              <w:rFonts w:ascii="Courier New" w:eastAsia="Courier New" w:hAnsi="Courier New" w:cs="Courier New"/>
              <w:color w:val="000000"/>
              <w:sz w:val="20"/>
              <w:szCs w:val="20"/>
              <w:lang w:eastAsia="es-ES"/>
            </w:rPr>
          </w:rPrChange>
        </w:rPr>
        <w:t>lot.status: unsuccessful</w:t>
      </w:r>
      <w:r w:rsidRPr="00FF0611">
        <w:rPr>
          <w:rFonts w:ascii="Times New Roman" w:hAnsi="Times New Roman"/>
          <w:sz w:val="20"/>
        </w:rPr>
        <w:t xml:space="preserve"> </w:t>
      </w:r>
      <w:r w:rsidRPr="00FF0611">
        <w:rPr>
          <w:rFonts w:ascii="Times New Roman" w:hAnsi="Times New Roman"/>
        </w:rPr>
        <w:t>where the lot is closed unsuccessfully due to a lack of submissions for pre-qualification or tenders for evaluation, or where all the tenders were rejected.</w:t>
      </w:r>
    </w:p>
    <w:tbl>
      <w:tblPr>
        <w:tblW w:w="8931" w:type="dxa"/>
        <w:tblLayout w:type="fixed"/>
        <w:tblLook w:val="0600" w:firstRow="0" w:lastRow="0" w:firstColumn="0" w:lastColumn="0" w:noHBand="1" w:noVBand="1"/>
      </w:tblPr>
      <w:tblGrid>
        <w:gridCol w:w="8931"/>
      </w:tblGrid>
      <w:tr w:rsidR="00094A40" w:rsidRPr="00FF0611" w14:paraId="638D13EF" w14:textId="77777777" w:rsidTr="00E72F20">
        <w:tc>
          <w:tcPr>
            <w:tcW w:w="8931" w:type="dxa"/>
            <w:shd w:val="clear" w:color="auto" w:fill="F8F8F8"/>
            <w:tcMar>
              <w:top w:w="100" w:type="dxa"/>
              <w:left w:w="100" w:type="dxa"/>
              <w:bottom w:w="100" w:type="dxa"/>
              <w:right w:w="100" w:type="dxa"/>
            </w:tcMar>
          </w:tcPr>
          <w:p w14:paraId="374B0587"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541FCDFB"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632DEA07"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377F232"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5B935855"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EB08B92"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5E73FF3" w14:textId="77777777" w:rsidR="00094A40" w:rsidRPr="00FF0611" w:rsidRDefault="00094A40"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28FED1CA" w14:textId="0CE4B9E1"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31" w:author="Alba Colomer Padrosa" w:date="2021-01-27T17:16:00Z">
        <w:r>
          <w:rPr>
            <w:noProof/>
            <w:lang w:val="en-GB"/>
          </w:rPr>
          <w:t>45</w:t>
        </w:r>
      </w:ins>
      <w:del w:id="1532" w:author="Alba Colomer Padrosa" w:date="2021-01-27T17:16:00Z">
        <w:r w:rsidDel="00DB5632">
          <w:rPr>
            <w:noProof/>
            <w:lang w:val="en-GB"/>
          </w:rPr>
          <w:delText>44</w:delText>
        </w:r>
      </w:del>
      <w:r w:rsidRPr="00FF0611">
        <w:rPr>
          <w:lang w:val="en-GB"/>
        </w:rPr>
        <w:fldChar w:fldCharType="end"/>
      </w:r>
      <w:r w:rsidRPr="00FF0611">
        <w:rPr>
          <w:lang w:val="en-GB"/>
        </w:rPr>
        <w:t xml:space="preserve"> –</w:t>
      </w:r>
      <w:r>
        <w:rPr>
          <w:lang w:val="en-GB"/>
        </w:rPr>
        <w:t>Unsuccessful outcome at lot level</w:t>
      </w:r>
    </w:p>
    <w:p w14:paraId="5A98A28D" w14:textId="0CC3EB32" w:rsidR="000515DE" w:rsidRPr="00FF0611" w:rsidRDefault="00094A40" w:rsidP="005A0AA8">
      <w:pPr>
        <w:pStyle w:val="Akapitzlist"/>
        <w:numPr>
          <w:ilvl w:val="0"/>
          <w:numId w:val="34"/>
        </w:numPr>
        <w:rPr>
          <w:rFonts w:ascii="Times New Roman" w:hAnsi="Times New Roman"/>
          <w:sz w:val="20"/>
        </w:rPr>
      </w:pPr>
      <w:r w:rsidRPr="00FF0611">
        <w:rPr>
          <w:rFonts w:ascii="Times New Roman" w:hAnsi="Times New Roman"/>
        </w:rPr>
        <w:t xml:space="preserve">For entire initiation: </w:t>
      </w:r>
      <w:r w:rsidR="000515DE" w:rsidRPr="00FF0611">
        <w:rPr>
          <w:rFonts w:ascii="Times New Roman" w:hAnsi="Times New Roman"/>
        </w:rPr>
        <w:t>A negative character of a procurement under entire initiation (procurement process) is reflected with</w:t>
      </w:r>
      <w:r w:rsidR="000515DE" w:rsidRPr="00FF0611">
        <w:rPr>
          <w:rFonts w:ascii="Times New Roman" w:hAnsi="Times New Roman"/>
          <w:sz w:val="20"/>
        </w:rPr>
        <w:t xml:space="preserve"> </w:t>
      </w:r>
      <w:r w:rsidR="000515DE" w:rsidRPr="00DB5632">
        <w:rPr>
          <w:rFonts w:ascii="Times New Roman" w:eastAsia="Courier New" w:hAnsi="Times New Roman"/>
          <w:color w:val="DD1144"/>
          <w:szCs w:val="22"/>
          <w:shd w:val="clear" w:color="auto" w:fill="F3F3F3"/>
          <w:lang w:eastAsia="en-US"/>
          <w:rPrChange w:id="1533" w:author="Alba Colomer Padrosa" w:date="2021-01-27T17:15:00Z">
            <w:rPr>
              <w:rFonts w:ascii="Courier New" w:eastAsia="Courier New" w:hAnsi="Courier New" w:cs="Courier New"/>
              <w:color w:val="000000"/>
              <w:sz w:val="20"/>
              <w:szCs w:val="20"/>
              <w:lang w:eastAsia="es-ES"/>
            </w:rPr>
          </w:rPrChange>
        </w:rPr>
        <w:t>tender.status: unsuccessful</w:t>
      </w:r>
      <w:r w:rsidR="000515DE" w:rsidRPr="00FF0611">
        <w:rPr>
          <w:rFonts w:ascii="Courier New" w:eastAsia="Courier New" w:hAnsi="Courier New" w:cs="Courier New"/>
          <w:color w:val="000000"/>
          <w:sz w:val="20"/>
          <w:szCs w:val="20"/>
          <w:lang w:eastAsia="es-ES"/>
        </w:rPr>
        <w:t>,</w:t>
      </w:r>
      <w:r w:rsidR="000515DE" w:rsidRPr="00FF0611">
        <w:rPr>
          <w:rFonts w:ascii="Times New Roman" w:hAnsi="Times New Roman"/>
          <w:sz w:val="20"/>
        </w:rPr>
        <w:t xml:space="preserve"> </w:t>
      </w:r>
      <w:r w:rsidR="000515DE" w:rsidRPr="00FF0611">
        <w:rPr>
          <w:rFonts w:ascii="Times New Roman" w:hAnsi="Times New Roman"/>
        </w:rPr>
        <w:t xml:space="preserve">where initiation is closed unsuccessfully due to a lack of submissions for pre-qualification or tenders for evaluation, or where all the tenders were rejected. Details of a negative closure are reflected in </w:t>
      </w:r>
      <w:r w:rsidR="000515DE" w:rsidRPr="00DB5632">
        <w:rPr>
          <w:rFonts w:ascii="Times New Roman" w:eastAsia="Courier New" w:hAnsi="Times New Roman"/>
          <w:color w:val="DD1144"/>
          <w:szCs w:val="22"/>
          <w:shd w:val="clear" w:color="auto" w:fill="F3F3F3"/>
          <w:lang w:eastAsia="en-US"/>
          <w:rPrChange w:id="1534" w:author="Alba Colomer Padrosa" w:date="2021-01-27T17:15:00Z">
            <w:rPr>
              <w:rFonts w:ascii="Courier New" w:eastAsia="Courier New" w:hAnsi="Courier New" w:cs="Courier New"/>
              <w:color w:val="000000"/>
              <w:sz w:val="20"/>
              <w:szCs w:val="20"/>
              <w:lang w:eastAsia="es-ES"/>
            </w:rPr>
          </w:rPrChange>
        </w:rPr>
        <w:t>tender.statusDetails</w:t>
      </w:r>
      <w:r w:rsidR="000515DE" w:rsidRPr="00FF0611">
        <w:rPr>
          <w:rFonts w:ascii="Courier New" w:eastAsia="Courier New" w:hAnsi="Courier New" w:cs="Courier New"/>
          <w:color w:val="000000"/>
          <w:sz w:val="20"/>
          <w:szCs w:val="20"/>
          <w:lang w:eastAsia="es-ES"/>
        </w:rPr>
        <w:t>:</w:t>
      </w:r>
    </w:p>
    <w:p w14:paraId="2CA0D7FC" w14:textId="77777777" w:rsidR="000515DE" w:rsidRPr="00FF0611" w:rsidRDefault="000515DE" w:rsidP="005A0AA8">
      <w:pPr>
        <w:pStyle w:val="Akapitzlist"/>
        <w:numPr>
          <w:ilvl w:val="1"/>
          <w:numId w:val="34"/>
        </w:numPr>
        <w:rPr>
          <w:rFonts w:ascii="Courier New" w:eastAsia="Courier New" w:hAnsi="Courier New" w:cs="Courier New"/>
          <w:color w:val="000000"/>
          <w:sz w:val="20"/>
          <w:szCs w:val="20"/>
          <w:lang w:eastAsia="es-ES"/>
        </w:rPr>
      </w:pPr>
      <w:r w:rsidRPr="00DB5632">
        <w:rPr>
          <w:rFonts w:ascii="Times New Roman" w:eastAsia="Courier New" w:hAnsi="Times New Roman"/>
          <w:color w:val="DD1144"/>
          <w:szCs w:val="22"/>
          <w:shd w:val="clear" w:color="auto" w:fill="F3F3F3"/>
          <w:lang w:eastAsia="en-US"/>
          <w:rPrChange w:id="1535" w:author="Alba Colomer Padrosa" w:date="2021-01-27T17:15:00Z">
            <w:rPr>
              <w:rFonts w:ascii="Courier New" w:eastAsia="Courier New" w:hAnsi="Courier New" w:cs="Courier New"/>
              <w:color w:val="000000"/>
              <w:sz w:val="20"/>
              <w:szCs w:val="20"/>
              <w:lang w:eastAsia="es-ES"/>
            </w:rPr>
          </w:rPrChange>
        </w:rPr>
        <w:t>lackOfSubmissions</w:t>
      </w:r>
    </w:p>
    <w:p w14:paraId="318AB371" w14:textId="77777777" w:rsidR="000515DE" w:rsidRPr="00FF0611" w:rsidRDefault="000515DE" w:rsidP="005A0AA8">
      <w:pPr>
        <w:pStyle w:val="Akapitzlist"/>
        <w:numPr>
          <w:ilvl w:val="1"/>
          <w:numId w:val="34"/>
        </w:numPr>
        <w:rPr>
          <w:rFonts w:ascii="Courier New" w:eastAsia="Courier New" w:hAnsi="Courier New" w:cs="Courier New"/>
          <w:color w:val="000000"/>
          <w:sz w:val="20"/>
          <w:szCs w:val="20"/>
          <w:lang w:eastAsia="es-ES"/>
        </w:rPr>
      </w:pPr>
      <w:r w:rsidRPr="00DB5632">
        <w:rPr>
          <w:rFonts w:ascii="Times New Roman" w:eastAsia="Courier New" w:hAnsi="Times New Roman"/>
          <w:color w:val="DD1144"/>
          <w:szCs w:val="22"/>
          <w:shd w:val="clear" w:color="auto" w:fill="F3F3F3"/>
          <w:lang w:eastAsia="en-US"/>
          <w:rPrChange w:id="1536" w:author="Alba Colomer Padrosa" w:date="2021-01-27T17:15:00Z">
            <w:rPr>
              <w:rFonts w:ascii="Courier New" w:eastAsia="Courier New" w:hAnsi="Courier New" w:cs="Courier New"/>
              <w:color w:val="000000"/>
              <w:sz w:val="20"/>
              <w:szCs w:val="20"/>
              <w:lang w:eastAsia="es-ES"/>
            </w:rPr>
          </w:rPrChange>
        </w:rPr>
        <w:t>allDisqualified</w:t>
      </w:r>
    </w:p>
    <w:p w14:paraId="3112C82C" w14:textId="77777777" w:rsidR="000515DE" w:rsidRPr="00FF0611" w:rsidRDefault="000515DE" w:rsidP="005A0AA8">
      <w:pPr>
        <w:pStyle w:val="Akapitzlist"/>
        <w:numPr>
          <w:ilvl w:val="1"/>
          <w:numId w:val="34"/>
        </w:numPr>
        <w:rPr>
          <w:rFonts w:ascii="Courier New" w:eastAsia="Courier New" w:hAnsi="Courier New" w:cs="Courier New"/>
          <w:color w:val="000000"/>
          <w:sz w:val="20"/>
          <w:szCs w:val="20"/>
          <w:lang w:eastAsia="es-ES"/>
        </w:rPr>
      </w:pPr>
      <w:r w:rsidRPr="00DB5632">
        <w:rPr>
          <w:rFonts w:ascii="Times New Roman" w:eastAsia="Courier New" w:hAnsi="Times New Roman"/>
          <w:color w:val="DD1144"/>
          <w:szCs w:val="22"/>
          <w:shd w:val="clear" w:color="auto" w:fill="F3F3F3"/>
          <w:lang w:eastAsia="en-US"/>
          <w:rPrChange w:id="1537" w:author="Alba Colomer Padrosa" w:date="2021-01-27T17:15:00Z">
            <w:rPr>
              <w:rFonts w:ascii="Courier New" w:eastAsia="Courier New" w:hAnsi="Courier New" w:cs="Courier New"/>
              <w:color w:val="000000"/>
              <w:sz w:val="20"/>
              <w:szCs w:val="20"/>
              <w:lang w:eastAsia="es-ES"/>
            </w:rPr>
          </w:rPrChange>
        </w:rPr>
        <w:t>lackOfOffers</w:t>
      </w:r>
    </w:p>
    <w:p w14:paraId="392F15AB" w14:textId="10AD64BB" w:rsidR="00F40B92" w:rsidRPr="00FF0611" w:rsidRDefault="000515DE">
      <w:pPr>
        <w:pStyle w:val="Akapitzlist"/>
        <w:numPr>
          <w:ilvl w:val="1"/>
          <w:numId w:val="34"/>
        </w:numPr>
        <w:rPr>
          <w:rFonts w:ascii="Times New Roman" w:hAnsi="Times New Roman"/>
        </w:rPr>
        <w:pPrChange w:id="1538" w:author="Alba Colomer Padrosa" w:date="2021-01-27T17:15:00Z">
          <w:pPr>
            <w:pStyle w:val="Akapitzlist"/>
            <w:numPr>
              <w:ilvl w:val="1"/>
              <w:numId w:val="34"/>
            </w:numPr>
            <w:spacing w:after="120"/>
            <w:ind w:left="1440" w:hanging="360"/>
          </w:pPr>
        </w:pPrChange>
      </w:pPr>
      <w:r w:rsidRPr="00DB5632">
        <w:rPr>
          <w:rFonts w:ascii="Times New Roman" w:eastAsia="Courier New" w:hAnsi="Times New Roman"/>
          <w:color w:val="DD1144"/>
          <w:szCs w:val="22"/>
          <w:shd w:val="clear" w:color="auto" w:fill="F3F3F3"/>
          <w:lang w:eastAsia="en-US"/>
          <w:rPrChange w:id="1539" w:author="Alba Colomer Padrosa" w:date="2021-01-27T17:15:00Z">
            <w:rPr>
              <w:rFonts w:ascii="Courier New" w:eastAsia="Courier New" w:hAnsi="Courier New" w:cs="Courier New"/>
              <w:color w:val="000000"/>
              <w:sz w:val="20"/>
              <w:szCs w:val="20"/>
              <w:lang w:eastAsia="es-ES"/>
            </w:rPr>
          </w:rPrChange>
        </w:rPr>
        <w:t>allRejected</w:t>
      </w:r>
    </w:p>
    <w:tbl>
      <w:tblPr>
        <w:tblW w:w="8931" w:type="dxa"/>
        <w:tblLayout w:type="fixed"/>
        <w:tblLook w:val="0600" w:firstRow="0" w:lastRow="0" w:firstColumn="0" w:lastColumn="0" w:noHBand="1" w:noVBand="1"/>
      </w:tblPr>
      <w:tblGrid>
        <w:gridCol w:w="8931"/>
      </w:tblGrid>
      <w:tr w:rsidR="00F40B92" w:rsidRPr="00FF0611" w14:paraId="367399ED" w14:textId="77777777" w:rsidTr="00E72F20">
        <w:tc>
          <w:tcPr>
            <w:tcW w:w="8931" w:type="dxa"/>
            <w:shd w:val="clear" w:color="auto" w:fill="F8F8F8"/>
            <w:tcMar>
              <w:top w:w="100" w:type="dxa"/>
              <w:left w:w="100" w:type="dxa"/>
              <w:bottom w:w="100" w:type="dxa"/>
              <w:right w:w="100" w:type="dxa"/>
            </w:tcMar>
          </w:tcPr>
          <w:p w14:paraId="5E5F0382"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7E166984"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3CDADE3F"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"unsuccessful",</w:t>
            </w:r>
          </w:p>
          <w:p w14:paraId="338CE2F1"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3EEAF90A"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760C508" w14:textId="77777777" w:rsidR="00F40B92" w:rsidRPr="00FF0611" w:rsidRDefault="00F40B92"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B972F66" w14:textId="35CCB979"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40" w:author="Alba Colomer Padrosa" w:date="2021-01-27T17:16:00Z">
        <w:r>
          <w:rPr>
            <w:noProof/>
            <w:lang w:val="en-GB"/>
          </w:rPr>
          <w:t>46</w:t>
        </w:r>
      </w:ins>
      <w:del w:id="1541" w:author="Alba Colomer Padrosa" w:date="2021-01-27T17:16:00Z">
        <w:r w:rsidDel="00DB5632">
          <w:rPr>
            <w:noProof/>
            <w:lang w:val="en-GB"/>
          </w:rPr>
          <w:delText>45</w:delText>
        </w:r>
      </w:del>
      <w:r w:rsidRPr="00FF0611">
        <w:rPr>
          <w:lang w:val="en-GB"/>
        </w:rPr>
        <w:fldChar w:fldCharType="end"/>
      </w:r>
      <w:r w:rsidRPr="00FF0611">
        <w:rPr>
          <w:lang w:val="en-GB"/>
        </w:rPr>
        <w:t xml:space="preserve"> –</w:t>
      </w:r>
      <w:r>
        <w:rPr>
          <w:lang w:val="en-GB"/>
        </w:rPr>
        <w:t>Unsuccessful outcome at tender level</w:t>
      </w:r>
    </w:p>
    <w:p w14:paraId="4145DDE6" w14:textId="692A5D9B" w:rsidR="00F40B92" w:rsidRPr="00FF0611" w:rsidRDefault="00F40B92" w:rsidP="00F40B92">
      <w:pPr>
        <w:pStyle w:val="Nagwek5"/>
        <w:numPr>
          <w:ilvl w:val="3"/>
          <w:numId w:val="3"/>
        </w:numPr>
        <w:rPr>
          <w:rFonts w:ascii="Times New Roman" w:hAnsi="Times New Roman" w:cs="Times New Roman"/>
        </w:rPr>
      </w:pPr>
      <w:r w:rsidRPr="00FF0611">
        <w:rPr>
          <w:rFonts w:ascii="Times New Roman" w:hAnsi="Times New Roman" w:cs="Times New Roman"/>
        </w:rPr>
        <w:t>State4 - Evaluation (</w:t>
      </w:r>
      <w:r w:rsidRPr="00DB5632">
        <w:rPr>
          <w:rFonts w:ascii="Times New Roman" w:eastAsia="Courier New" w:hAnsi="Times New Roman" w:cs="Times New Roman"/>
          <w:color w:val="DD1144"/>
          <w:szCs w:val="22"/>
          <w:shd w:val="clear" w:color="auto" w:fill="F3F3F3"/>
          <w:lang w:eastAsia="en-US"/>
          <w:rPrChange w:id="1542" w:author="Alba Colomer Padrosa" w:date="2021-01-27T17:19:00Z">
            <w:rPr>
              <w:rFonts w:ascii="Times New Roman" w:hAnsi="Times New Roman" w:cs="Times New Roman"/>
            </w:rPr>
          </w:rPrChange>
        </w:rPr>
        <w:t>active.evaluation</w:t>
      </w:r>
      <w:r w:rsidRPr="00FF0611">
        <w:rPr>
          <w:rFonts w:ascii="Times New Roman" w:hAnsi="Times New Roman" w:cs="Times New Roman"/>
        </w:rPr>
        <w:t>)</w:t>
      </w:r>
    </w:p>
    <w:p w14:paraId="137725D1" w14:textId="724216FF" w:rsidR="00F40B92" w:rsidRPr="00FF0611" w:rsidRDefault="00F40B92" w:rsidP="00F40B92">
      <w:pPr>
        <w:jc w:val="both"/>
        <w:rPr>
          <w:rFonts w:ascii="Times New Roman" w:eastAsia="Courier New" w:hAnsi="Times New Roman"/>
          <w:color w:val="000000"/>
          <w:szCs w:val="20"/>
          <w:lang w:val="en-GB" w:eastAsia="es-ES"/>
        </w:rPr>
      </w:pPr>
      <w:r w:rsidRPr="00FF0611">
        <w:rPr>
          <w:rFonts w:ascii="Times New Roman" w:eastAsia="Courier New" w:hAnsi="Times New Roman"/>
          <w:color w:val="000000"/>
          <w:szCs w:val="20"/>
          <w:lang w:val="en-GB" w:eastAsia="es-ES"/>
        </w:rPr>
        <w:t>This state means that pre-qualification has been conducted and technical offers requested through a call for proposals sent to the candidates</w:t>
      </w:r>
      <w:r w:rsidR="00CF71EF" w:rsidRPr="00FF0611">
        <w:rPr>
          <w:rFonts w:ascii="Times New Roman" w:eastAsia="Courier New" w:hAnsi="Times New Roman"/>
          <w:color w:val="000000"/>
          <w:szCs w:val="20"/>
          <w:lang w:val="en-GB" w:eastAsia="es-ES"/>
        </w:rPr>
        <w:t xml:space="preserve"> selected</w:t>
      </w:r>
      <w:r w:rsidRPr="00FF0611">
        <w:rPr>
          <w:rFonts w:ascii="Times New Roman" w:eastAsia="Courier New" w:hAnsi="Times New Roman"/>
          <w:color w:val="000000"/>
          <w:szCs w:val="20"/>
          <w:lang w:val="en-GB" w:eastAsia="es-ES"/>
        </w:rPr>
        <w:t xml:space="preserve"> by the CA. In case of FAs, such a call shall be </w:t>
      </w:r>
      <w:r w:rsidR="00CF71EF" w:rsidRPr="00FF0611">
        <w:rPr>
          <w:rFonts w:ascii="Times New Roman" w:eastAsia="Courier New" w:hAnsi="Times New Roman"/>
          <w:color w:val="000000"/>
          <w:szCs w:val="20"/>
          <w:lang w:val="en-GB" w:eastAsia="es-ES"/>
        </w:rPr>
        <w:t>implemented via publication of</w:t>
      </w:r>
      <w:r w:rsidRPr="00FF0611">
        <w:rPr>
          <w:rFonts w:ascii="Times New Roman" w:eastAsia="Courier New" w:hAnsi="Times New Roman"/>
          <w:color w:val="000000"/>
          <w:szCs w:val="20"/>
          <w:lang w:val="en-GB" w:eastAsia="es-ES"/>
        </w:rPr>
        <w:t xml:space="preserve"> PAC</w:t>
      </w:r>
      <w:r w:rsidR="00CF71EF" w:rsidRPr="00FF0611">
        <w:rPr>
          <w:rFonts w:ascii="Times New Roman" w:eastAsia="Courier New" w:hAnsi="Times New Roman"/>
          <w:color w:val="000000"/>
          <w:szCs w:val="20"/>
          <w:lang w:val="en-GB" w:eastAsia="es-ES"/>
        </w:rPr>
        <w:t xml:space="preserve"> requests</w:t>
      </w:r>
      <w:r w:rsidRPr="00FF0611">
        <w:rPr>
          <w:rFonts w:ascii="Times New Roman" w:eastAsia="Courier New" w:hAnsi="Times New Roman"/>
          <w:color w:val="000000"/>
          <w:szCs w:val="20"/>
          <w:lang w:val="en-GB" w:eastAsia="es-ES"/>
        </w:rPr>
        <w:t xml:space="preserve"> either together with the publication of the FA or once pre-qualification is performed, as detailed in section 2.5.5.</w:t>
      </w:r>
    </w:p>
    <w:p w14:paraId="5CF27820" w14:textId="0911B34F" w:rsidR="00F40B92" w:rsidRPr="00FF0611" w:rsidRDefault="00F40B92" w:rsidP="00F40B92">
      <w:pPr>
        <w:jc w:val="both"/>
        <w:rPr>
          <w:rFonts w:ascii="Times New Roman" w:eastAsia="Courier New" w:hAnsi="Times New Roman"/>
          <w:color w:val="000000"/>
          <w:szCs w:val="20"/>
          <w:lang w:val="en-GB" w:eastAsia="es-ES"/>
        </w:rPr>
      </w:pPr>
      <w:r w:rsidRPr="00FF0611">
        <w:rPr>
          <w:rFonts w:ascii="Times New Roman" w:eastAsia="Courier New" w:hAnsi="Times New Roman"/>
          <w:color w:val="000000"/>
          <w:szCs w:val="20"/>
          <w:lang w:val="en-GB" w:eastAsia="es-ES"/>
        </w:rPr>
        <w:t xml:space="preserve">In any case, </w:t>
      </w:r>
      <w:del w:id="1543" w:author="Alba Colomer Padrosa" w:date="2021-01-27T17:19:00Z">
        <w:r w:rsidRPr="00FF0611" w:rsidDel="00DB5632">
          <w:rPr>
            <w:rFonts w:ascii="Times New Roman" w:eastAsia="Courier New" w:hAnsi="Times New Roman"/>
            <w:color w:val="000000"/>
            <w:szCs w:val="20"/>
            <w:lang w:val="en-GB" w:eastAsia="es-ES"/>
          </w:rPr>
          <w:delText xml:space="preserve"> </w:delText>
        </w:r>
      </w:del>
      <w:r w:rsidRPr="00FF0611">
        <w:rPr>
          <w:rFonts w:ascii="Times New Roman" w:eastAsia="Courier New" w:hAnsi="Times New Roman"/>
          <w:color w:val="000000"/>
          <w:szCs w:val="20"/>
          <w:lang w:val="en-GB" w:eastAsia="es-ES"/>
        </w:rPr>
        <w:t xml:space="preserve">the FA remains in a ‘stand-by’ mode until </w:t>
      </w:r>
      <w:r w:rsidRPr="00DB5632">
        <w:rPr>
          <w:rFonts w:ascii="Times New Roman" w:eastAsia="Courier New" w:hAnsi="Times New Roman" w:cs="Times New Roman"/>
          <w:color w:val="DD1144"/>
          <w:shd w:val="clear" w:color="auto" w:fill="F3F3F3"/>
          <w:lang w:val="en-GB"/>
          <w:rPrChange w:id="1544" w:author="Alba Colomer Padrosa" w:date="2021-01-27T17:19:00Z">
            <w:rPr>
              <w:rFonts w:ascii="Courier New" w:eastAsia="Courier New" w:hAnsi="Courier New" w:cs="Courier New"/>
              <w:color w:val="000000"/>
              <w:sz w:val="20"/>
              <w:szCs w:val="20"/>
              <w:lang w:val="en-GB" w:eastAsia="es-ES"/>
            </w:rPr>
          </w:rPrChange>
        </w:rPr>
        <w:t>tenderPeriod</w:t>
      </w:r>
      <w:r w:rsidRPr="00DB5632">
        <w:rPr>
          <w:rFonts w:ascii="Times New Roman" w:eastAsia="Courier New" w:hAnsi="Times New Roman" w:cs="Times New Roman"/>
          <w:color w:val="DD1144"/>
          <w:shd w:val="clear" w:color="auto" w:fill="F3F3F3"/>
          <w:lang w:val="en-GB"/>
          <w:rPrChange w:id="1545" w:author="Alba Colomer Padrosa" w:date="2021-01-27T17:19:00Z">
            <w:rPr>
              <w:rFonts w:ascii="Times New Roman" w:eastAsia="Courier New" w:hAnsi="Times New Roman"/>
              <w:color w:val="000000"/>
              <w:sz w:val="20"/>
              <w:szCs w:val="20"/>
              <w:lang w:val="en-GB" w:eastAsia="es-ES"/>
            </w:rPr>
          </w:rPrChange>
        </w:rPr>
        <w:t xml:space="preserve"> </w:t>
      </w:r>
      <w:r w:rsidRPr="00FF0611">
        <w:rPr>
          <w:rFonts w:ascii="Times New Roman" w:eastAsia="Courier New" w:hAnsi="Times New Roman"/>
          <w:color w:val="000000"/>
          <w:szCs w:val="20"/>
          <w:lang w:val="en-GB" w:eastAsia="es-ES"/>
        </w:rPr>
        <w:t>expires for all issued PAC requests.</w:t>
      </w:r>
    </w:p>
    <w:p w14:paraId="64A961B6" w14:textId="728B9A90" w:rsidR="00F40B92" w:rsidRPr="00FF0611" w:rsidRDefault="00F40B92" w:rsidP="00F40B92">
      <w:pPr>
        <w:pStyle w:val="Nagwek5"/>
        <w:numPr>
          <w:ilvl w:val="3"/>
          <w:numId w:val="3"/>
        </w:numPr>
        <w:rPr>
          <w:rFonts w:ascii="Times New Roman" w:hAnsi="Times New Roman" w:cs="Times New Roman"/>
        </w:rPr>
      </w:pPr>
      <w:r w:rsidRPr="00FF0611">
        <w:rPr>
          <w:rFonts w:ascii="Times New Roman" w:hAnsi="Times New Roman" w:cs="Times New Roman"/>
        </w:rPr>
        <w:t xml:space="preserve">State5 - Conclusion of a </w:t>
      </w:r>
      <w:r w:rsidR="00682FAC" w:rsidRPr="00FF0611">
        <w:rPr>
          <w:rFonts w:ascii="Times New Roman" w:hAnsi="Times New Roman" w:cs="Times New Roman"/>
        </w:rPr>
        <w:t>FA</w:t>
      </w:r>
    </w:p>
    <w:p w14:paraId="00AA8171" w14:textId="7379D16D"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Once evaluation is performed by the CA for each issued PAC request and a set of purchasing items is identified for each invited candidate, the FA can be concluded. All the purchasing items under the FA, together with any information related to agreed metrics of performance and conditions of execution for each selected EO shall be collected.</w:t>
      </w:r>
    </w:p>
    <w:p w14:paraId="283474AA" w14:textId="59663894"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 xml:space="preserve">To describe and reflect the parties of a concluded FA, a common inclusive </w:t>
      </w:r>
      <w:r w:rsidRPr="00DB5632">
        <w:rPr>
          <w:rFonts w:ascii="Times New Roman" w:eastAsia="Courier New" w:hAnsi="Times New Roman" w:cs="Times New Roman"/>
          <w:color w:val="DD1144"/>
          <w:shd w:val="clear" w:color="auto" w:fill="F3F3F3"/>
          <w:lang w:val="en-GB"/>
          <w:rPrChange w:id="1546" w:author="Alba Colomer Padrosa" w:date="2021-01-27T17:21:00Z">
            <w:rPr>
              <w:rFonts w:ascii="Courier New" w:eastAsia="Courier New" w:hAnsi="Courier New" w:cs="Courier New"/>
              <w:color w:val="000000"/>
              <w:sz w:val="20"/>
              <w:szCs w:val="20"/>
              <w:lang w:val="en-GB" w:eastAsia="es-ES"/>
            </w:rPr>
          </w:rPrChange>
        </w:rPr>
        <w:t>contract</w:t>
      </w:r>
      <w:r w:rsidRPr="00FF0611">
        <w:rPr>
          <w:rFonts w:ascii="Times New Roman" w:eastAsia="Courier New" w:hAnsi="Times New Roman" w:cs="Times New Roman"/>
          <w:color w:val="000000"/>
          <w:sz w:val="20"/>
          <w:szCs w:val="20"/>
          <w:lang w:val="en-GB" w:eastAsia="es-ES"/>
        </w:rPr>
        <w:t xml:space="preserve"> </w:t>
      </w:r>
      <w:r w:rsidRPr="00FF0611">
        <w:rPr>
          <w:rFonts w:ascii="Times New Roman" w:eastAsia="Courier New" w:hAnsi="Times New Roman" w:cs="Times New Roman"/>
          <w:color w:val="000000"/>
          <w:szCs w:val="20"/>
          <w:lang w:val="en-GB" w:eastAsia="es-ES"/>
        </w:rPr>
        <w:t xml:space="preserve">object shall be added to a </w:t>
      </w:r>
      <w:r w:rsidR="00C71475" w:rsidRPr="00FF0611">
        <w:rPr>
          <w:rFonts w:ascii="Times New Roman" w:eastAsia="Courier New" w:hAnsi="Times New Roman" w:cs="Times New Roman"/>
          <w:color w:val="000000"/>
          <w:szCs w:val="20"/>
          <w:lang w:val="en-GB" w:eastAsia="es-ES"/>
        </w:rPr>
        <w:t>FA conclusion</w:t>
      </w:r>
      <w:r w:rsidRPr="00FF0611">
        <w:rPr>
          <w:rFonts w:ascii="Times New Roman" w:eastAsia="Courier New" w:hAnsi="Times New Roman" w:cs="Times New Roman"/>
          <w:color w:val="000000"/>
          <w:szCs w:val="20"/>
          <w:lang w:val="en-GB" w:eastAsia="es-ES"/>
        </w:rPr>
        <w:t xml:space="preserve"> record:</w:t>
      </w:r>
    </w:p>
    <w:tbl>
      <w:tblPr>
        <w:tblW w:w="8931" w:type="dxa"/>
        <w:tblLayout w:type="fixed"/>
        <w:tblLook w:val="0600" w:firstRow="0" w:lastRow="0" w:firstColumn="0" w:lastColumn="0" w:noHBand="1" w:noVBand="1"/>
      </w:tblPr>
      <w:tblGrid>
        <w:gridCol w:w="8931"/>
      </w:tblGrid>
      <w:tr w:rsidR="00682FAC" w:rsidRPr="00FF0611" w14:paraId="704C3CBB" w14:textId="77777777" w:rsidTr="00E72F20">
        <w:tc>
          <w:tcPr>
            <w:tcW w:w="8931" w:type="dxa"/>
            <w:shd w:val="clear" w:color="auto" w:fill="F8F8F8"/>
            <w:tcMar>
              <w:top w:w="100" w:type="dxa"/>
              <w:left w:w="100" w:type="dxa"/>
              <w:bottom w:w="100" w:type="dxa"/>
              <w:right w:w="100" w:type="dxa"/>
            </w:tcMar>
          </w:tcPr>
          <w:p w14:paraId="7F6C627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"contracts": [</w:t>
            </w:r>
          </w:p>
          <w:p w14:paraId="7C0A6A39"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369A0006"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 "",</w:t>
            </w:r>
          </w:p>
          <w:p w14:paraId="4CFFAEA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"indernalId": "",</w:t>
            </w:r>
          </w:p>
          <w:p w14:paraId="07DB6F7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"description": "",</w:t>
            </w:r>
          </w:p>
          <w:p w14:paraId="08510B2B"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w:t>
            </w:r>
          </w:p>
          <w:p w14:paraId="282634A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"statusDetails": ""</w:t>
            </w:r>
          </w:p>
          <w:p w14:paraId="5CBEE82C"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"period": {</w:t>
            </w:r>
          </w:p>
          <w:p w14:paraId="22DDC35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"startDate": "",</w:t>
            </w:r>
          </w:p>
          <w:p w14:paraId="309BB4E7"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"endDate": ""</w:t>
            </w:r>
          </w:p>
          <w:p w14:paraId="6077C2A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D737E7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"suppliers": [],</w:t>
            </w:r>
          </w:p>
          <w:p w14:paraId="02C7C0D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"isFrameworkOrDynamic": false</w:t>
            </w:r>
          </w:p>
          <w:p w14:paraId="443D229D"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865B135"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7C7DD32B" w14:textId="349A83FB"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47" w:author="Alba Colomer Padrosa" w:date="2021-01-27T17:22:00Z">
        <w:r>
          <w:rPr>
            <w:noProof/>
            <w:lang w:val="en-GB"/>
          </w:rPr>
          <w:t>47</w:t>
        </w:r>
      </w:ins>
      <w:del w:id="1548" w:author="Alba Colomer Padrosa" w:date="2021-01-27T17:22:00Z">
        <w:r w:rsidDel="00DB5632">
          <w:rPr>
            <w:noProof/>
            <w:lang w:val="en-GB"/>
          </w:rPr>
          <w:delText>46</w:delText>
        </w:r>
      </w:del>
      <w:r w:rsidRPr="00FF0611">
        <w:rPr>
          <w:lang w:val="en-GB"/>
        </w:rPr>
        <w:fldChar w:fldCharType="end"/>
      </w:r>
      <w:r w:rsidRPr="00FF0611">
        <w:rPr>
          <w:lang w:val="en-GB"/>
        </w:rPr>
        <w:t xml:space="preserve"> –</w:t>
      </w:r>
      <w:r>
        <w:rPr>
          <w:lang w:val="en-GB"/>
        </w:rPr>
        <w:t>Conclusion of a FA</w:t>
      </w:r>
    </w:p>
    <w:p w14:paraId="37C2C327" w14:textId="77777777"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Such an object reflects:</w:t>
      </w:r>
    </w:p>
    <w:p w14:paraId="45C57454" w14:textId="7F5B9FDF" w:rsidR="00682FAC" w:rsidRPr="00FF0611" w:rsidRDefault="00682FAC" w:rsidP="005A0AA8">
      <w:pPr>
        <w:pStyle w:val="Akapitzlist"/>
        <w:numPr>
          <w:ilvl w:val="0"/>
          <w:numId w:val="35"/>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Requisites of the FA;</w:t>
      </w:r>
    </w:p>
    <w:p w14:paraId="430C8718" w14:textId="23DEBD74" w:rsidR="00682FAC" w:rsidRPr="00FF0611" w:rsidRDefault="00682FAC" w:rsidP="005A0AA8">
      <w:pPr>
        <w:pStyle w:val="Akapitzlist"/>
        <w:numPr>
          <w:ilvl w:val="0"/>
          <w:numId w:val="35"/>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period and duration;</w:t>
      </w:r>
    </w:p>
    <w:p w14:paraId="52A76F9F" w14:textId="5ED75FC7" w:rsidR="00682FAC" w:rsidRPr="00FF0611" w:rsidRDefault="00682FAC" w:rsidP="005A0AA8">
      <w:pPr>
        <w:pStyle w:val="Akapitzlist"/>
        <w:numPr>
          <w:ilvl w:val="0"/>
          <w:numId w:val="35"/>
        </w:numPr>
        <w:rPr>
          <w:rFonts w:ascii="Times New Roman" w:eastAsia="Courier New" w:hAnsi="Times New Roman"/>
          <w:color w:val="000000"/>
          <w:szCs w:val="20"/>
          <w:lang w:eastAsia="es-ES"/>
        </w:rPr>
      </w:pPr>
      <w:r w:rsidRPr="00FF0611">
        <w:rPr>
          <w:rFonts w:ascii="Times New Roman" w:eastAsia="Courier New" w:hAnsi="Times New Roman"/>
          <w:color w:val="000000"/>
          <w:szCs w:val="20"/>
          <w:lang w:eastAsia="es-ES"/>
        </w:rPr>
        <w:t>list of selected EOs.</w:t>
      </w:r>
    </w:p>
    <w:p w14:paraId="7C7200AC" w14:textId="0F8D688D" w:rsidR="00682FAC" w:rsidRPr="00FF0611" w:rsidRDefault="00682FAC" w:rsidP="00682FAC">
      <w:pPr>
        <w:jc w:val="both"/>
        <w:rPr>
          <w:rFonts w:ascii="Times New Roman" w:eastAsia="Courier New" w:hAnsi="Times New Roman" w:cs="Times New Roman"/>
          <w:color w:val="000000"/>
          <w:szCs w:val="20"/>
          <w:lang w:val="en-GB" w:eastAsia="es-ES"/>
        </w:rPr>
      </w:pPr>
      <w:r w:rsidRPr="00FF0611">
        <w:rPr>
          <w:rFonts w:ascii="Times New Roman" w:eastAsia="Courier New" w:hAnsi="Times New Roman" w:cs="Times New Roman"/>
          <w:color w:val="000000"/>
          <w:szCs w:val="20"/>
          <w:lang w:val="en-GB" w:eastAsia="es-ES"/>
        </w:rPr>
        <w:t>To reflect the scope of the FA together with all metrics agreed by the parties, a set of framework contract</w:t>
      </w:r>
      <w:r w:rsidR="00731626" w:rsidRPr="00FF0611">
        <w:rPr>
          <w:rFonts w:ascii="Times New Roman" w:eastAsia="Courier New" w:hAnsi="Times New Roman" w:cs="Times New Roman"/>
          <w:color w:val="000000"/>
          <w:szCs w:val="20"/>
          <w:lang w:val="en-GB" w:eastAsia="es-ES"/>
        </w:rPr>
        <w:t>s</w:t>
      </w:r>
      <w:r w:rsidRPr="00FF0611">
        <w:rPr>
          <w:rFonts w:ascii="Times New Roman" w:eastAsia="Courier New" w:hAnsi="Times New Roman" w:cs="Times New Roman"/>
          <w:color w:val="000000"/>
          <w:szCs w:val="20"/>
          <w:lang w:val="en-GB" w:eastAsia="es-ES"/>
        </w:rPr>
        <w:t xml:space="preserve"> concluded as a result of </w:t>
      </w:r>
      <w:r w:rsidR="00731626" w:rsidRPr="00FF0611">
        <w:rPr>
          <w:rFonts w:ascii="Times New Roman" w:eastAsia="Courier New" w:hAnsi="Times New Roman" w:cs="Times New Roman"/>
          <w:color w:val="000000"/>
          <w:szCs w:val="20"/>
          <w:lang w:val="en-GB" w:eastAsia="es-ES"/>
        </w:rPr>
        <w:t>PAC</w:t>
      </w:r>
      <w:r w:rsidRPr="00FF0611">
        <w:rPr>
          <w:rFonts w:ascii="Times New Roman" w:eastAsia="Courier New" w:hAnsi="Times New Roman" w:cs="Times New Roman"/>
          <w:color w:val="000000"/>
          <w:szCs w:val="20"/>
          <w:lang w:val="en-GB" w:eastAsia="es-ES"/>
        </w:rPr>
        <w:t xml:space="preserve"> requests shall be listed </w:t>
      </w:r>
      <w:r w:rsidR="00731626" w:rsidRPr="00FF0611">
        <w:rPr>
          <w:rFonts w:ascii="Times New Roman" w:eastAsia="Courier New" w:hAnsi="Times New Roman" w:cs="Times New Roman"/>
          <w:color w:val="000000"/>
          <w:szCs w:val="20"/>
          <w:lang w:val="en-GB" w:eastAsia="es-ES"/>
        </w:rPr>
        <w:t>using</w:t>
      </w:r>
      <w:r w:rsidRPr="00FF0611">
        <w:rPr>
          <w:rFonts w:ascii="Times New Roman" w:eastAsia="Courier New" w:hAnsi="Times New Roman" w:cs="Times New Roman"/>
          <w:color w:val="000000"/>
          <w:szCs w:val="20"/>
          <w:lang w:val="en-GB" w:eastAsia="es-ES"/>
        </w:rPr>
        <w:t xml:space="preserve"> a </w:t>
      </w:r>
      <w:r w:rsidRPr="00DB5632">
        <w:rPr>
          <w:rFonts w:ascii="Times New Roman" w:eastAsia="Courier New" w:hAnsi="Times New Roman" w:cs="Times New Roman"/>
          <w:color w:val="DD1144"/>
          <w:shd w:val="clear" w:color="auto" w:fill="F3F3F3"/>
          <w:lang w:val="en-GB"/>
          <w:rPrChange w:id="1549" w:author="Alba Colomer Padrosa" w:date="2021-01-27T17:21:00Z">
            <w:rPr>
              <w:rFonts w:ascii="Courier New" w:eastAsia="Courier New" w:hAnsi="Courier New" w:cs="Courier New"/>
              <w:color w:val="000000"/>
              <w:sz w:val="20"/>
              <w:szCs w:val="20"/>
              <w:lang w:val="en-GB" w:eastAsia="es-ES"/>
            </w:rPr>
          </w:rPrChange>
        </w:rPr>
        <w:t>relatedProcesses</w:t>
      </w:r>
      <w:r w:rsidRPr="00FF0611">
        <w:rPr>
          <w:rFonts w:ascii="Times New Roman" w:eastAsia="Courier New" w:hAnsi="Times New Roman" w:cs="Times New Roman"/>
          <w:color w:val="000000"/>
          <w:sz w:val="20"/>
          <w:szCs w:val="20"/>
          <w:lang w:val="en-GB" w:eastAsia="es-ES"/>
        </w:rPr>
        <w:t xml:space="preserve"> </w:t>
      </w:r>
      <w:r w:rsidRPr="00FF0611">
        <w:rPr>
          <w:rFonts w:ascii="Times New Roman" w:eastAsia="Courier New" w:hAnsi="Times New Roman" w:cs="Times New Roman"/>
          <w:color w:val="000000"/>
          <w:szCs w:val="20"/>
          <w:lang w:val="en-GB" w:eastAsia="es-ES"/>
        </w:rPr>
        <w:t>array:</w:t>
      </w:r>
    </w:p>
    <w:tbl>
      <w:tblPr>
        <w:tblW w:w="8931" w:type="dxa"/>
        <w:tblLayout w:type="fixed"/>
        <w:tblLook w:val="0600" w:firstRow="0" w:lastRow="0" w:firstColumn="0" w:lastColumn="0" w:noHBand="1" w:noVBand="1"/>
      </w:tblPr>
      <w:tblGrid>
        <w:gridCol w:w="8931"/>
      </w:tblGrid>
      <w:tr w:rsidR="00682FAC" w:rsidRPr="00FF0611" w14:paraId="71115959" w14:textId="77777777" w:rsidTr="00E72F20">
        <w:tc>
          <w:tcPr>
            <w:tcW w:w="8931" w:type="dxa"/>
            <w:shd w:val="clear" w:color="auto" w:fill="F8F8F8"/>
            <w:tcMar>
              <w:top w:w="100" w:type="dxa"/>
              <w:left w:w="100" w:type="dxa"/>
              <w:bottom w:w="100" w:type="dxa"/>
              <w:right w:w="100" w:type="dxa"/>
            </w:tcMar>
          </w:tcPr>
          <w:p w14:paraId="3C90C57D"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"contracts": [</w:t>
            </w:r>
          </w:p>
          <w:p w14:paraId="18F521C2"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0F1CBEA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"relatedProcesses":[</w:t>
            </w:r>
          </w:p>
          <w:p w14:paraId="5CCC03A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9B62EB0"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w:t>
            </w:r>
          </w:p>
          <w:p w14:paraId="7D29CECE"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"relationship":[</w:t>
            </w:r>
          </w:p>
          <w:p w14:paraId="47EFAFDE"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"x_frameworkContract"</w:t>
            </w:r>
          </w:p>
          <w:p w14:paraId="513ABB61"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533490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"scheme":"ocid",</w:t>
            </w:r>
          </w:p>
          <w:p w14:paraId="2B84CA96"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"identifier":"",</w:t>
            </w:r>
          </w:p>
          <w:p w14:paraId="205CB5CF"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"uri":""</w:t>
            </w:r>
          </w:p>
          <w:p w14:paraId="1FB78D75"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FBA9160"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36801D8"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181B7983" w14:textId="77777777" w:rsidR="00682FAC" w:rsidRPr="00FF0611" w:rsidRDefault="00682FAC"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155741E6" w14:textId="5063A391"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50" w:author="Alba Colomer Padrosa" w:date="2021-01-27T17:23:00Z">
        <w:r>
          <w:rPr>
            <w:noProof/>
            <w:lang w:val="en-GB"/>
          </w:rPr>
          <w:t>48</w:t>
        </w:r>
      </w:ins>
      <w:del w:id="1551" w:author="Alba Colomer Padrosa" w:date="2021-01-27T17:23:00Z">
        <w:r w:rsidDel="00DB5632">
          <w:rPr>
            <w:noProof/>
            <w:lang w:val="en-GB"/>
          </w:rPr>
          <w:delText>46</w:delText>
        </w:r>
      </w:del>
      <w:r w:rsidRPr="00FF0611">
        <w:rPr>
          <w:lang w:val="en-GB"/>
        </w:rPr>
        <w:fldChar w:fldCharType="end"/>
      </w:r>
      <w:r w:rsidRPr="00FF0611">
        <w:rPr>
          <w:lang w:val="en-GB"/>
        </w:rPr>
        <w:t xml:space="preserve"> –</w:t>
      </w:r>
      <w:r>
        <w:rPr>
          <w:lang w:val="en-GB"/>
        </w:rPr>
        <w:t>Scope of the FA</w:t>
      </w:r>
    </w:p>
    <w:p w14:paraId="63B6D9ED" w14:textId="276DC22A" w:rsidR="00F40B92" w:rsidRPr="00FF0611" w:rsidRDefault="00C61CAF" w:rsidP="00C61CAF">
      <w:pPr>
        <w:pStyle w:val="Nagwek5"/>
        <w:numPr>
          <w:ilvl w:val="3"/>
          <w:numId w:val="3"/>
        </w:numPr>
        <w:rPr>
          <w:rFonts w:ascii="Times New Roman" w:hAnsi="Times New Roman" w:cs="Times New Roman"/>
        </w:rPr>
      </w:pPr>
      <w:r w:rsidRPr="00FF0611">
        <w:rPr>
          <w:rFonts w:ascii="Times New Roman" w:hAnsi="Times New Roman" w:cs="Times New Roman"/>
        </w:rPr>
        <w:t>State6 - Completion of a procedure</w:t>
      </w:r>
    </w:p>
    <w:p w14:paraId="53B712EC" w14:textId="312F310F" w:rsidR="00C61CAF" w:rsidRPr="00FF0611" w:rsidRDefault="00C61CAF" w:rsidP="00C61CAF">
      <w:pPr>
        <w:pStyle w:val="Nagwek5"/>
        <w:numPr>
          <w:ilvl w:val="4"/>
          <w:numId w:val="3"/>
        </w:numPr>
        <w:rPr>
          <w:rFonts w:ascii="Times New Roman" w:hAnsi="Times New Roman" w:cs="Times New Roman"/>
        </w:rPr>
      </w:pPr>
      <w:r w:rsidRPr="00FF0611">
        <w:rPr>
          <w:rFonts w:ascii="Times New Roman" w:hAnsi="Times New Roman" w:cs="Times New Roman"/>
        </w:rPr>
        <w:t>Indication of the successful outcome of procurement initiation</w:t>
      </w:r>
    </w:p>
    <w:p w14:paraId="254C1EF5" w14:textId="0EB27012" w:rsidR="00C61CAF" w:rsidRPr="00FF0611" w:rsidRDefault="00C61CAF" w:rsidP="005A0AA8">
      <w:pPr>
        <w:pStyle w:val="Akapitzlist"/>
        <w:numPr>
          <w:ilvl w:val="0"/>
          <w:numId w:val="36"/>
        </w:numPr>
        <w:rPr>
          <w:rFonts w:ascii="Courier New" w:eastAsia="Courier New" w:hAnsi="Courier New" w:cs="Courier New"/>
          <w:color w:val="000000"/>
          <w:sz w:val="20"/>
          <w:szCs w:val="20"/>
          <w:lang w:eastAsia="es-ES"/>
        </w:rPr>
      </w:pPr>
      <w:r w:rsidRPr="00FF0611">
        <w:rPr>
          <w:rFonts w:ascii="Times New Roman" w:hAnsi="Times New Roman"/>
        </w:rPr>
        <w:t xml:space="preserve">For lots: </w:t>
      </w:r>
      <w:r w:rsidRPr="00FF0611">
        <w:rPr>
          <w:rFonts w:ascii="Times New Roman" w:eastAsia="Courier New" w:hAnsi="Times New Roman"/>
          <w:color w:val="000000"/>
          <w:szCs w:val="20"/>
          <w:lang w:eastAsia="es-ES"/>
        </w:rPr>
        <w:t xml:space="preserve">Positive character of a procurement under a specific lot must be reflected with </w:t>
      </w:r>
      <w:r w:rsidRPr="00DB5632">
        <w:rPr>
          <w:rFonts w:ascii="Times New Roman" w:eastAsia="Courier New" w:hAnsi="Times New Roman"/>
          <w:color w:val="DD1144"/>
          <w:szCs w:val="22"/>
          <w:shd w:val="clear" w:color="auto" w:fill="F3F3F3"/>
          <w:lang w:eastAsia="en-US"/>
          <w:rPrChange w:id="1552" w:author="Alba Colomer Padrosa" w:date="2021-01-27T17:25:00Z">
            <w:rPr>
              <w:rFonts w:ascii="Courier New" w:eastAsia="Courier New" w:hAnsi="Courier New" w:cs="Courier New"/>
              <w:color w:val="000000"/>
              <w:sz w:val="20"/>
              <w:szCs w:val="20"/>
              <w:lang w:eastAsia="es-ES"/>
            </w:rPr>
          </w:rPrChange>
        </w:rPr>
        <w:t>lot.status: complete</w:t>
      </w:r>
      <w:r w:rsidR="000C4A64" w:rsidRPr="00FF0611">
        <w:rPr>
          <w:rFonts w:ascii="Courier New" w:eastAsia="Courier New" w:hAnsi="Courier New" w:cs="Courier New"/>
          <w:color w:val="000000"/>
          <w:sz w:val="20"/>
          <w:szCs w:val="20"/>
          <w:lang w:eastAsia="es-ES"/>
        </w:rPr>
        <w:t>.</w:t>
      </w:r>
    </w:p>
    <w:tbl>
      <w:tblPr>
        <w:tblW w:w="8931" w:type="dxa"/>
        <w:tblLayout w:type="fixed"/>
        <w:tblLook w:val="0600" w:firstRow="0" w:lastRow="0" w:firstColumn="0" w:lastColumn="0" w:noHBand="1" w:noVBand="1"/>
      </w:tblPr>
      <w:tblGrid>
        <w:gridCol w:w="8931"/>
      </w:tblGrid>
      <w:tr w:rsidR="00C61CAF" w:rsidRPr="00FF0611" w14:paraId="1E93F601" w14:textId="77777777" w:rsidTr="00E72F20">
        <w:tc>
          <w:tcPr>
            <w:tcW w:w="8931" w:type="dxa"/>
            <w:shd w:val="clear" w:color="auto" w:fill="F8F8F8"/>
            <w:tcMar>
              <w:top w:w="100" w:type="dxa"/>
              <w:left w:w="100" w:type="dxa"/>
              <w:bottom w:w="100" w:type="dxa"/>
              <w:right w:w="100" w:type="dxa"/>
            </w:tcMar>
          </w:tcPr>
          <w:p w14:paraId="744C50C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2EC3CFD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"lots": [</w:t>
            </w:r>
          </w:p>
          <w:p w14:paraId="2909342A"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6122E68E"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"complete"</w:t>
            </w:r>
          </w:p>
          <w:p w14:paraId="12F3B160"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29E876E9"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5626839D"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6166ACEC" w14:textId="4326D1F9"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53" w:author="Alba Colomer Padrosa" w:date="2021-01-27T17:25:00Z">
        <w:r>
          <w:rPr>
            <w:noProof/>
            <w:lang w:val="en-GB"/>
          </w:rPr>
          <w:t>49</w:t>
        </w:r>
      </w:ins>
      <w:del w:id="1554" w:author="Alba Colomer Padrosa" w:date="2021-01-27T17:25:00Z">
        <w:r w:rsidDel="00DB5632">
          <w:rPr>
            <w:noProof/>
            <w:lang w:val="en-GB"/>
          </w:rPr>
          <w:delText>46</w:delText>
        </w:r>
      </w:del>
      <w:r w:rsidRPr="00FF0611">
        <w:rPr>
          <w:lang w:val="en-GB"/>
        </w:rPr>
        <w:fldChar w:fldCharType="end"/>
      </w:r>
      <w:r w:rsidRPr="00FF0611">
        <w:rPr>
          <w:lang w:val="en-GB"/>
        </w:rPr>
        <w:t xml:space="preserve"> –</w:t>
      </w:r>
      <w:ins w:id="1555" w:author="Alba Colomer Padrosa" w:date="2021-01-27T17:25:00Z">
        <w:r>
          <w:rPr>
            <w:lang w:val="en-GB"/>
          </w:rPr>
          <w:t>S</w:t>
        </w:r>
      </w:ins>
      <w:del w:id="1556" w:author="Alba Colomer Padrosa" w:date="2021-01-27T17:25:00Z">
        <w:r w:rsidDel="00DB5632">
          <w:rPr>
            <w:lang w:val="en-GB"/>
          </w:rPr>
          <w:delText>Uns</w:delText>
        </w:r>
      </w:del>
      <w:r>
        <w:rPr>
          <w:lang w:val="en-GB"/>
        </w:rPr>
        <w:t xml:space="preserve">uccessful outcome at </w:t>
      </w:r>
      <w:del w:id="1557" w:author="Alba Colomer Padrosa" w:date="2021-01-27T17:25:00Z">
        <w:r w:rsidDel="00DB5632">
          <w:rPr>
            <w:lang w:val="en-GB"/>
          </w:rPr>
          <w:delText xml:space="preserve">tender </w:delText>
        </w:r>
      </w:del>
      <w:ins w:id="1558" w:author="Alba Colomer Padrosa" w:date="2021-01-27T17:25:00Z">
        <w:r>
          <w:rPr>
            <w:lang w:val="en-GB"/>
          </w:rPr>
          <w:t xml:space="preserve">lot </w:t>
        </w:r>
      </w:ins>
      <w:r>
        <w:rPr>
          <w:lang w:val="en-GB"/>
        </w:rPr>
        <w:t>level</w:t>
      </w:r>
    </w:p>
    <w:p w14:paraId="2BE55E39" w14:textId="76411E88" w:rsidR="00C61CAF" w:rsidRPr="00FF0611" w:rsidRDefault="00C61CAF" w:rsidP="005A0AA8">
      <w:pPr>
        <w:pStyle w:val="Akapitzlist"/>
        <w:numPr>
          <w:ilvl w:val="0"/>
          <w:numId w:val="36"/>
        </w:numPr>
        <w:rPr>
          <w:rFonts w:ascii="Courier New" w:eastAsia="Courier New" w:hAnsi="Courier New" w:cs="Courier New"/>
          <w:color w:val="000000"/>
          <w:sz w:val="20"/>
          <w:szCs w:val="20"/>
          <w:lang w:eastAsia="es-ES"/>
        </w:rPr>
      </w:pPr>
      <w:r w:rsidRPr="00FF0611">
        <w:rPr>
          <w:rFonts w:ascii="Times New Roman" w:hAnsi="Times New Roman"/>
        </w:rPr>
        <w:t xml:space="preserve">For entire initiation: </w:t>
      </w:r>
      <w:r w:rsidRPr="00FF0611">
        <w:rPr>
          <w:rFonts w:ascii="Times New Roman" w:eastAsia="Courier New" w:hAnsi="Times New Roman"/>
          <w:color w:val="000000"/>
          <w:szCs w:val="20"/>
          <w:lang w:eastAsia="es-ES"/>
        </w:rPr>
        <w:t xml:space="preserve">Positive character of a procurement under the entire initiation (procurement process) must be reflected with </w:t>
      </w:r>
      <w:r w:rsidRPr="00DB5632">
        <w:rPr>
          <w:rFonts w:ascii="Times New Roman" w:eastAsia="Courier New" w:hAnsi="Times New Roman"/>
          <w:color w:val="DD1144"/>
          <w:szCs w:val="22"/>
          <w:shd w:val="clear" w:color="auto" w:fill="F3F3F3"/>
          <w:lang w:eastAsia="en-US"/>
          <w:rPrChange w:id="1559" w:author="Alba Colomer Padrosa" w:date="2021-01-27T17:25:00Z">
            <w:rPr>
              <w:rFonts w:ascii="Courier New" w:eastAsia="Courier New" w:hAnsi="Courier New" w:cs="Courier New"/>
              <w:color w:val="000000"/>
              <w:sz w:val="20"/>
              <w:szCs w:val="20"/>
              <w:lang w:eastAsia="es-ES"/>
            </w:rPr>
          </w:rPrChange>
        </w:rPr>
        <w:t>tender.status: complete</w:t>
      </w:r>
      <w:r w:rsidRPr="00FF0611">
        <w:rPr>
          <w:rFonts w:ascii="Courier New" w:eastAsia="Courier New" w:hAnsi="Courier New" w:cs="Courier New"/>
          <w:color w:val="000000"/>
          <w:sz w:val="20"/>
          <w:szCs w:val="20"/>
          <w:lang w:eastAsia="es-ES"/>
        </w:rPr>
        <w:t>.</w:t>
      </w:r>
    </w:p>
    <w:tbl>
      <w:tblPr>
        <w:tblW w:w="8931" w:type="dxa"/>
        <w:tblLayout w:type="fixed"/>
        <w:tblLook w:val="0600" w:firstRow="0" w:lastRow="0" w:firstColumn="0" w:lastColumn="0" w:noHBand="1" w:noVBand="1"/>
      </w:tblPr>
      <w:tblGrid>
        <w:gridCol w:w="8931"/>
      </w:tblGrid>
      <w:tr w:rsidR="00C61CAF" w:rsidRPr="00FF0611" w14:paraId="03774372" w14:textId="77777777" w:rsidTr="00E72F20">
        <w:tc>
          <w:tcPr>
            <w:tcW w:w="8931" w:type="dxa"/>
            <w:shd w:val="clear" w:color="auto" w:fill="F8F8F8"/>
            <w:tcMar>
              <w:top w:w="100" w:type="dxa"/>
              <w:left w:w="100" w:type="dxa"/>
              <w:bottom w:w="100" w:type="dxa"/>
              <w:right w:w="100" w:type="dxa"/>
            </w:tcMar>
          </w:tcPr>
          <w:p w14:paraId="195C7844"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p w14:paraId="0B7E8E17"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"tender": {</w:t>
            </w:r>
          </w:p>
          <w:p w14:paraId="111DC37A"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"status": "complete"</w:t>
            </w:r>
          </w:p>
          <w:p w14:paraId="3DE0DEDC"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 xml:space="preserve">  }</w:t>
            </w:r>
          </w:p>
          <w:p w14:paraId="76D278F5" w14:textId="77777777" w:rsidR="00C61CAF" w:rsidRPr="00FF0611" w:rsidRDefault="00C61CAF" w:rsidP="00E72F20">
            <w:pPr>
              <w:widowControl w:val="0"/>
              <w:pBdr>
                <w:top w:val="nil"/>
                <w:left w:val="nil"/>
                <w:bottom w:val="nil"/>
                <w:right w:val="nil"/>
                <w:between w:val="nil"/>
              </w:pBdr>
              <w:spacing w:after="0" w:line="276" w:lineRule="auto"/>
              <w:rPr>
                <w:rFonts w:ascii="Times New Roman" w:eastAsia="Courier New" w:hAnsi="Times New Roman" w:cs="Times New Roman"/>
                <w:color w:val="172B4D"/>
                <w:sz w:val="18"/>
                <w:szCs w:val="18"/>
                <w:shd w:val="clear" w:color="auto" w:fill="F4F5F7"/>
                <w:lang w:val="en-GB"/>
              </w:rPr>
            </w:pPr>
            <w:r w:rsidRPr="00FF0611">
              <w:rPr>
                <w:rFonts w:ascii="Times New Roman" w:eastAsia="Courier New" w:hAnsi="Times New Roman" w:cs="Times New Roman"/>
                <w:color w:val="172B4D"/>
                <w:sz w:val="18"/>
                <w:szCs w:val="18"/>
                <w:shd w:val="clear" w:color="auto" w:fill="F4F5F7"/>
                <w:lang w:val="en-GB"/>
              </w:rPr>
              <w:t>}</w:t>
            </w:r>
          </w:p>
        </w:tc>
      </w:tr>
    </w:tbl>
    <w:p w14:paraId="40A5FD57" w14:textId="548DBCA3" w:rsidR="00DB5632" w:rsidRPr="00FF0611" w:rsidRDefault="00DB5632" w:rsidP="00DB5632">
      <w:pPr>
        <w:pStyle w:val="Legenda"/>
        <w:jc w:val="center"/>
        <w:rPr>
          <w:rFonts w:ascii="Times New Roman" w:hAnsi="Times New Roman" w:cs="Times New Roman"/>
          <w:lang w:val="en-GB"/>
        </w:rPr>
      </w:pPr>
      <w:bookmarkStart w:id="1560" w:name="_Toc58222343"/>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61" w:author="Alba Colomer Padrosa" w:date="2021-01-27T17:26:00Z">
        <w:r>
          <w:rPr>
            <w:noProof/>
            <w:lang w:val="en-GB"/>
          </w:rPr>
          <w:t>50</w:t>
        </w:r>
      </w:ins>
      <w:del w:id="1562" w:author="Alba Colomer Padrosa" w:date="2021-01-27T17:26:00Z">
        <w:r w:rsidDel="00DB5632">
          <w:rPr>
            <w:noProof/>
            <w:lang w:val="en-GB"/>
          </w:rPr>
          <w:delText>46</w:delText>
        </w:r>
      </w:del>
      <w:r w:rsidRPr="00FF0611">
        <w:rPr>
          <w:lang w:val="en-GB"/>
        </w:rPr>
        <w:fldChar w:fldCharType="end"/>
      </w:r>
      <w:r w:rsidRPr="00FF0611">
        <w:rPr>
          <w:lang w:val="en-GB"/>
        </w:rPr>
        <w:t xml:space="preserve"> –</w:t>
      </w:r>
      <w:r>
        <w:rPr>
          <w:lang w:val="en-GB"/>
        </w:rPr>
        <w:t>Successful outcome at tender level</w:t>
      </w:r>
    </w:p>
    <w:p w14:paraId="1CF515E8" w14:textId="6333ABC7" w:rsidR="00685624" w:rsidRPr="00FF0611" w:rsidRDefault="00685624" w:rsidP="00DD2002">
      <w:pPr>
        <w:pStyle w:val="Nagwek3"/>
        <w:numPr>
          <w:ilvl w:val="2"/>
          <w:numId w:val="3"/>
        </w:numPr>
        <w:tabs>
          <w:tab w:val="left" w:pos="567"/>
        </w:tabs>
        <w:spacing w:before="360" w:after="120" w:line="240" w:lineRule="auto"/>
        <w:jc w:val="left"/>
      </w:pPr>
      <w:r w:rsidRPr="00FF0611">
        <w:t>Pre-award catalogue request</w:t>
      </w:r>
      <w:bookmarkEnd w:id="1560"/>
    </w:p>
    <w:p w14:paraId="7F157BB8" w14:textId="00288735" w:rsidR="00685624" w:rsidRPr="00FF0611" w:rsidRDefault="00007944" w:rsidP="00685624">
      <w:pPr>
        <w:jc w:val="both"/>
        <w:rPr>
          <w:rFonts w:ascii="Times New Roman" w:hAnsi="Times New Roman" w:cs="Times New Roman"/>
          <w:lang w:val="en-GB"/>
        </w:rPr>
      </w:pPr>
      <w:r w:rsidRPr="00FF0611">
        <w:rPr>
          <w:rFonts w:ascii="Times New Roman" w:hAnsi="Times New Roman" w:cs="Times New Roman"/>
          <w:lang w:val="en-GB"/>
        </w:rPr>
        <w:t>A</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PAC</w:t>
      </w:r>
      <w:r w:rsidR="00685624" w:rsidRPr="00FF0611">
        <w:rPr>
          <w:rFonts w:ascii="Times New Roman" w:hAnsi="Times New Roman" w:cs="Times New Roman"/>
          <w:lang w:val="en-GB"/>
        </w:rPr>
        <w:t xml:space="preserve"> request under </w:t>
      </w:r>
      <w:r w:rsidRPr="00FF0611">
        <w:rPr>
          <w:rFonts w:ascii="Times New Roman" w:hAnsi="Times New Roman" w:cs="Times New Roman"/>
          <w:lang w:val="en-GB"/>
        </w:rPr>
        <w:t>a FA can be issued when</w:t>
      </w:r>
      <w:r w:rsidR="00685624" w:rsidRPr="00FF0611">
        <w:rPr>
          <w:rFonts w:ascii="Times New Roman" w:hAnsi="Times New Roman" w:cs="Times New Roman"/>
          <w:lang w:val="en-GB"/>
        </w:rPr>
        <w:t>:</w:t>
      </w:r>
    </w:p>
    <w:p w14:paraId="76383FCC" w14:textId="2104379C" w:rsidR="00685624" w:rsidRPr="00FF0611" w:rsidRDefault="00007944" w:rsidP="00E61C3B">
      <w:pPr>
        <w:numPr>
          <w:ilvl w:val="0"/>
          <w:numId w:val="19"/>
        </w:numPr>
        <w:spacing w:after="120" w:line="240" w:lineRule="auto"/>
        <w:jc w:val="both"/>
        <w:rPr>
          <w:rFonts w:ascii="Times New Roman" w:hAnsi="Times New Roman" w:cs="Times New Roman"/>
          <w:lang w:val="en-GB"/>
        </w:rPr>
      </w:pPr>
      <w:r w:rsidRPr="00FF0611">
        <w:rPr>
          <w:rFonts w:ascii="Times New Roman" w:hAnsi="Times New Roman" w:cs="Times New Roman"/>
          <w:lang w:val="en-GB"/>
        </w:rPr>
        <w:t xml:space="preserve">All terms and conditions of the procurement are established </w:t>
      </w:r>
      <w:r w:rsidR="000C4A64" w:rsidRPr="00FF0611">
        <w:rPr>
          <w:rFonts w:ascii="Times New Roman" w:hAnsi="Times New Roman" w:cs="Times New Roman"/>
          <w:lang w:val="en-GB"/>
        </w:rPr>
        <w:t>with</w:t>
      </w:r>
      <w:r w:rsidRPr="00FF0611">
        <w:rPr>
          <w:rFonts w:ascii="Times New Roman" w:hAnsi="Times New Roman" w:cs="Times New Roman"/>
          <w:lang w:val="en-GB"/>
        </w:rPr>
        <w:t xml:space="preserve"> the </w:t>
      </w:r>
      <w:r w:rsidR="000C4A64" w:rsidRPr="00FF0611">
        <w:rPr>
          <w:rFonts w:ascii="Times New Roman" w:hAnsi="Times New Roman" w:cs="Times New Roman"/>
          <w:lang w:val="en-GB"/>
        </w:rPr>
        <w:t xml:space="preserve">conclusion of the </w:t>
      </w:r>
      <w:r w:rsidRPr="00FF0611">
        <w:rPr>
          <w:rFonts w:ascii="Times New Roman" w:hAnsi="Times New Roman" w:cs="Times New Roman"/>
          <w:lang w:val="en-GB"/>
        </w:rPr>
        <w:t>FA, that is, when the CA has enough information from the beginning of the process</w:t>
      </w:r>
      <w:r w:rsidR="00F96B6B" w:rsidRPr="00FF0611">
        <w:rPr>
          <w:rFonts w:ascii="Times New Roman" w:hAnsi="Times New Roman" w:cs="Times New Roman"/>
          <w:lang w:val="en-GB"/>
        </w:rPr>
        <w:t>.</w:t>
      </w:r>
      <w:r w:rsidRPr="00FF0611">
        <w:rPr>
          <w:rFonts w:ascii="Times New Roman" w:hAnsi="Times New Roman" w:cs="Times New Roman"/>
          <w:lang w:val="en-GB"/>
        </w:rPr>
        <w:t xml:space="preserve"> In this case, </w:t>
      </w:r>
      <w:r w:rsidR="00F96B6B" w:rsidRPr="00FF0611">
        <w:rPr>
          <w:rFonts w:ascii="Times New Roman" w:hAnsi="Times New Roman" w:cs="Times New Roman"/>
          <w:lang w:val="en-GB"/>
        </w:rPr>
        <w:t xml:space="preserve">the </w:t>
      </w:r>
      <w:r w:rsidR="00685624" w:rsidRPr="00FF0611">
        <w:rPr>
          <w:rFonts w:ascii="Times New Roman" w:hAnsi="Times New Roman" w:cs="Times New Roman"/>
          <w:lang w:val="en-GB"/>
        </w:rPr>
        <w:t>iss</w:t>
      </w:r>
      <w:r w:rsidR="00F96B6B" w:rsidRPr="00FF0611">
        <w:rPr>
          <w:rFonts w:ascii="Times New Roman" w:hAnsi="Times New Roman" w:cs="Times New Roman"/>
          <w:lang w:val="en-GB"/>
        </w:rPr>
        <w:t>uing of the PAC goes together with the</w:t>
      </w:r>
      <w:r w:rsidR="00685624" w:rsidRPr="00FF0611">
        <w:rPr>
          <w:rFonts w:ascii="Times New Roman" w:hAnsi="Times New Roman" w:cs="Times New Roman"/>
          <w:lang w:val="en-GB"/>
        </w:rPr>
        <w:t xml:space="preserve"> publication of </w:t>
      </w:r>
      <w:r w:rsidR="00F96B6B" w:rsidRPr="00FF0611">
        <w:rPr>
          <w:rFonts w:ascii="Times New Roman" w:hAnsi="Times New Roman" w:cs="Times New Roman"/>
          <w:lang w:val="en-GB"/>
        </w:rPr>
        <w:t>the</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CN of the</w:t>
      </w:r>
      <w:r w:rsidR="00685624" w:rsidRPr="00FF0611">
        <w:rPr>
          <w:rFonts w:ascii="Times New Roman" w:hAnsi="Times New Roman" w:cs="Times New Roman"/>
          <w:lang w:val="en-GB"/>
        </w:rPr>
        <w:t xml:space="preserve"> </w:t>
      </w:r>
      <w:r w:rsidR="00F96B6B" w:rsidRPr="00FF0611">
        <w:rPr>
          <w:rFonts w:ascii="Times New Roman" w:hAnsi="Times New Roman" w:cs="Times New Roman"/>
          <w:lang w:val="en-GB"/>
        </w:rPr>
        <w:t>FA</w:t>
      </w:r>
      <w:r w:rsidRPr="00FF0611">
        <w:rPr>
          <w:rFonts w:ascii="Times New Roman" w:hAnsi="Times New Roman" w:cs="Times New Roman"/>
          <w:lang w:val="en-GB"/>
        </w:rPr>
        <w:t>;</w:t>
      </w:r>
    </w:p>
    <w:p w14:paraId="1796610A" w14:textId="070DD51D" w:rsidR="00685624" w:rsidRPr="00FF0611" w:rsidRDefault="00007944" w:rsidP="00E61C3B">
      <w:pPr>
        <w:pStyle w:val="Tekstpodstawowy"/>
        <w:numPr>
          <w:ilvl w:val="0"/>
          <w:numId w:val="19"/>
        </w:numPr>
        <w:rPr>
          <w:rFonts w:ascii="Times New Roman" w:hAnsi="Times New Roman"/>
        </w:rPr>
      </w:pPr>
      <w:r w:rsidRPr="00FF0611">
        <w:rPr>
          <w:rFonts w:ascii="Times New Roman" w:hAnsi="Times New Roman"/>
        </w:rPr>
        <w:t>the CA</w:t>
      </w:r>
      <w:r w:rsidR="00685624" w:rsidRPr="00FF0611">
        <w:rPr>
          <w:rFonts w:ascii="Times New Roman" w:hAnsi="Times New Roman"/>
        </w:rPr>
        <w:t xml:space="preserve"> doesn't have</w:t>
      </w:r>
      <w:r w:rsidR="00F96B6B" w:rsidRPr="00FF0611">
        <w:rPr>
          <w:rFonts w:ascii="Times New Roman" w:hAnsi="Times New Roman"/>
        </w:rPr>
        <w:t xml:space="preserve"> enough</w:t>
      </w:r>
      <w:r w:rsidR="00685624" w:rsidRPr="00FF0611">
        <w:rPr>
          <w:rFonts w:ascii="Times New Roman" w:hAnsi="Times New Roman"/>
        </w:rPr>
        <w:t xml:space="preserve"> information or</w:t>
      </w:r>
      <w:r w:rsidR="00F96B6B" w:rsidRPr="00FF0611">
        <w:rPr>
          <w:rFonts w:ascii="Times New Roman" w:hAnsi="Times New Roman"/>
        </w:rPr>
        <w:t xml:space="preserve"> is</w:t>
      </w:r>
      <w:r w:rsidR="00685624" w:rsidRPr="00FF0611">
        <w:rPr>
          <w:rFonts w:ascii="Times New Roman" w:hAnsi="Times New Roman"/>
        </w:rPr>
        <w:t xml:space="preserve"> not willing to </w:t>
      </w:r>
      <w:r w:rsidR="00F96B6B" w:rsidRPr="00FF0611">
        <w:rPr>
          <w:rFonts w:ascii="Times New Roman" w:hAnsi="Times New Roman"/>
        </w:rPr>
        <w:t>disseminate the</w:t>
      </w:r>
      <w:r w:rsidR="00685624" w:rsidRPr="00FF0611">
        <w:rPr>
          <w:rFonts w:ascii="Times New Roman" w:hAnsi="Times New Roman"/>
        </w:rPr>
        <w:t xml:space="preserve"> details before </w:t>
      </w:r>
      <w:r w:rsidR="00F96B6B" w:rsidRPr="00FF0611">
        <w:rPr>
          <w:rFonts w:ascii="Times New Roman" w:hAnsi="Times New Roman"/>
        </w:rPr>
        <w:t>the conclusion of the FA. In this case, the</w:t>
      </w:r>
      <w:r w:rsidR="00685624" w:rsidRPr="00FF0611">
        <w:rPr>
          <w:rFonts w:ascii="Times New Roman" w:hAnsi="Times New Roman"/>
        </w:rPr>
        <w:t xml:space="preserve"> issuing of the </w:t>
      </w:r>
      <w:r w:rsidR="00F96B6B" w:rsidRPr="00FF0611">
        <w:rPr>
          <w:rFonts w:ascii="Times New Roman" w:hAnsi="Times New Roman"/>
        </w:rPr>
        <w:t>PAC</w:t>
      </w:r>
      <w:r w:rsidR="00685624" w:rsidRPr="00FF0611">
        <w:rPr>
          <w:rFonts w:ascii="Times New Roman" w:hAnsi="Times New Roman"/>
        </w:rPr>
        <w:t xml:space="preserve"> goes right after </w:t>
      </w:r>
      <w:r w:rsidR="00F96B6B" w:rsidRPr="00FF0611">
        <w:rPr>
          <w:rFonts w:ascii="Times New Roman" w:hAnsi="Times New Roman"/>
        </w:rPr>
        <w:t xml:space="preserve">the </w:t>
      </w:r>
      <w:r w:rsidR="00685624" w:rsidRPr="00FF0611">
        <w:rPr>
          <w:rFonts w:ascii="Times New Roman" w:hAnsi="Times New Roman"/>
        </w:rPr>
        <w:t>pre-qualification phase</w:t>
      </w:r>
      <w:r w:rsidR="00F96B6B" w:rsidRPr="00FF0611">
        <w:rPr>
          <w:rFonts w:ascii="Times New Roman" w:hAnsi="Times New Roman"/>
        </w:rPr>
        <w:t>,</w:t>
      </w:r>
      <w:r w:rsidR="00685624" w:rsidRPr="00FF0611">
        <w:rPr>
          <w:rFonts w:ascii="Times New Roman" w:hAnsi="Times New Roman"/>
        </w:rPr>
        <w:t xml:space="preserve"> </w:t>
      </w:r>
      <w:r w:rsidR="00F96B6B" w:rsidRPr="00FF0611">
        <w:rPr>
          <w:rFonts w:ascii="Times New Roman" w:hAnsi="Times New Roman"/>
        </w:rPr>
        <w:t>once the EOs have already been selected.</w:t>
      </w:r>
    </w:p>
    <w:p w14:paraId="3A7933AF" w14:textId="347DD6DD" w:rsidR="00685624" w:rsidRPr="00FF0611" w:rsidRDefault="00685624" w:rsidP="00DD2002">
      <w:pPr>
        <w:pStyle w:val="Nagwek5"/>
        <w:numPr>
          <w:ilvl w:val="3"/>
          <w:numId w:val="3"/>
        </w:numPr>
        <w:ind w:firstLine="0"/>
        <w:rPr>
          <w:rFonts w:ascii="Times New Roman" w:hAnsi="Times New Roman" w:cs="Times New Roman"/>
        </w:rPr>
      </w:pPr>
      <w:r w:rsidRPr="00FF0611">
        <w:rPr>
          <w:rFonts w:ascii="Times New Roman" w:hAnsi="Times New Roman" w:cs="Times New Roman"/>
        </w:rPr>
        <w:t>State-chart diagram</w:t>
      </w:r>
    </w:p>
    <w:p w14:paraId="2CB5EA11" w14:textId="228A0082" w:rsidR="00685624" w:rsidRPr="00FF0611" w:rsidRDefault="00685624" w:rsidP="00685624">
      <w:pPr>
        <w:rPr>
          <w:rFonts w:ascii="Times New Roman" w:hAnsi="Times New Roman" w:cs="Times New Roman"/>
          <w:lang w:val="en-GB"/>
        </w:rPr>
      </w:pPr>
      <w:r w:rsidRPr="00FF0611">
        <w:rPr>
          <w:rFonts w:ascii="Times New Roman" w:hAnsi="Times New Roman" w:cs="Times New Roman"/>
          <w:lang w:val="en-GB"/>
        </w:rPr>
        <w:t xml:space="preserve">The sequence of a stages applicable for a </w:t>
      </w:r>
      <w:r w:rsidR="00F96B6B" w:rsidRPr="00FF0611">
        <w:rPr>
          <w:rFonts w:ascii="Times New Roman" w:hAnsi="Times New Roman" w:cs="Times New Roman"/>
          <w:lang w:val="en-GB"/>
        </w:rPr>
        <w:t>PAC</w:t>
      </w:r>
      <w:r w:rsidRPr="00FF0611">
        <w:rPr>
          <w:rFonts w:ascii="Times New Roman" w:hAnsi="Times New Roman" w:cs="Times New Roman"/>
          <w:lang w:val="en-GB"/>
        </w:rPr>
        <w:t xml:space="preserve"> request is </w:t>
      </w:r>
      <w:r w:rsidR="00F96B6B" w:rsidRPr="00FF0611">
        <w:rPr>
          <w:rFonts w:ascii="Times New Roman" w:hAnsi="Times New Roman" w:cs="Times New Roman"/>
          <w:lang w:val="en-GB"/>
        </w:rPr>
        <w:t xml:space="preserve">the </w:t>
      </w:r>
      <w:r w:rsidRPr="00FF0611">
        <w:rPr>
          <w:rFonts w:ascii="Times New Roman" w:hAnsi="Times New Roman" w:cs="Times New Roman"/>
          <w:lang w:val="en-GB"/>
        </w:rPr>
        <w:t>following:</w:t>
      </w:r>
    </w:p>
    <w:p w14:paraId="59E146AC" w14:textId="77777777" w:rsidR="00685624" w:rsidRPr="00FF0611" w:rsidRDefault="00685624" w:rsidP="00685624">
      <w:pPr>
        <w:rPr>
          <w:lang w:val="en-GB"/>
        </w:rPr>
      </w:pPr>
      <w:r w:rsidRPr="00FF0611">
        <w:rPr>
          <w:noProof/>
          <w:lang w:val="en-US"/>
        </w:rPr>
        <w:drawing>
          <wp:inline distT="0" distB="0" distL="114300" distR="114300" wp14:anchorId="32610CAD" wp14:editId="50301AAB">
            <wp:extent cx="5395595" cy="2148317"/>
            <wp:effectExtent l="0" t="0" r="0" b="0"/>
            <wp:docPr id="100009" name="image1.png" descr="_scroll_external/attachments/pcrstatechart-cfc88f71808b3efd546763075edd01818a811f6674ae79aecd2035756f10ff1d.png"/>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cfc88f71808b3efd546763075edd01818a811f6674ae79aecd2035756f10ff1d.png"/>
                    <pic:cNvPicPr preferRelativeResize="0"/>
                  </pic:nvPicPr>
                  <pic:blipFill>
                    <a:blip r:embed="rId80"/>
                    <a:srcRect/>
                    <a:stretch>
                      <a:fillRect/>
                    </a:stretch>
                  </pic:blipFill>
                  <pic:spPr>
                    <a:xfrm>
                      <a:off x="0" y="0"/>
                      <a:ext cx="5395595" cy="2148317"/>
                    </a:xfrm>
                    <a:prstGeom prst="rect">
                      <a:avLst/>
                    </a:prstGeom>
                    <a:ln/>
                  </pic:spPr>
                </pic:pic>
              </a:graphicData>
            </a:graphic>
          </wp:inline>
        </w:drawing>
      </w:r>
    </w:p>
    <w:p w14:paraId="7A36C5A5" w14:textId="4C8BEF03" w:rsidR="00483AE0" w:rsidRPr="00FF0611" w:rsidRDefault="00483AE0" w:rsidP="00483AE0">
      <w:pPr>
        <w:pStyle w:val="Legenda"/>
        <w:jc w:val="center"/>
        <w:rPr>
          <w:rFonts w:ascii="Times New Roman" w:hAnsi="Times New Roman" w:cs="Times New Roman"/>
          <w:lang w:val="en-GB"/>
        </w:rPr>
      </w:pPr>
      <w:bookmarkStart w:id="1563" w:name="_Toc58222355"/>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64" w:author="Alba Colomer Padrosa" w:date="2021-01-27T17:32:00Z">
        <w:r w:rsidR="00DB5632">
          <w:rPr>
            <w:noProof/>
            <w:lang w:val="en-GB"/>
          </w:rPr>
          <w:t>51</w:t>
        </w:r>
      </w:ins>
      <w:del w:id="1565" w:author="Alba Colomer Padrosa" w:date="2021-01-27T17:32:00Z">
        <w:r w:rsidRPr="00FF0611" w:rsidDel="00DB5632">
          <w:rPr>
            <w:noProof/>
            <w:lang w:val="en-GB"/>
          </w:rPr>
          <w:delText>8</w:delText>
        </w:r>
      </w:del>
      <w:r w:rsidRPr="00FF0611">
        <w:rPr>
          <w:lang w:val="en-GB"/>
        </w:rPr>
        <w:fldChar w:fldCharType="end"/>
      </w:r>
      <w:r w:rsidRPr="00FF0611">
        <w:rPr>
          <w:lang w:val="en-GB"/>
        </w:rPr>
        <w:t xml:space="preserve"> – State-chart diagram for a PAC request</w:t>
      </w:r>
      <w:bookmarkEnd w:id="1563"/>
    </w:p>
    <w:p w14:paraId="43BC5FD9" w14:textId="77777777" w:rsidR="00685624" w:rsidRPr="00FF0611" w:rsidRDefault="00685624" w:rsidP="00685624">
      <w:pPr>
        <w:rPr>
          <w:lang w:val="en-GB" w:eastAsia="en-GB"/>
        </w:rPr>
      </w:pPr>
    </w:p>
    <w:p w14:paraId="5E5B6BE7" w14:textId="6C3A4B88" w:rsidR="00685624" w:rsidRPr="00FF0611" w:rsidRDefault="00685624" w:rsidP="00DD2002">
      <w:pPr>
        <w:pStyle w:val="Nagwek5"/>
        <w:numPr>
          <w:ilvl w:val="3"/>
          <w:numId w:val="3"/>
        </w:numPr>
        <w:rPr>
          <w:rFonts w:ascii="Times New Roman" w:hAnsi="Times New Roman" w:cs="Times New Roman"/>
        </w:rPr>
      </w:pPr>
      <w:r w:rsidRPr="00FF0611">
        <w:rPr>
          <w:rFonts w:ascii="Times New Roman" w:hAnsi="Times New Roman" w:cs="Times New Roman"/>
        </w:rPr>
        <w:t>OCDS dataset</w:t>
      </w:r>
    </w:p>
    <w:p w14:paraId="60BD6A37" w14:textId="264951CE" w:rsidR="00685624" w:rsidRPr="00FF0611" w:rsidRDefault="00685624" w:rsidP="00DD2002">
      <w:pPr>
        <w:pStyle w:val="Nagwek5"/>
        <w:numPr>
          <w:ilvl w:val="4"/>
          <w:numId w:val="3"/>
        </w:numPr>
        <w:rPr>
          <w:rFonts w:ascii="Times New Roman" w:hAnsi="Times New Roman" w:cs="Times New Roman"/>
        </w:rPr>
      </w:pPr>
      <w:r w:rsidRPr="00FF0611">
        <w:rPr>
          <w:rFonts w:ascii="Times New Roman" w:hAnsi="Times New Roman" w:cs="Times New Roman"/>
        </w:rPr>
        <w:t xml:space="preserve">Issuing of a </w:t>
      </w:r>
      <w:r w:rsidR="00F96B6B" w:rsidRPr="00FF0611">
        <w:rPr>
          <w:rFonts w:ascii="Times New Roman" w:hAnsi="Times New Roman" w:cs="Times New Roman"/>
        </w:rPr>
        <w:t>PAC</w:t>
      </w:r>
      <w:r w:rsidRPr="00FF0611">
        <w:rPr>
          <w:rFonts w:ascii="Times New Roman" w:hAnsi="Times New Roman" w:cs="Times New Roman"/>
        </w:rPr>
        <w:t xml:space="preserve"> request</w:t>
      </w:r>
    </w:p>
    <w:p w14:paraId="65D40741" w14:textId="568E6F6A" w:rsidR="00F96B6B" w:rsidRPr="00FF0611" w:rsidRDefault="00F96B6B" w:rsidP="00685624">
      <w:pPr>
        <w:jc w:val="both"/>
        <w:rPr>
          <w:rFonts w:ascii="Times New Roman" w:hAnsi="Times New Roman" w:cs="Times New Roman"/>
          <w:lang w:val="en-GB"/>
        </w:rPr>
      </w:pPr>
      <w:r w:rsidRPr="00FF0611">
        <w:rPr>
          <w:rFonts w:ascii="Times New Roman" w:hAnsi="Times New Roman" w:cs="Times New Roman"/>
          <w:lang w:val="en-GB"/>
        </w:rPr>
        <w:t>The PAC request within a FA shall include:</w:t>
      </w:r>
    </w:p>
    <w:p w14:paraId="428521E7" w14:textId="24D5DD28" w:rsidR="00685624" w:rsidRPr="00FF0611" w:rsidRDefault="00F96B6B" w:rsidP="00E61C3B">
      <w:pPr>
        <w:pStyle w:val="Akapitzlist"/>
        <w:numPr>
          <w:ilvl w:val="0"/>
          <w:numId w:val="20"/>
        </w:numPr>
        <w:spacing w:after="120"/>
        <w:rPr>
          <w:rFonts w:ascii="Times New Roman" w:hAnsi="Times New Roman"/>
        </w:rPr>
      </w:pPr>
      <w:r w:rsidRPr="00FF0611">
        <w:rPr>
          <w:rFonts w:ascii="Times New Roman" w:hAnsi="Times New Roman"/>
        </w:rPr>
        <w:t>List of p</w:t>
      </w:r>
      <w:r w:rsidR="00685624" w:rsidRPr="00FF0611">
        <w:rPr>
          <w:rFonts w:ascii="Times New Roman" w:hAnsi="Times New Roman"/>
        </w:rPr>
        <w:t>roducts category determined for this request</w:t>
      </w:r>
      <w:r w:rsidRPr="00FF0611">
        <w:rPr>
          <w:rFonts w:ascii="Times New Roman" w:hAnsi="Times New Roman"/>
        </w:rPr>
        <w:t>;</w:t>
      </w:r>
    </w:p>
    <w:p w14:paraId="08727CDA" w14:textId="265D44F7" w:rsidR="00685624" w:rsidRPr="00FF0611" w:rsidRDefault="00F96B6B" w:rsidP="00E61C3B">
      <w:pPr>
        <w:pStyle w:val="Akapitzlist"/>
        <w:numPr>
          <w:ilvl w:val="0"/>
          <w:numId w:val="20"/>
        </w:numPr>
        <w:spacing w:after="120"/>
        <w:rPr>
          <w:rFonts w:ascii="Times New Roman" w:hAnsi="Times New Roman"/>
        </w:rPr>
      </w:pPr>
      <w:r w:rsidRPr="00FF0611">
        <w:rPr>
          <w:rFonts w:ascii="Times New Roman" w:hAnsi="Times New Roman"/>
        </w:rPr>
        <w:t>m</w:t>
      </w:r>
      <w:r w:rsidR="00685624" w:rsidRPr="00FF0611">
        <w:rPr>
          <w:rFonts w:ascii="Times New Roman" w:hAnsi="Times New Roman"/>
        </w:rPr>
        <w:t>inimum technical specification or a specific nomenclature</w:t>
      </w:r>
      <w:r w:rsidRPr="00FF0611">
        <w:rPr>
          <w:rFonts w:ascii="Times New Roman" w:hAnsi="Times New Roman"/>
        </w:rPr>
        <w:t>,</w:t>
      </w:r>
      <w:r w:rsidR="00685624" w:rsidRPr="00FF0611">
        <w:rPr>
          <w:rFonts w:ascii="Times New Roman" w:hAnsi="Times New Roman"/>
        </w:rPr>
        <w:t xml:space="preserve"> where applicable</w:t>
      </w:r>
      <w:r w:rsidRPr="00FF0611">
        <w:rPr>
          <w:rFonts w:ascii="Times New Roman" w:hAnsi="Times New Roman"/>
        </w:rPr>
        <w:t>;</w:t>
      </w:r>
    </w:p>
    <w:p w14:paraId="2B2C7A2F" w14:textId="411C669A" w:rsidR="00685624" w:rsidRPr="00FF0611" w:rsidRDefault="00F96B6B" w:rsidP="00E61C3B">
      <w:pPr>
        <w:pStyle w:val="Akapitzlist"/>
        <w:numPr>
          <w:ilvl w:val="0"/>
          <w:numId w:val="20"/>
        </w:numPr>
        <w:spacing w:after="120"/>
        <w:rPr>
          <w:rFonts w:ascii="Times New Roman" w:hAnsi="Times New Roman"/>
        </w:rPr>
      </w:pPr>
      <w:r w:rsidRPr="00FF0611">
        <w:rPr>
          <w:rFonts w:ascii="Times New Roman" w:hAnsi="Times New Roman"/>
        </w:rPr>
        <w:t>l</w:t>
      </w:r>
      <w:r w:rsidR="00685624" w:rsidRPr="00FF0611">
        <w:rPr>
          <w:rFonts w:ascii="Times New Roman" w:hAnsi="Times New Roman"/>
        </w:rPr>
        <w:t>ots</w:t>
      </w:r>
      <w:r w:rsidRPr="00FF0611">
        <w:rPr>
          <w:rFonts w:ascii="Times New Roman" w:hAnsi="Times New Roman"/>
        </w:rPr>
        <w:t>,</w:t>
      </w:r>
      <w:r w:rsidR="00685624" w:rsidRPr="00FF0611">
        <w:rPr>
          <w:rFonts w:ascii="Times New Roman" w:hAnsi="Times New Roman"/>
        </w:rPr>
        <w:t xml:space="preserve"> where applicable</w:t>
      </w:r>
      <w:r w:rsidRPr="00FF0611">
        <w:rPr>
          <w:rFonts w:ascii="Times New Roman" w:hAnsi="Times New Roman"/>
        </w:rPr>
        <w:t>;</w:t>
      </w:r>
    </w:p>
    <w:p w14:paraId="64581F62" w14:textId="027C650B" w:rsidR="00685624" w:rsidRPr="00FF0611" w:rsidRDefault="00F96B6B" w:rsidP="00E61C3B">
      <w:pPr>
        <w:pStyle w:val="Akapitzlist"/>
        <w:numPr>
          <w:ilvl w:val="0"/>
          <w:numId w:val="20"/>
        </w:numPr>
        <w:spacing w:after="120"/>
        <w:rPr>
          <w:rFonts w:ascii="Times New Roman" w:hAnsi="Times New Roman"/>
        </w:rPr>
      </w:pPr>
      <w:r w:rsidRPr="00FF0611">
        <w:rPr>
          <w:rFonts w:ascii="Times New Roman" w:hAnsi="Times New Roman"/>
        </w:rPr>
        <w:t>f</w:t>
      </w:r>
      <w:r w:rsidR="00685624" w:rsidRPr="00FF0611">
        <w:rPr>
          <w:rFonts w:ascii="Times New Roman" w:hAnsi="Times New Roman"/>
        </w:rPr>
        <w:t>ixed and non-fixed terms and conditions</w:t>
      </w:r>
      <w:r w:rsidRPr="00FF0611">
        <w:rPr>
          <w:rFonts w:ascii="Times New Roman" w:hAnsi="Times New Roman"/>
        </w:rPr>
        <w:t>;</w:t>
      </w:r>
    </w:p>
    <w:p w14:paraId="4AD538C7" w14:textId="1FE3B3DA" w:rsidR="00685624" w:rsidRPr="00FF0611" w:rsidRDefault="00F96B6B" w:rsidP="00E61C3B">
      <w:pPr>
        <w:pStyle w:val="Akapitzlist"/>
        <w:numPr>
          <w:ilvl w:val="0"/>
          <w:numId w:val="20"/>
        </w:numPr>
        <w:spacing w:after="120"/>
      </w:pPr>
      <w:r w:rsidRPr="00FF0611">
        <w:rPr>
          <w:rFonts w:ascii="Times New Roman" w:hAnsi="Times New Roman"/>
        </w:rPr>
        <w:t>a</w:t>
      </w:r>
      <w:r w:rsidR="00685624" w:rsidRPr="00FF0611">
        <w:rPr>
          <w:rFonts w:ascii="Times New Roman" w:hAnsi="Times New Roman"/>
        </w:rPr>
        <w:t xml:space="preserve">warding </w:t>
      </w:r>
      <w:r w:rsidRPr="00FF0611">
        <w:rPr>
          <w:rFonts w:ascii="Times New Roman" w:hAnsi="Times New Roman"/>
        </w:rPr>
        <w:t>mechanisms</w:t>
      </w:r>
      <w:r w:rsidR="00685624" w:rsidRPr="00FF0611">
        <w:rPr>
          <w:rFonts w:ascii="Times New Roman" w:hAnsi="Times New Roman"/>
        </w:rPr>
        <w:t xml:space="preserve"> and evaluation criteria and techniques</w:t>
      </w:r>
      <w:r w:rsidRPr="00FF0611">
        <w:rPr>
          <w:rFonts w:ascii="Times New Roman" w:hAnsi="Times New Roman"/>
        </w:rPr>
        <w:t>.</w:t>
      </w:r>
    </w:p>
    <w:p w14:paraId="5DA09758" w14:textId="785B51BB" w:rsidR="00685624" w:rsidRPr="00FF0611" w:rsidRDefault="00685624" w:rsidP="00DD2002">
      <w:pPr>
        <w:pStyle w:val="Nagwek5"/>
        <w:numPr>
          <w:ilvl w:val="4"/>
          <w:numId w:val="3"/>
        </w:numPr>
        <w:rPr>
          <w:rFonts w:ascii="Times New Roman" w:hAnsi="Times New Roman" w:cs="Times New Roman"/>
        </w:rPr>
      </w:pPr>
      <w:r w:rsidRPr="00FF0611">
        <w:rPr>
          <w:rFonts w:ascii="Times New Roman" w:hAnsi="Times New Roman" w:cs="Times New Roman"/>
        </w:rPr>
        <w:t>State1 - Clarification (active.clarification)</w:t>
      </w:r>
    </w:p>
    <w:p w14:paraId="2E2EE3C2" w14:textId="56A56862" w:rsidR="00685624" w:rsidRPr="00FF0611" w:rsidRDefault="00616937" w:rsidP="00685624">
      <w:pPr>
        <w:jc w:val="both"/>
        <w:rPr>
          <w:rFonts w:ascii="Times New Roman" w:hAnsi="Times New Roman" w:cs="Times New Roman"/>
          <w:lang w:val="en-GB"/>
        </w:rPr>
      </w:pPr>
      <w:r w:rsidRPr="00FF0611">
        <w:rPr>
          <w:rFonts w:ascii="Times New Roman" w:hAnsi="Times New Roman" w:cs="Times New Roman"/>
          <w:lang w:val="en-GB"/>
        </w:rPr>
        <w:t xml:space="preserve">In the case of </w:t>
      </w:r>
      <w:r w:rsidR="00685624" w:rsidRPr="00FF0611">
        <w:rPr>
          <w:rFonts w:ascii="Times New Roman" w:hAnsi="Times New Roman" w:cs="Times New Roman"/>
          <w:lang w:val="en-GB"/>
        </w:rPr>
        <w:t xml:space="preserve">publication of a </w:t>
      </w:r>
      <w:r w:rsidR="00331FB5" w:rsidRPr="00FF0611">
        <w:rPr>
          <w:rFonts w:ascii="Times New Roman" w:hAnsi="Times New Roman" w:cs="Times New Roman"/>
          <w:lang w:val="en-GB"/>
        </w:rPr>
        <w:t>PAC</w:t>
      </w:r>
      <w:r w:rsidR="00685624" w:rsidRPr="00FF0611">
        <w:rPr>
          <w:rFonts w:ascii="Times New Roman" w:hAnsi="Times New Roman" w:cs="Times New Roman"/>
          <w:lang w:val="en-GB"/>
        </w:rPr>
        <w:t xml:space="preserve"> request (for informational purposes and for discussion but without call for proposals), </w:t>
      </w:r>
      <w:r w:rsidRPr="00FF0611">
        <w:rPr>
          <w:rFonts w:ascii="Times New Roman" w:hAnsi="Times New Roman" w:cs="Times New Roman"/>
          <w:lang w:val="en-GB"/>
        </w:rPr>
        <w:t>the CA</w:t>
      </w:r>
      <w:r w:rsidR="00685624" w:rsidRPr="00FF0611">
        <w:rPr>
          <w:rFonts w:ascii="Times New Roman" w:hAnsi="Times New Roman" w:cs="Times New Roman"/>
          <w:lang w:val="en-GB"/>
        </w:rPr>
        <w:t xml:space="preserve"> shall initiate a period for clarifications for all the interested EOs.</w:t>
      </w:r>
    </w:p>
    <w:p w14:paraId="5440A9E8" w14:textId="0AB42766" w:rsidR="00685624" w:rsidRPr="00FF0611" w:rsidRDefault="00685624" w:rsidP="00685624">
      <w:pPr>
        <w:rPr>
          <w:rFonts w:ascii="Times New Roman" w:hAnsi="Times New Roman" w:cs="Times New Roman"/>
          <w:u w:val="single"/>
          <w:lang w:val="en-GB"/>
        </w:rPr>
      </w:pPr>
      <w:r w:rsidRPr="00FF0611">
        <w:rPr>
          <w:rFonts w:ascii="Times New Roman" w:hAnsi="Times New Roman" w:cs="Times New Roman"/>
          <w:u w:val="single"/>
          <w:lang w:val="en-GB"/>
        </w:rPr>
        <w:t>Call for enquiries</w:t>
      </w:r>
    </w:p>
    <w:p w14:paraId="52007E37" w14:textId="431F296B" w:rsidR="00685624" w:rsidRPr="00FF0611" w:rsidRDefault="00685624" w:rsidP="00685624">
      <w:pPr>
        <w:jc w:val="both"/>
        <w:rPr>
          <w:rFonts w:ascii="Times New Roman" w:hAnsi="Times New Roman" w:cs="Times New Roman"/>
          <w:lang w:val="en-GB"/>
        </w:rPr>
      </w:pPr>
      <w:r w:rsidRPr="00FF0611">
        <w:rPr>
          <w:rFonts w:ascii="Times New Roman" w:hAnsi="Times New Roman" w:cs="Times New Roman"/>
          <w:lang w:val="en-GB"/>
        </w:rPr>
        <w:t xml:space="preserve">In order to indicate a start of the explanatory phase of a </w:t>
      </w:r>
      <w:r w:rsidR="00616937" w:rsidRPr="00FF0611">
        <w:rPr>
          <w:rFonts w:ascii="Times New Roman" w:hAnsi="Times New Roman" w:cs="Times New Roman"/>
          <w:lang w:val="en-GB"/>
        </w:rPr>
        <w:t>procurement</w:t>
      </w:r>
      <w:r w:rsidRPr="00FF0611">
        <w:rPr>
          <w:rFonts w:ascii="Times New Roman" w:hAnsi="Times New Roman" w:cs="Times New Roman"/>
          <w:lang w:val="en-GB"/>
        </w:rPr>
        <w:t xml:space="preserve"> process, </w:t>
      </w:r>
      <w:r w:rsidR="00616937" w:rsidRPr="00FF0611">
        <w:rPr>
          <w:rFonts w:ascii="Times New Roman" w:hAnsi="Times New Roman" w:cs="Times New Roman"/>
          <w:lang w:val="en-GB"/>
        </w:rPr>
        <w:t>the CA</w:t>
      </w:r>
      <w:r w:rsidRPr="00FF0611">
        <w:rPr>
          <w:rFonts w:ascii="Times New Roman" w:hAnsi="Times New Roman" w:cs="Times New Roman"/>
          <w:lang w:val="en-GB"/>
        </w:rPr>
        <w:t xml:space="preserve"> shall establish a start date as an enquiry session. Such an indication shall be done by adding a separate</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66" w:author="Alba Colomer Padrosa" w:date="2021-01-27T17:31:00Z">
            <w:rPr>
              <w:rFonts w:ascii="Courier New" w:eastAsia="Courier New" w:hAnsi="Courier New" w:cs="Courier New"/>
              <w:color w:val="000000"/>
              <w:lang w:val="en-GB"/>
            </w:rPr>
          </w:rPrChange>
        </w:rPr>
        <w:t>enquiryPeriod</w:t>
      </w:r>
      <w:r w:rsidRPr="00FF0611">
        <w:rPr>
          <w:lang w:val="en-GB"/>
        </w:rPr>
        <w:t xml:space="preserve"> </w:t>
      </w:r>
      <w:r w:rsidRPr="00FF0611">
        <w:rPr>
          <w:rFonts w:ascii="Times New Roman" w:hAnsi="Times New Roman" w:cs="Times New Roman"/>
          <w:lang w:val="en-GB"/>
        </w:rPr>
        <w:t>object into</w:t>
      </w:r>
      <w:r w:rsidR="00616937" w:rsidRPr="00FF0611">
        <w:rPr>
          <w:rFonts w:ascii="Times New Roman" w:hAnsi="Times New Roman" w:cs="Times New Roman"/>
          <w:lang w:val="en-GB"/>
        </w:rPr>
        <w:t xml:space="preserve"> the</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67" w:author="Alba Colomer Padrosa" w:date="2021-01-27T17:31:00Z">
            <w:rPr>
              <w:rFonts w:ascii="Courier New" w:eastAsia="Courier New" w:hAnsi="Courier New" w:cs="Courier New"/>
              <w:color w:val="000000"/>
              <w:lang w:val="en-GB"/>
            </w:rPr>
          </w:rPrChange>
        </w:rPr>
        <w:t>tender</w:t>
      </w:r>
      <w:r w:rsidRPr="00FF0611">
        <w:rPr>
          <w:lang w:val="en-GB"/>
        </w:rPr>
        <w:t xml:space="preserve"> </w:t>
      </w:r>
      <w:r w:rsidRPr="00FF0611">
        <w:rPr>
          <w:rFonts w:ascii="Times New Roman" w:hAnsi="Times New Roman" w:cs="Times New Roman"/>
          <w:lang w:val="en-GB"/>
        </w:rPr>
        <w:t>building block</w:t>
      </w:r>
      <w:r w:rsidR="000C4A64" w:rsidRPr="00FF0611">
        <w:rPr>
          <w:rFonts w:ascii="Times New Roman" w:hAnsi="Times New Roman" w:cs="Times New Roman"/>
          <w:lang w:val="en-GB"/>
        </w:rPr>
        <w:t>, which will reflect the end date indicated by the CA and its start date will reflect</w:t>
      </w:r>
      <w:del w:id="1568" w:author="Alba Colomer Padrosa" w:date="2021-01-27T17:33:00Z">
        <w:r w:rsidR="000C4A64" w:rsidRPr="00FF0611" w:rsidDel="00DB5632">
          <w:rPr>
            <w:rFonts w:ascii="Times New Roman" w:hAnsi="Times New Roman" w:cs="Times New Roman"/>
            <w:lang w:val="en-GB"/>
          </w:rPr>
          <w:delText>ed</w:delText>
        </w:r>
      </w:del>
      <w:r w:rsidR="000C4A64" w:rsidRPr="00FF0611">
        <w:rPr>
          <w:rFonts w:ascii="Times New Roman" w:hAnsi="Times New Roman" w:cs="Times New Roman"/>
          <w:lang w:val="en-GB"/>
        </w:rPr>
        <w:t xml:space="preserve"> the moment of initiation of the explanatory phase in the system</w:t>
      </w:r>
      <w:r w:rsidRPr="00FF0611">
        <w:rPr>
          <w:rFonts w:ascii="Times New Roman" w:hAnsi="Times New Roman" w:cs="Times New Roman"/>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685624" w:rsidRPr="00FF0611" w14:paraId="42D3D935" w14:textId="77777777" w:rsidTr="007D1574">
        <w:tc>
          <w:tcPr>
            <w:tcW w:w="8417" w:type="dxa"/>
            <w:tcMar>
              <w:right w:w="100" w:type="dxa"/>
            </w:tcMar>
          </w:tcPr>
          <w:p w14:paraId="77F6E62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5E7A49B"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32A2AAB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"enquiryPeriod"</w:t>
            </w:r>
            <w:r w:rsidRPr="00FF0611">
              <w:rPr>
                <w:rFonts w:ascii="Courier New" w:eastAsia="Courier New" w:hAnsi="Courier New" w:cs="Courier New"/>
                <w:color w:val="000000"/>
                <w:sz w:val="18"/>
                <w:szCs w:val="18"/>
                <w:lang w:val="en-GB"/>
              </w:rPr>
              <w:t>: {</w:t>
            </w:r>
          </w:p>
          <w:p w14:paraId="257B4715"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"startDate"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0562B0FF"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"endDate"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362CDB3D"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1E37A44"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ED66B01"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37EFE9DA" w14:textId="778EF7D2"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69" w:author="Alba Colomer Padrosa" w:date="2021-01-27T17:32:00Z">
        <w:r>
          <w:rPr>
            <w:noProof/>
            <w:lang w:val="en-GB"/>
          </w:rPr>
          <w:t>52</w:t>
        </w:r>
      </w:ins>
      <w:del w:id="1570" w:author="Alba Colomer Padrosa" w:date="2021-01-27T17:32:00Z">
        <w:r w:rsidRPr="00FF0611" w:rsidDel="00DB5632">
          <w:rPr>
            <w:noProof/>
            <w:lang w:val="en-GB"/>
          </w:rPr>
          <w:delText>8</w:delText>
        </w:r>
      </w:del>
      <w:r w:rsidRPr="00FF0611">
        <w:rPr>
          <w:lang w:val="en-GB"/>
        </w:rPr>
        <w:fldChar w:fldCharType="end"/>
      </w:r>
      <w:r w:rsidRPr="00FF0611">
        <w:rPr>
          <w:lang w:val="en-GB"/>
        </w:rPr>
        <w:t xml:space="preserve"> – </w:t>
      </w:r>
      <w:r>
        <w:rPr>
          <w:lang w:val="en-GB"/>
        </w:rPr>
        <w:t>Enquiry period</w:t>
      </w:r>
    </w:p>
    <w:p w14:paraId="3C7E3D3F" w14:textId="09EB30B5" w:rsidR="00685624" w:rsidRPr="00FF0611" w:rsidDel="00DB5632" w:rsidRDefault="00685624" w:rsidP="00685624">
      <w:pPr>
        <w:rPr>
          <w:del w:id="1571" w:author="Alba Colomer Padrosa" w:date="2021-01-27T17:32:00Z"/>
          <w:rFonts w:ascii="Times New Roman" w:hAnsi="Times New Roman" w:cs="Times New Roman"/>
          <w:lang w:val="en-GB" w:eastAsia="en-GB"/>
        </w:rPr>
      </w:pPr>
    </w:p>
    <w:p w14:paraId="74DB033A" w14:textId="55E37102" w:rsidR="00685624" w:rsidRPr="00FF0611" w:rsidRDefault="00685624" w:rsidP="00DD2002">
      <w:pPr>
        <w:pStyle w:val="Nagwek5"/>
        <w:numPr>
          <w:ilvl w:val="4"/>
          <w:numId w:val="3"/>
        </w:numPr>
        <w:rPr>
          <w:rFonts w:ascii="Times New Roman" w:hAnsi="Times New Roman" w:cs="Times New Roman"/>
        </w:rPr>
      </w:pPr>
      <w:r w:rsidRPr="00FF0611">
        <w:rPr>
          <w:rFonts w:ascii="Times New Roman" w:hAnsi="Times New Roman" w:cs="Times New Roman"/>
        </w:rPr>
        <w:t>State2 - Tendering (</w:t>
      </w:r>
      <w:r w:rsidRPr="00DB5632">
        <w:rPr>
          <w:rFonts w:ascii="Times New Roman" w:eastAsia="Courier New" w:hAnsi="Times New Roman" w:cs="Times New Roman"/>
          <w:color w:val="DD1144"/>
          <w:szCs w:val="22"/>
          <w:shd w:val="clear" w:color="auto" w:fill="F3F3F3"/>
          <w:lang w:eastAsia="en-US"/>
          <w:rPrChange w:id="1572" w:author="Alba Colomer Padrosa" w:date="2021-01-27T17:34:00Z">
            <w:rPr>
              <w:rFonts w:ascii="Times New Roman" w:hAnsi="Times New Roman" w:cs="Times New Roman"/>
            </w:rPr>
          </w:rPrChange>
        </w:rPr>
        <w:t>active.tendering</w:t>
      </w:r>
      <w:r w:rsidRPr="00FF0611">
        <w:rPr>
          <w:rFonts w:ascii="Times New Roman" w:hAnsi="Times New Roman" w:cs="Times New Roman"/>
        </w:rPr>
        <w:t>)</w:t>
      </w:r>
    </w:p>
    <w:p w14:paraId="2725329B" w14:textId="0D2B7EFB" w:rsidR="00685624" w:rsidRPr="00FF0611" w:rsidRDefault="00685624" w:rsidP="00685624">
      <w:pPr>
        <w:jc w:val="both"/>
        <w:rPr>
          <w:rFonts w:ascii="Times New Roman" w:hAnsi="Times New Roman" w:cs="Times New Roman"/>
          <w:lang w:val="en-GB"/>
        </w:rPr>
      </w:pPr>
      <w:r w:rsidRPr="00FF0611">
        <w:rPr>
          <w:rFonts w:ascii="Times New Roman" w:hAnsi="Times New Roman" w:cs="Times New Roman"/>
          <w:lang w:val="en-GB"/>
        </w:rPr>
        <w:t xml:space="preserve">Either after </w:t>
      </w:r>
      <w:r w:rsidR="00B67308" w:rsidRPr="00FF0611">
        <w:rPr>
          <w:rFonts w:ascii="Times New Roman" w:hAnsi="Times New Roman" w:cs="Times New Roman"/>
          <w:lang w:val="en-GB"/>
        </w:rPr>
        <w:t xml:space="preserve">the </w:t>
      </w:r>
      <w:r w:rsidRPr="00FF0611">
        <w:rPr>
          <w:rFonts w:ascii="Times New Roman" w:hAnsi="Times New Roman" w:cs="Times New Roman"/>
          <w:lang w:val="en-GB"/>
        </w:rPr>
        <w:t xml:space="preserve">clarification phase (State1) or together with </w:t>
      </w:r>
      <w:r w:rsidR="00B67308" w:rsidRPr="00FF0611">
        <w:rPr>
          <w:rFonts w:ascii="Times New Roman" w:hAnsi="Times New Roman" w:cs="Times New Roman"/>
          <w:lang w:val="en-GB"/>
        </w:rPr>
        <w:t xml:space="preserve">the </w:t>
      </w:r>
      <w:r w:rsidRPr="00FF0611">
        <w:rPr>
          <w:rFonts w:ascii="Times New Roman" w:hAnsi="Times New Roman" w:cs="Times New Roman"/>
          <w:lang w:val="en-GB"/>
        </w:rPr>
        <w:t xml:space="preserve">publication of </w:t>
      </w:r>
      <w:r w:rsidR="00CF78A7" w:rsidRPr="00FF0611">
        <w:rPr>
          <w:rFonts w:ascii="Times New Roman" w:hAnsi="Times New Roman" w:cs="Times New Roman"/>
          <w:lang w:val="en-GB"/>
        </w:rPr>
        <w:t>the PAC</w:t>
      </w:r>
      <w:r w:rsidRPr="00FF0611">
        <w:rPr>
          <w:rFonts w:ascii="Times New Roman" w:hAnsi="Times New Roman" w:cs="Times New Roman"/>
          <w:lang w:val="en-GB"/>
        </w:rPr>
        <w:t xml:space="preserve"> request, </w:t>
      </w:r>
      <w:r w:rsidR="00CF78A7" w:rsidRPr="00FF0611">
        <w:rPr>
          <w:rFonts w:ascii="Times New Roman" w:hAnsi="Times New Roman" w:cs="Times New Roman"/>
          <w:lang w:val="en-GB"/>
        </w:rPr>
        <w:t>the CA</w:t>
      </w:r>
      <w:r w:rsidRPr="00FF0611">
        <w:rPr>
          <w:rFonts w:ascii="Times New Roman" w:hAnsi="Times New Roman" w:cs="Times New Roman"/>
          <w:lang w:val="en-GB"/>
        </w:rPr>
        <w:t xml:space="preserve"> shall initiate a period for submission of the </w:t>
      </w:r>
      <w:r w:rsidR="00CF78A7" w:rsidRPr="00FF0611">
        <w:rPr>
          <w:rFonts w:ascii="Times New Roman" w:hAnsi="Times New Roman" w:cs="Times New Roman"/>
          <w:lang w:val="en-GB"/>
        </w:rPr>
        <w:t>PAC</w:t>
      </w:r>
      <w:r w:rsidRPr="00FF0611">
        <w:rPr>
          <w:rFonts w:ascii="Times New Roman" w:hAnsi="Times New Roman" w:cs="Times New Roman"/>
          <w:lang w:val="en-GB"/>
        </w:rPr>
        <w:t xml:space="preserve"> by either any interested EO or invited candidates.</w:t>
      </w:r>
    </w:p>
    <w:p w14:paraId="504178BA" w14:textId="6670EE66" w:rsidR="00685624" w:rsidRPr="00FF0611" w:rsidRDefault="00685624" w:rsidP="00685624">
      <w:pPr>
        <w:rPr>
          <w:rFonts w:ascii="Times New Roman" w:hAnsi="Times New Roman" w:cs="Times New Roman"/>
          <w:u w:val="single"/>
          <w:lang w:val="en-GB"/>
        </w:rPr>
      </w:pPr>
      <w:r w:rsidRPr="00FF0611">
        <w:rPr>
          <w:rFonts w:ascii="Times New Roman" w:hAnsi="Times New Roman" w:cs="Times New Roman"/>
          <w:u w:val="single"/>
          <w:lang w:val="en-GB"/>
        </w:rPr>
        <w:t>Call for proposals</w:t>
      </w:r>
    </w:p>
    <w:p w14:paraId="29ABD7DB" w14:textId="55A1EBA1" w:rsidR="00685624" w:rsidRPr="00FF0611" w:rsidRDefault="00685624" w:rsidP="00291980">
      <w:pPr>
        <w:jc w:val="both"/>
        <w:rPr>
          <w:rFonts w:ascii="Times New Roman" w:hAnsi="Times New Roman" w:cs="Times New Roman"/>
          <w:lang w:val="en-GB"/>
        </w:rPr>
      </w:pPr>
      <w:r w:rsidRPr="00FF0611">
        <w:rPr>
          <w:rFonts w:ascii="Times New Roman" w:hAnsi="Times New Roman" w:cs="Times New Roman"/>
          <w:lang w:val="en-GB"/>
        </w:rPr>
        <w:t xml:space="preserve">In order to indicate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start of the tendering phase of a </w:t>
      </w:r>
      <w:r w:rsidR="00CF78A7" w:rsidRPr="00FF0611">
        <w:rPr>
          <w:rFonts w:ascii="Times New Roman" w:hAnsi="Times New Roman" w:cs="Times New Roman"/>
          <w:lang w:val="en-GB"/>
        </w:rPr>
        <w:t>procurement</w:t>
      </w:r>
      <w:r w:rsidRPr="00FF0611">
        <w:rPr>
          <w:rFonts w:ascii="Times New Roman" w:hAnsi="Times New Roman" w:cs="Times New Roman"/>
          <w:lang w:val="en-GB"/>
        </w:rPr>
        <w:t xml:space="preserve"> process, </w:t>
      </w:r>
      <w:r w:rsidR="00CF78A7" w:rsidRPr="00FF0611">
        <w:rPr>
          <w:rFonts w:ascii="Times New Roman" w:hAnsi="Times New Roman" w:cs="Times New Roman"/>
          <w:lang w:val="en-GB"/>
        </w:rPr>
        <w:t>the CA</w:t>
      </w:r>
      <w:r w:rsidRPr="00FF0611">
        <w:rPr>
          <w:rFonts w:ascii="Times New Roman" w:hAnsi="Times New Roman" w:cs="Times New Roman"/>
          <w:lang w:val="en-GB"/>
        </w:rPr>
        <w:t xml:space="preserve"> shall establish a start date </w:t>
      </w:r>
      <w:r w:rsidR="00CF78A7" w:rsidRPr="00FF0611">
        <w:rPr>
          <w:rFonts w:ascii="Times New Roman" w:hAnsi="Times New Roman" w:cs="Times New Roman"/>
          <w:lang w:val="en-GB"/>
        </w:rPr>
        <w:t>for the tendering period during which interested EOs will be able to submit their tenders</w:t>
      </w:r>
      <w:r w:rsidRPr="00FF0611">
        <w:rPr>
          <w:rFonts w:ascii="Times New Roman" w:hAnsi="Times New Roman" w:cs="Times New Roman"/>
          <w:lang w:val="en-GB"/>
        </w:rPr>
        <w:t xml:space="preserve">. </w:t>
      </w:r>
      <w:r w:rsidR="00CF78A7" w:rsidRPr="00FF0611">
        <w:rPr>
          <w:rFonts w:ascii="Times New Roman" w:hAnsi="Times New Roman" w:cs="Times New Roman"/>
          <w:lang w:val="en-GB"/>
        </w:rPr>
        <w:t>This</w:t>
      </w:r>
      <w:r w:rsidRPr="00FF0611">
        <w:rPr>
          <w:rFonts w:ascii="Times New Roman" w:hAnsi="Times New Roman" w:cs="Times New Roman"/>
          <w:lang w:val="en-GB"/>
        </w:rPr>
        <w:t xml:space="preserve"> shall be done by adding a separate</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73" w:author="Alba Colomer Padrosa" w:date="2021-01-27T17:33:00Z">
            <w:rPr>
              <w:rFonts w:ascii="Courier New" w:eastAsia="Courier New" w:hAnsi="Courier New" w:cs="Courier New"/>
              <w:color w:val="000000"/>
              <w:lang w:val="en-GB"/>
            </w:rPr>
          </w:rPrChange>
        </w:rPr>
        <w:t>tenderPeriod</w:t>
      </w:r>
      <w:r w:rsidRPr="00FF0611">
        <w:rPr>
          <w:lang w:val="en-GB"/>
        </w:rPr>
        <w:t xml:space="preserve"> </w:t>
      </w:r>
      <w:r w:rsidRPr="00FF0611">
        <w:rPr>
          <w:rFonts w:ascii="Times New Roman" w:hAnsi="Times New Roman" w:cs="Times New Roman"/>
          <w:lang w:val="en-GB"/>
        </w:rPr>
        <w:t>object into</w:t>
      </w:r>
      <w:r w:rsidR="00CF78A7" w:rsidRPr="00FF0611">
        <w:rPr>
          <w:rFonts w:ascii="Times New Roman" w:hAnsi="Times New Roman" w:cs="Times New Roman"/>
          <w:lang w:val="en-GB"/>
        </w:rPr>
        <w:t xml:space="preserve"> the</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74" w:author="Alba Colomer Padrosa" w:date="2021-01-27T17:33:00Z">
            <w:rPr>
              <w:rFonts w:ascii="Courier New" w:eastAsia="Courier New" w:hAnsi="Courier New" w:cs="Courier New"/>
              <w:color w:val="000000"/>
              <w:lang w:val="en-GB"/>
            </w:rPr>
          </w:rPrChange>
        </w:rPr>
        <w:t>tender</w:t>
      </w:r>
      <w:r w:rsidRPr="00FF0611">
        <w:rPr>
          <w:lang w:val="en-GB"/>
        </w:rPr>
        <w:t xml:space="preserve"> </w:t>
      </w:r>
      <w:r w:rsidRPr="00FF0611">
        <w:rPr>
          <w:rFonts w:ascii="Times New Roman" w:hAnsi="Times New Roman" w:cs="Times New Roman"/>
          <w:lang w:val="en-GB"/>
        </w:rPr>
        <w:t xml:space="preserve">building block which will reflect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end date </w:t>
      </w:r>
      <w:r w:rsidR="00CF78A7" w:rsidRPr="00FF0611">
        <w:rPr>
          <w:rFonts w:ascii="Times New Roman" w:hAnsi="Times New Roman" w:cs="Times New Roman"/>
          <w:lang w:val="en-GB"/>
        </w:rPr>
        <w:t>indicated</w:t>
      </w:r>
      <w:r w:rsidRPr="00FF0611">
        <w:rPr>
          <w:rFonts w:ascii="Times New Roman" w:hAnsi="Times New Roman" w:cs="Times New Roman"/>
          <w:lang w:val="en-GB"/>
        </w:rPr>
        <w:t xml:space="preserve"> by </w:t>
      </w:r>
      <w:r w:rsidR="00CF78A7" w:rsidRPr="00FF0611">
        <w:rPr>
          <w:rFonts w:ascii="Times New Roman" w:hAnsi="Times New Roman" w:cs="Times New Roman"/>
          <w:lang w:val="en-GB"/>
        </w:rPr>
        <w:t>the CA</w:t>
      </w:r>
      <w:r w:rsidRPr="00FF0611">
        <w:rPr>
          <w:rFonts w:ascii="Times New Roman" w:hAnsi="Times New Roman" w:cs="Times New Roman"/>
          <w:lang w:val="en-GB"/>
        </w:rPr>
        <w:t xml:space="preserve"> and its start date </w:t>
      </w:r>
      <w:r w:rsidR="00CF78A7" w:rsidRPr="00FF0611">
        <w:rPr>
          <w:rFonts w:ascii="Times New Roman" w:hAnsi="Times New Roman" w:cs="Times New Roman"/>
          <w:lang w:val="en-GB"/>
        </w:rPr>
        <w:t xml:space="preserve">will </w:t>
      </w:r>
      <w:r w:rsidRPr="00FF0611">
        <w:rPr>
          <w:rFonts w:ascii="Times New Roman" w:hAnsi="Times New Roman" w:cs="Times New Roman"/>
          <w:lang w:val="en-GB"/>
        </w:rPr>
        <w:t xml:space="preserve">reflected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moment of initiation of </w:t>
      </w:r>
      <w:r w:rsidR="00CF78A7" w:rsidRPr="00FF0611">
        <w:rPr>
          <w:rFonts w:ascii="Times New Roman" w:hAnsi="Times New Roman" w:cs="Times New Roman"/>
          <w:lang w:val="en-GB"/>
        </w:rPr>
        <w:t xml:space="preserve">the </w:t>
      </w:r>
      <w:r w:rsidRPr="00FF0611">
        <w:rPr>
          <w:rFonts w:ascii="Times New Roman" w:hAnsi="Times New Roman" w:cs="Times New Roman"/>
          <w:lang w:val="en-GB"/>
        </w:rPr>
        <w:t>tendering phase</w:t>
      </w:r>
      <w:r w:rsidR="00CF78A7" w:rsidRPr="00FF0611">
        <w:rPr>
          <w:rFonts w:ascii="Times New Roman" w:hAnsi="Times New Roman" w:cs="Times New Roman"/>
          <w:lang w:val="en-GB"/>
        </w:rPr>
        <w:t xml:space="preserve"> in the system</w:t>
      </w:r>
      <w:r w:rsidRPr="00FF0611">
        <w:rPr>
          <w:rFonts w:ascii="Times New Roman" w:hAnsi="Times New Roman" w:cs="Times New Roman"/>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685624" w:rsidRPr="00FF0611" w14:paraId="39F2944D" w14:textId="77777777" w:rsidTr="007D1574">
        <w:tc>
          <w:tcPr>
            <w:tcW w:w="8417" w:type="dxa"/>
            <w:tcMar>
              <w:right w:w="100" w:type="dxa"/>
            </w:tcMar>
          </w:tcPr>
          <w:p w14:paraId="4084BDA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3F6BB7DC"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22793BC1"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"tenderPeriod"</w:t>
            </w:r>
            <w:r w:rsidRPr="00FF0611">
              <w:rPr>
                <w:rFonts w:ascii="Courier New" w:eastAsia="Courier New" w:hAnsi="Courier New" w:cs="Courier New"/>
                <w:color w:val="000000"/>
                <w:sz w:val="18"/>
                <w:szCs w:val="18"/>
                <w:lang w:val="en-GB"/>
              </w:rPr>
              <w:t>: {</w:t>
            </w:r>
          </w:p>
          <w:p w14:paraId="1FF623DF"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"startDate"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0CAE3CD"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"endDate"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291F56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47F7622"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8E3E5C5" w14:textId="77777777" w:rsidR="00685624" w:rsidRPr="00FF0611" w:rsidRDefault="0068562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B095B98" w14:textId="2B96DBDC"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75" w:author="Alba Colomer Padrosa" w:date="2021-01-27T17:34:00Z">
        <w:r>
          <w:rPr>
            <w:noProof/>
            <w:lang w:val="en-GB"/>
          </w:rPr>
          <w:t>53</w:t>
        </w:r>
      </w:ins>
      <w:del w:id="1576" w:author="Alba Colomer Padrosa" w:date="2021-01-27T17:34:00Z">
        <w:r w:rsidDel="00DB5632">
          <w:rPr>
            <w:noProof/>
            <w:lang w:val="en-GB"/>
          </w:rPr>
          <w:delText>52</w:delText>
        </w:r>
      </w:del>
      <w:r w:rsidRPr="00FF0611">
        <w:rPr>
          <w:lang w:val="en-GB"/>
        </w:rPr>
        <w:fldChar w:fldCharType="end"/>
      </w:r>
      <w:r w:rsidRPr="00FF0611">
        <w:rPr>
          <w:lang w:val="en-GB"/>
        </w:rPr>
        <w:t xml:space="preserve"> – </w:t>
      </w:r>
      <w:r>
        <w:rPr>
          <w:lang w:val="en-GB"/>
        </w:rPr>
        <w:t>Tender period</w:t>
      </w:r>
    </w:p>
    <w:p w14:paraId="2A3030BB" w14:textId="77777777" w:rsidR="00685624" w:rsidRPr="00FF0611" w:rsidRDefault="00685624" w:rsidP="00685624">
      <w:pPr>
        <w:rPr>
          <w:lang w:val="en-GB"/>
        </w:rPr>
      </w:pP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9067"/>
      </w:tblGrid>
      <w:tr w:rsidR="00685624" w:rsidRPr="00FF0611" w14:paraId="09F3982E" w14:textId="77777777" w:rsidTr="00364B81">
        <w:tc>
          <w:tcPr>
            <w:tcW w:w="9067" w:type="dxa"/>
            <w:shd w:val="clear" w:color="auto" w:fill="D5DCE4" w:themeFill="text2" w:themeFillTint="33"/>
          </w:tcPr>
          <w:p w14:paraId="15CA38D9" w14:textId="22F46443" w:rsidR="00685624" w:rsidRPr="00FF0611" w:rsidRDefault="00685624" w:rsidP="00CF78A7">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Whe</w:t>
            </w:r>
            <w:r w:rsidR="00CF78A7" w:rsidRPr="00FF0611">
              <w:rPr>
                <w:rFonts w:ascii="Times New Roman" w:eastAsiaTheme="minorEastAsia" w:hAnsi="Times New Roman" w:cs="Times New Roman"/>
                <w:color w:val="404040" w:themeColor="text1" w:themeTint="BF"/>
                <w:lang w:val="en-GB"/>
              </w:rPr>
              <w:t>n the</w:t>
            </w:r>
            <w:r w:rsidRPr="00FF0611">
              <w:rPr>
                <w:rFonts w:ascii="Times New Roman" w:eastAsiaTheme="minorEastAsia" w:hAnsi="Times New Roman" w:cs="Times New Roman"/>
                <w:color w:val="404040" w:themeColor="text1" w:themeTint="BF"/>
                <w:lang w:val="en-GB"/>
              </w:rPr>
              <w:t xml:space="preserve"> call for proposals is to be published together with </w:t>
            </w:r>
            <w:r w:rsidR="00CF78A7" w:rsidRPr="00FF0611">
              <w:rPr>
                <w:rFonts w:ascii="Times New Roman" w:eastAsiaTheme="minorEastAsia" w:hAnsi="Times New Roman" w:cs="Times New Roman"/>
                <w:color w:val="404040" w:themeColor="text1" w:themeTint="BF"/>
                <w:lang w:val="en-GB"/>
              </w:rPr>
              <w:t xml:space="preserve">the </w:t>
            </w:r>
            <w:r w:rsidRPr="00FF0611">
              <w:rPr>
                <w:rFonts w:ascii="Times New Roman" w:eastAsiaTheme="minorEastAsia" w:hAnsi="Times New Roman" w:cs="Times New Roman"/>
                <w:color w:val="404040" w:themeColor="text1" w:themeTint="BF"/>
                <w:lang w:val="en-GB"/>
              </w:rPr>
              <w:t xml:space="preserve">publication of a </w:t>
            </w:r>
            <w:r w:rsidR="00CF78A7" w:rsidRPr="00FF0611">
              <w:rPr>
                <w:rFonts w:ascii="Times New Roman" w:eastAsiaTheme="minorEastAsia" w:hAnsi="Times New Roman" w:cs="Times New Roman"/>
                <w:color w:val="404040" w:themeColor="text1" w:themeTint="BF"/>
                <w:lang w:val="en-GB"/>
              </w:rPr>
              <w:t>PAC</w:t>
            </w:r>
            <w:r w:rsidRPr="00FF0611">
              <w:rPr>
                <w:rFonts w:ascii="Times New Roman" w:eastAsiaTheme="minorEastAsia" w:hAnsi="Times New Roman" w:cs="Times New Roman"/>
                <w:color w:val="404040" w:themeColor="text1" w:themeTint="BF"/>
                <w:lang w:val="en-GB"/>
              </w:rPr>
              <w:t xml:space="preserve"> request, call for enquiries</w:t>
            </w:r>
            <w:r w:rsidR="00CF78A7" w:rsidRPr="00FF0611">
              <w:rPr>
                <w:rFonts w:ascii="Times New Roman" w:eastAsiaTheme="minorEastAsia" w:hAnsi="Times New Roman" w:cs="Times New Roman"/>
                <w:color w:val="404040" w:themeColor="text1" w:themeTint="BF"/>
                <w:lang w:val="en-GB"/>
              </w:rPr>
              <w:t xml:space="preserve"> is</w:t>
            </w:r>
            <w:r w:rsidRPr="00FF0611">
              <w:rPr>
                <w:rFonts w:ascii="Times New Roman" w:eastAsiaTheme="minorEastAsia" w:hAnsi="Times New Roman" w:cs="Times New Roman"/>
                <w:color w:val="404040" w:themeColor="text1" w:themeTint="BF"/>
                <w:lang w:val="en-GB"/>
              </w:rPr>
              <w:t xml:space="preserve"> supposed to be included into </w:t>
            </w:r>
            <w:r w:rsidR="00CF78A7" w:rsidRPr="00FF0611">
              <w:rPr>
                <w:rFonts w:ascii="Times New Roman" w:eastAsiaTheme="minorEastAsia" w:hAnsi="Times New Roman" w:cs="Times New Roman"/>
                <w:color w:val="404040" w:themeColor="text1" w:themeTint="BF"/>
                <w:lang w:val="en-GB"/>
              </w:rPr>
              <w:t>the</w:t>
            </w:r>
            <w:r w:rsidRPr="00FF0611">
              <w:rPr>
                <w:rFonts w:ascii="Times New Roman" w:eastAsiaTheme="minorEastAsia" w:hAnsi="Times New Roman" w:cs="Times New Roman"/>
                <w:color w:val="404040" w:themeColor="text1" w:themeTint="BF"/>
                <w:lang w:val="en-GB"/>
              </w:rPr>
              <w:t xml:space="preserve"> same period of time but as a separate object as described above</w:t>
            </w:r>
            <w:r w:rsidR="00CF78A7" w:rsidRPr="00FF0611">
              <w:rPr>
                <w:rFonts w:ascii="Times New Roman" w:eastAsiaTheme="minorEastAsia" w:hAnsi="Times New Roman" w:cs="Times New Roman"/>
                <w:color w:val="404040" w:themeColor="text1" w:themeTint="BF"/>
                <w:lang w:val="en-GB"/>
              </w:rPr>
              <w:t>.</w:t>
            </w:r>
          </w:p>
        </w:tc>
      </w:tr>
    </w:tbl>
    <w:p w14:paraId="794B13BF" w14:textId="77777777" w:rsidR="00685624" w:rsidRPr="00FF0611" w:rsidRDefault="00685624" w:rsidP="00685624">
      <w:pPr>
        <w:jc w:val="both"/>
        <w:rPr>
          <w:rFonts w:ascii="Times New Roman" w:hAnsi="Times New Roman" w:cs="Times New Roman"/>
          <w:lang w:val="en-GB"/>
        </w:rPr>
      </w:pPr>
    </w:p>
    <w:p w14:paraId="5D91DE75" w14:textId="3473BE1B" w:rsidR="00291980" w:rsidRPr="00FF0611" w:rsidRDefault="00291980" w:rsidP="00291980">
      <w:pPr>
        <w:rPr>
          <w:rFonts w:ascii="Times New Roman" w:hAnsi="Times New Roman" w:cs="Times New Roman"/>
          <w:u w:val="single"/>
          <w:lang w:val="en-GB"/>
        </w:rPr>
      </w:pPr>
      <w:r w:rsidRPr="00FF0611">
        <w:rPr>
          <w:rFonts w:ascii="Times New Roman" w:hAnsi="Times New Roman" w:cs="Times New Roman"/>
          <w:u w:val="single"/>
          <w:lang w:val="en-GB"/>
        </w:rPr>
        <w:t>Tendering</w:t>
      </w:r>
    </w:p>
    <w:p w14:paraId="7DE5D4AD" w14:textId="4302C189" w:rsidR="00291980" w:rsidRPr="00FF0611" w:rsidRDefault="00291980" w:rsidP="00291980">
      <w:pPr>
        <w:jc w:val="both"/>
        <w:rPr>
          <w:lang w:val="en-GB"/>
        </w:rPr>
      </w:pPr>
      <w:r w:rsidRPr="00FF0611">
        <w:rPr>
          <w:rFonts w:ascii="Times New Roman" w:hAnsi="Times New Roman" w:cs="Times New Roman"/>
          <w:lang w:val="en-GB"/>
        </w:rPr>
        <w:t xml:space="preserve">Each invited </w:t>
      </w:r>
      <w:r w:rsidR="00CF78A7" w:rsidRPr="00FF0611">
        <w:rPr>
          <w:rFonts w:ascii="Times New Roman" w:hAnsi="Times New Roman" w:cs="Times New Roman"/>
          <w:lang w:val="en-GB"/>
        </w:rPr>
        <w:t>EO is</w:t>
      </w:r>
      <w:r w:rsidRPr="00FF0611">
        <w:rPr>
          <w:rFonts w:ascii="Times New Roman" w:hAnsi="Times New Roman" w:cs="Times New Roman"/>
          <w:lang w:val="en-GB"/>
        </w:rPr>
        <w:t xml:space="preserve"> allowed to submit </w:t>
      </w:r>
      <w:r w:rsidR="00CF78A7" w:rsidRPr="00FF0611">
        <w:rPr>
          <w:rFonts w:ascii="Times New Roman" w:hAnsi="Times New Roman" w:cs="Times New Roman"/>
          <w:lang w:val="en-GB"/>
        </w:rPr>
        <w:t>a tender</w:t>
      </w:r>
      <w:r w:rsidRPr="00FF0611">
        <w:rPr>
          <w:rFonts w:ascii="Times New Roman" w:hAnsi="Times New Roman" w:cs="Times New Roman"/>
          <w:lang w:val="en-GB"/>
        </w:rPr>
        <w:t xml:space="preserve"> within the given</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77" w:author="Alba Colomer Padrosa" w:date="2021-01-27T17:35:00Z">
            <w:rPr>
              <w:rFonts w:ascii="Courier New" w:eastAsia="Courier New" w:hAnsi="Courier New" w:cs="Courier New"/>
              <w:color w:val="000000"/>
              <w:lang w:val="en-GB"/>
            </w:rPr>
          </w:rPrChange>
        </w:rPr>
        <w:t>tender.tenderPeriod</w:t>
      </w:r>
      <w:r w:rsidRPr="00FF0611">
        <w:rPr>
          <w:lang w:val="en-GB"/>
        </w:rPr>
        <w:t xml:space="preserve"> </w:t>
      </w:r>
      <w:r w:rsidRPr="00FF0611">
        <w:rPr>
          <w:rFonts w:ascii="Times New Roman" w:hAnsi="Times New Roman" w:cs="Times New Roman"/>
          <w:lang w:val="en-GB"/>
        </w:rPr>
        <w:t xml:space="preserve">indicated with </w:t>
      </w:r>
      <w:r w:rsidR="00CF78A7" w:rsidRPr="00FF0611">
        <w:rPr>
          <w:rFonts w:ascii="Times New Roman" w:hAnsi="Times New Roman" w:cs="Times New Roman"/>
          <w:lang w:val="en-GB"/>
        </w:rPr>
        <w:t>the</w:t>
      </w:r>
      <w:r w:rsidRPr="00FF0611">
        <w:rPr>
          <w:rFonts w:ascii="Times New Roman" w:hAnsi="Times New Roman" w:cs="Times New Roman"/>
          <w:lang w:val="en-GB"/>
        </w:rPr>
        <w:t xml:space="preserve"> call for proposals. Each </w:t>
      </w:r>
      <w:r w:rsidR="00CF78A7" w:rsidRPr="00FF0611">
        <w:rPr>
          <w:rFonts w:ascii="Times New Roman" w:hAnsi="Times New Roman" w:cs="Times New Roman"/>
          <w:lang w:val="en-GB"/>
        </w:rPr>
        <w:t>tender must be</w:t>
      </w:r>
      <w:r w:rsidRPr="00FF0611">
        <w:rPr>
          <w:rFonts w:ascii="Times New Roman" w:hAnsi="Times New Roman" w:cs="Times New Roman"/>
          <w:lang w:val="en-GB"/>
        </w:rPr>
        <w:t xml:space="preserve"> based on </w:t>
      </w:r>
      <w:r w:rsidR="00CF78A7" w:rsidRPr="00FF0611">
        <w:rPr>
          <w:rFonts w:ascii="Times New Roman" w:hAnsi="Times New Roman" w:cs="Times New Roman"/>
          <w:lang w:val="en-GB"/>
        </w:rPr>
        <w:t xml:space="preserve">a </w:t>
      </w:r>
      <w:r w:rsidRPr="00FF0611">
        <w:rPr>
          <w:rFonts w:ascii="Times New Roman" w:hAnsi="Times New Roman" w:cs="Times New Roman"/>
          <w:lang w:val="en-GB"/>
        </w:rPr>
        <w:t>bids schema</w:t>
      </w:r>
      <w:r w:rsidR="00CF78A7" w:rsidRPr="00FF0611">
        <w:rPr>
          <w:rFonts w:ascii="Times New Roman" w:hAnsi="Times New Roman" w:cs="Times New Roman"/>
          <w:lang w:val="en-GB"/>
        </w:rPr>
        <w:t xml:space="preserve"> and</w:t>
      </w:r>
      <w:r w:rsidRPr="00FF0611">
        <w:rPr>
          <w:rFonts w:ascii="Times New Roman" w:hAnsi="Times New Roman" w:cs="Times New Roman"/>
          <w:lang w:val="en-GB"/>
        </w:rPr>
        <w:t xml:space="preserve"> shall fulfill all the requirements prescribed by the</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78" w:author="Alba Colomer Padrosa" w:date="2021-01-27T17:35:00Z">
            <w:rPr>
              <w:rFonts w:ascii="Courier New" w:eastAsia="Courier New" w:hAnsi="Courier New" w:cs="Courier New"/>
              <w:lang w:val="en-GB"/>
            </w:rPr>
          </w:rPrChange>
        </w:rPr>
        <w:t>criteria</w:t>
      </w:r>
      <w:r w:rsidRPr="00FF0611">
        <w:rPr>
          <w:lang w:val="en-GB"/>
        </w:rPr>
        <w:t xml:space="preserve"> </w:t>
      </w:r>
      <w:r w:rsidRPr="00FF0611">
        <w:rPr>
          <w:rFonts w:ascii="Times New Roman" w:hAnsi="Times New Roman" w:cs="Times New Roman"/>
          <w:lang w:val="en-GB"/>
        </w:rPr>
        <w:t xml:space="preserve">related to </w:t>
      </w:r>
      <w:r w:rsidRPr="00DB5632">
        <w:rPr>
          <w:rFonts w:ascii="Times New Roman" w:eastAsia="Courier New" w:hAnsi="Times New Roman" w:cs="Times New Roman"/>
          <w:color w:val="DD1144"/>
          <w:shd w:val="clear" w:color="auto" w:fill="F3F3F3"/>
          <w:lang w:val="en-GB"/>
          <w:rPrChange w:id="1579" w:author="Alba Colomer Padrosa" w:date="2021-01-27T17:35:00Z">
            <w:rPr>
              <w:rFonts w:ascii="Courier New" w:eastAsia="Courier New" w:hAnsi="Courier New" w:cs="Courier New"/>
              <w:color w:val="000000"/>
              <w:lang w:val="en-GB"/>
            </w:rPr>
          </w:rPrChange>
        </w:rPr>
        <w:t>items</w:t>
      </w:r>
      <w:r w:rsidRPr="00FF0611">
        <w:rPr>
          <w:lang w:val="en-GB"/>
        </w:rPr>
        <w:t xml:space="preserve"> </w:t>
      </w:r>
      <w:r w:rsidRPr="00FF0611">
        <w:rPr>
          <w:rFonts w:ascii="Times New Roman" w:hAnsi="Times New Roman" w:cs="Times New Roman"/>
          <w:lang w:val="en-GB"/>
        </w:rPr>
        <w:t>or</w:t>
      </w:r>
      <w:r w:rsidRPr="00FF0611">
        <w:rPr>
          <w:lang w:val="en-GB"/>
        </w:rPr>
        <w:t xml:space="preserve"> </w:t>
      </w:r>
      <w:r w:rsidRPr="00DB5632">
        <w:rPr>
          <w:rFonts w:ascii="Times New Roman" w:eastAsia="Courier New" w:hAnsi="Times New Roman" w:cs="Times New Roman"/>
          <w:color w:val="DD1144"/>
          <w:shd w:val="clear" w:color="auto" w:fill="F3F3F3"/>
          <w:lang w:val="en-GB"/>
          <w:rPrChange w:id="1580" w:author="Alba Colomer Padrosa" w:date="2021-01-27T17:35:00Z">
            <w:rPr>
              <w:rFonts w:ascii="Courier New" w:eastAsia="Courier New" w:hAnsi="Courier New" w:cs="Courier New"/>
              <w:color w:val="000000"/>
              <w:lang w:val="en-GB"/>
            </w:rPr>
          </w:rPrChange>
        </w:rPr>
        <w:t>lots</w:t>
      </w:r>
      <w:r w:rsidRPr="00FF0611">
        <w:rPr>
          <w:lang w:val="en-GB"/>
        </w:rPr>
        <w:t xml:space="preserve"> </w:t>
      </w:r>
      <w:r w:rsidRPr="00FF0611">
        <w:rPr>
          <w:rFonts w:ascii="Times New Roman" w:hAnsi="Times New Roman" w:cs="Times New Roman"/>
          <w:lang w:val="en-GB"/>
        </w:rPr>
        <w:t xml:space="preserve">with a relevant list of the responses </w:t>
      </w:r>
      <w:r w:rsidR="00CF78A7" w:rsidRPr="00FF0611">
        <w:rPr>
          <w:rFonts w:ascii="Times New Roman" w:hAnsi="Times New Roman" w:cs="Times New Roman"/>
          <w:lang w:val="en-GB"/>
        </w:rPr>
        <w:t xml:space="preserve">provided </w:t>
      </w:r>
      <w:r w:rsidRPr="00FF0611">
        <w:rPr>
          <w:rFonts w:ascii="Times New Roman" w:hAnsi="Times New Roman" w:cs="Times New Roman"/>
          <w:lang w:val="en-GB"/>
        </w:rPr>
        <w:t xml:space="preserve">by </w:t>
      </w:r>
      <w:r w:rsidR="00CF78A7" w:rsidRPr="00FF0611">
        <w:rPr>
          <w:rFonts w:ascii="Times New Roman" w:hAnsi="Times New Roman" w:cs="Times New Roman"/>
          <w:lang w:val="en-GB"/>
        </w:rPr>
        <w:t xml:space="preserve">the </w:t>
      </w:r>
      <w:r w:rsidRPr="00FF0611">
        <w:rPr>
          <w:rFonts w:ascii="Times New Roman" w:hAnsi="Times New Roman" w:cs="Times New Roman"/>
          <w:lang w:val="en-GB"/>
        </w:rPr>
        <w:t xml:space="preserve">EO (confirmative or quantifiable according to available values by applied PQQ) by providing an array of </w:t>
      </w:r>
      <w:r w:rsidRPr="00DB5632">
        <w:rPr>
          <w:rFonts w:ascii="Times New Roman" w:eastAsia="Courier New" w:hAnsi="Times New Roman" w:cs="Times New Roman"/>
          <w:color w:val="DD1144"/>
          <w:shd w:val="clear" w:color="auto" w:fill="F3F3F3"/>
          <w:lang w:val="en-GB"/>
          <w:rPrChange w:id="1581" w:author="Alba Colomer Padrosa" w:date="2021-01-27T17:35:00Z">
            <w:rPr>
              <w:rFonts w:ascii="Courier New" w:eastAsia="Courier New" w:hAnsi="Courier New" w:cs="Courier New"/>
              <w:color w:val="000000"/>
              <w:lang w:val="en-GB"/>
            </w:rPr>
          </w:rPrChange>
        </w:rPr>
        <w:t>requirementResponses</w:t>
      </w:r>
      <w:r w:rsidRPr="00FF0611">
        <w:rPr>
          <w:lang w:val="en-GB"/>
        </w:rPr>
        <w:t>.  </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shd w:val="clear" w:color="auto" w:fill="D5DCE4" w:themeFill="text2" w:themeFillTint="33"/>
        <w:tblLayout w:type="fixed"/>
        <w:tblLook w:val="0000" w:firstRow="0" w:lastRow="0" w:firstColumn="0" w:lastColumn="0" w:noHBand="0" w:noVBand="0"/>
      </w:tblPr>
      <w:tblGrid>
        <w:gridCol w:w="9067"/>
      </w:tblGrid>
      <w:tr w:rsidR="00291980" w:rsidRPr="00FF0611" w14:paraId="743E1B89" w14:textId="77777777" w:rsidTr="00364B81">
        <w:tc>
          <w:tcPr>
            <w:tcW w:w="9067" w:type="dxa"/>
            <w:shd w:val="clear" w:color="auto" w:fill="D5DCE4" w:themeFill="text2" w:themeFillTint="33"/>
            <w:tcMar>
              <w:top w:w="30" w:type="dxa"/>
              <w:left w:w="30" w:type="dxa"/>
              <w:bottom w:w="20" w:type="dxa"/>
              <w:right w:w="30" w:type="dxa"/>
            </w:tcMar>
          </w:tcPr>
          <w:p w14:paraId="751CFDB6" w14:textId="6790E6ED" w:rsidR="00CF78A7" w:rsidRPr="00FF0611" w:rsidRDefault="00CF78A7" w:rsidP="00364B81">
            <w:pPr>
              <w:jc w:val="both"/>
              <w:rPr>
                <w:rFonts w:ascii="Times New Roman" w:eastAsiaTheme="minorEastAsia" w:hAnsi="Times New Roman" w:cs="Times New Roman"/>
                <w:color w:val="404040" w:themeColor="text1" w:themeTint="BF"/>
                <w:lang w:val="en-GB"/>
              </w:rPr>
            </w:pPr>
            <w:r w:rsidRPr="00FF0611">
              <w:rPr>
                <w:rFonts w:ascii="Times New Roman" w:eastAsiaTheme="minorEastAsia" w:hAnsi="Times New Roman" w:cs="Times New Roman"/>
                <w:color w:val="404040" w:themeColor="text1" w:themeTint="BF"/>
                <w:lang w:val="en-GB"/>
              </w:rPr>
              <w:t>Having a set of requirements predefined by the CA and a number of values available for each requirement, EOs shall specify a value for each requirement and fulfil general corporate profiles’ data as requested by the CA or required by the Legal Framework of a particular jurisdiction.</w:t>
            </w:r>
          </w:p>
        </w:tc>
      </w:tr>
    </w:tbl>
    <w:p w14:paraId="7191DCDC" w14:textId="77777777" w:rsidR="00CF78A7" w:rsidRPr="00FF0611" w:rsidRDefault="00CF78A7" w:rsidP="00291980">
      <w:pPr>
        <w:jc w:val="both"/>
        <w:rPr>
          <w:rFonts w:ascii="Times New Roman" w:hAnsi="Times New Roman" w:cs="Times New Roman"/>
          <w:lang w:val="en-GB"/>
        </w:rPr>
      </w:pPr>
    </w:p>
    <w:p w14:paraId="0DB350AE" w14:textId="77777777" w:rsidR="00291980" w:rsidRPr="00FF0611" w:rsidRDefault="00291980" w:rsidP="00291980">
      <w:pPr>
        <w:jc w:val="both"/>
        <w:rPr>
          <w:rFonts w:ascii="Times New Roman" w:hAnsi="Times New Roman" w:cs="Times New Roman"/>
          <w:lang w:val="en-GB"/>
        </w:rPr>
      </w:pPr>
      <w:r w:rsidRPr="00FF0611">
        <w:rPr>
          <w:rFonts w:ascii="Times New Roman" w:hAnsi="Times New Roman" w:cs="Times New Roman"/>
          <w:lang w:val="en-GB"/>
        </w:rPr>
        <w:t>Thus, each offer includes:</w:t>
      </w:r>
    </w:p>
    <w:p w14:paraId="40895EF6" w14:textId="0EE5389D" w:rsidR="00CF78A7" w:rsidRPr="00FF0611" w:rsidRDefault="00CF78A7" w:rsidP="005A0AA8">
      <w:pPr>
        <w:pStyle w:val="Akapitzlist"/>
        <w:numPr>
          <w:ilvl w:val="0"/>
          <w:numId w:val="37"/>
        </w:numPr>
        <w:rPr>
          <w:rFonts w:ascii="Times New Roman" w:hAnsi="Times New Roman"/>
        </w:rPr>
      </w:pPr>
      <w:r w:rsidRPr="00FF0611">
        <w:rPr>
          <w:rFonts w:ascii="Times New Roman" w:hAnsi="Times New Roman"/>
        </w:rPr>
        <w:t>An organisation profile according to the extended ‘organisation’ model (or a reference on such profile previously sent while submitting an EoI, in the case of two-stage procedures);</w:t>
      </w:r>
    </w:p>
    <w:p w14:paraId="710CCBAC" w14:textId="77777777" w:rsidR="00CF78A7" w:rsidRPr="00FF0611" w:rsidRDefault="00CF78A7" w:rsidP="005A0AA8">
      <w:pPr>
        <w:pStyle w:val="Akapitzlist"/>
        <w:numPr>
          <w:ilvl w:val="0"/>
          <w:numId w:val="37"/>
        </w:numPr>
        <w:rPr>
          <w:rFonts w:ascii="Times New Roman" w:hAnsi="Times New Roman"/>
        </w:rPr>
      </w:pPr>
      <w:r w:rsidRPr="00FF0611">
        <w:rPr>
          <w:rFonts w:ascii="Times New Roman" w:hAnsi="Times New Roman"/>
        </w:rPr>
        <w:t>set of documents of the tender, specified with relevant types of documents for their future splitting into the different "envelopes";</w:t>
      </w:r>
    </w:p>
    <w:p w14:paraId="2AB006BB" w14:textId="019C06CB" w:rsidR="006E2035" w:rsidRPr="00FF0611" w:rsidRDefault="006E2035" w:rsidP="005A0AA8">
      <w:pPr>
        <w:pStyle w:val="Akapitzlist"/>
        <w:numPr>
          <w:ilvl w:val="0"/>
          <w:numId w:val="37"/>
        </w:numPr>
        <w:rPr>
          <w:rFonts w:ascii="Times New Roman" w:hAnsi="Times New Roman"/>
        </w:rPr>
      </w:pPr>
      <w:r w:rsidRPr="00FF0611">
        <w:rPr>
          <w:rFonts w:ascii="Times New Roman" w:hAnsi="Times New Roman"/>
        </w:rPr>
        <w:t>absolute financial value of the tender;</w:t>
      </w:r>
    </w:p>
    <w:p w14:paraId="40A099F7" w14:textId="094C17BC" w:rsidR="006E2035" w:rsidRPr="00FF0611" w:rsidRDefault="006E2035" w:rsidP="005A0AA8">
      <w:pPr>
        <w:pStyle w:val="Akapitzlist"/>
        <w:numPr>
          <w:ilvl w:val="0"/>
          <w:numId w:val="37"/>
        </w:numPr>
        <w:rPr>
          <w:rFonts w:ascii="Times New Roman" w:hAnsi="Times New Roman"/>
        </w:rPr>
      </w:pPr>
      <w:r w:rsidRPr="00FF0611">
        <w:rPr>
          <w:rFonts w:ascii="Times New Roman" w:hAnsi="Times New Roman"/>
        </w:rPr>
        <w:t>decomposed array of unit prices (when requested by the CA);</w:t>
      </w:r>
    </w:p>
    <w:p w14:paraId="12EE6A31" w14:textId="77777777" w:rsidR="00CF78A7" w:rsidRPr="00FF0611" w:rsidRDefault="00CF78A7" w:rsidP="005A0AA8">
      <w:pPr>
        <w:pStyle w:val="Akapitzlist"/>
        <w:numPr>
          <w:ilvl w:val="0"/>
          <w:numId w:val="37"/>
        </w:numPr>
        <w:rPr>
          <w:rFonts w:ascii="Times New Roman" w:hAnsi="Times New Roman"/>
        </w:rPr>
      </w:pPr>
      <w:r w:rsidRPr="00FF0611">
        <w:rPr>
          <w:rFonts w:ascii="Times New Roman" w:hAnsi="Times New Roman"/>
        </w:rPr>
        <w:t>set of required responses according to criteria specified by the CA within the CN:</w:t>
      </w:r>
    </w:p>
    <w:p w14:paraId="39F50C7F" w14:textId="26995297" w:rsidR="00291980" w:rsidRPr="00FF0611" w:rsidRDefault="006E2035" w:rsidP="005A0AA8">
      <w:pPr>
        <w:pStyle w:val="Akapitzlist"/>
        <w:numPr>
          <w:ilvl w:val="0"/>
          <w:numId w:val="26"/>
        </w:numPr>
        <w:rPr>
          <w:rFonts w:ascii="Times New Roman" w:hAnsi="Times New Roman"/>
        </w:rPr>
      </w:pPr>
      <w:r w:rsidRPr="00FF0611">
        <w:rPr>
          <w:rFonts w:ascii="Times New Roman" w:hAnsi="Times New Roman"/>
        </w:rPr>
        <w:t>Responses on</w:t>
      </w:r>
      <w:r w:rsidR="00291980" w:rsidRPr="00FF0611">
        <w:rPr>
          <w:rFonts w:ascii="Times New Roman" w:hAnsi="Times New Roman"/>
        </w:rPr>
        <w:t xml:space="preserve"> requirements </w:t>
      </w:r>
      <w:r w:rsidRPr="00FF0611">
        <w:rPr>
          <w:rFonts w:ascii="Times New Roman" w:hAnsi="Times New Roman"/>
        </w:rPr>
        <w:t>regarding</w:t>
      </w:r>
      <w:r w:rsidR="00291980" w:rsidRPr="00FF0611">
        <w:rPr>
          <w:rFonts w:ascii="Times New Roman" w:hAnsi="Times New Roman"/>
        </w:rPr>
        <w:t xml:space="preserve"> the nature of the subject</w:t>
      </w:r>
      <w:r w:rsidRPr="00FF0611">
        <w:rPr>
          <w:rFonts w:ascii="Times New Roman" w:hAnsi="Times New Roman"/>
        </w:rPr>
        <w:t>-matter</w:t>
      </w:r>
      <w:r w:rsidR="00291980" w:rsidRPr="00FF0611">
        <w:rPr>
          <w:rFonts w:ascii="Times New Roman" w:hAnsi="Times New Roman"/>
        </w:rPr>
        <w:t xml:space="preserve"> of procurement</w:t>
      </w:r>
      <w:r w:rsidRPr="00FF0611">
        <w:rPr>
          <w:rFonts w:ascii="Times New Roman" w:hAnsi="Times New Roman"/>
        </w:rPr>
        <w:t>;</w:t>
      </w:r>
    </w:p>
    <w:p w14:paraId="08ED4074" w14:textId="776AEBE2" w:rsidR="00291980" w:rsidRPr="00FF0611" w:rsidRDefault="006E2035" w:rsidP="005A0AA8">
      <w:pPr>
        <w:pStyle w:val="Akapitzlist"/>
        <w:numPr>
          <w:ilvl w:val="0"/>
          <w:numId w:val="26"/>
        </w:numPr>
        <w:rPr>
          <w:rFonts w:ascii="Times New Roman" w:hAnsi="Times New Roman"/>
        </w:rPr>
      </w:pPr>
      <w:r w:rsidRPr="00FF0611">
        <w:rPr>
          <w:rFonts w:ascii="Times New Roman" w:hAnsi="Times New Roman"/>
        </w:rPr>
        <w:t>responses</w:t>
      </w:r>
      <w:r w:rsidR="00291980" w:rsidRPr="00FF0611">
        <w:rPr>
          <w:rFonts w:ascii="Times New Roman" w:hAnsi="Times New Roman"/>
        </w:rPr>
        <w:t xml:space="preserve"> on requirements </w:t>
      </w:r>
      <w:r w:rsidRPr="00FF0611">
        <w:rPr>
          <w:rFonts w:ascii="Times New Roman" w:hAnsi="Times New Roman"/>
        </w:rPr>
        <w:t>regarding</w:t>
      </w:r>
      <w:r w:rsidR="00291980" w:rsidRPr="00FF0611">
        <w:rPr>
          <w:rFonts w:ascii="Times New Roman" w:hAnsi="Times New Roman"/>
        </w:rPr>
        <w:t xml:space="preserve"> the nature of the delivery and post-delivery</w:t>
      </w:r>
      <w:r w:rsidRPr="00FF0611">
        <w:rPr>
          <w:rFonts w:ascii="Times New Roman" w:hAnsi="Times New Roman"/>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291980" w:rsidRPr="00FF0611" w14:paraId="09E46624" w14:textId="77777777" w:rsidTr="007D1574">
        <w:tc>
          <w:tcPr>
            <w:tcW w:w="8417" w:type="dxa"/>
            <w:tcMar>
              <w:right w:w="100" w:type="dxa"/>
            </w:tcMar>
          </w:tcPr>
          <w:p w14:paraId="10CE4D3A"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5756E8E"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"bid"</w:t>
            </w:r>
            <w:r w:rsidRPr="00FF0611">
              <w:rPr>
                <w:rFonts w:ascii="Courier New" w:eastAsia="Courier New" w:hAnsi="Courier New" w:cs="Courier New"/>
                <w:color w:val="000000"/>
                <w:sz w:val="18"/>
                <w:szCs w:val="18"/>
                <w:lang w:val="en-GB"/>
              </w:rPr>
              <w:t>: {</w:t>
            </w:r>
          </w:p>
          <w:p w14:paraId="151F182D"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4EF40F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99C8D5D"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15E7FAC2"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"tenderers"</w:t>
            </w:r>
            <w:r w:rsidRPr="00FF0611">
              <w:rPr>
                <w:rFonts w:ascii="Courier New" w:eastAsia="Courier New" w:hAnsi="Courier New" w:cs="Courier New"/>
                <w:color w:val="000000"/>
                <w:sz w:val="18"/>
                <w:szCs w:val="18"/>
                <w:lang w:val="en-GB"/>
              </w:rPr>
              <w:t>:[],</w:t>
            </w:r>
          </w:p>
          <w:p w14:paraId="7F8BB35F"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"items"</w:t>
            </w:r>
            <w:r w:rsidRPr="00FF0611">
              <w:rPr>
                <w:rFonts w:ascii="Courier New" w:eastAsia="Courier New" w:hAnsi="Courier New" w:cs="Courier New"/>
                <w:color w:val="000000"/>
                <w:sz w:val="18"/>
                <w:szCs w:val="18"/>
                <w:lang w:val="en-GB"/>
              </w:rPr>
              <w:t>: [</w:t>
            </w:r>
          </w:p>
          <w:p w14:paraId="2D6D4DFB"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555636F"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7D47D9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"description"</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DE271F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"quantity"</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33A79A7"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"unit"</w:t>
            </w:r>
            <w:r w:rsidRPr="00FF0611">
              <w:rPr>
                <w:rFonts w:ascii="Courier New" w:eastAsia="Courier New" w:hAnsi="Courier New" w:cs="Courier New"/>
                <w:color w:val="000000"/>
                <w:sz w:val="18"/>
                <w:szCs w:val="18"/>
                <w:lang w:val="en-GB"/>
              </w:rPr>
              <w:t>: {},</w:t>
            </w:r>
          </w:p>
          <w:p w14:paraId="6559D79A"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p>
          <w:p w14:paraId="42B12A47"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1AFBEE3"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6E3ABCD0"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"requirementResponses"</w:t>
            </w:r>
            <w:r w:rsidRPr="00FF0611">
              <w:rPr>
                <w:rFonts w:ascii="Courier New" w:eastAsia="Courier New" w:hAnsi="Courier New" w:cs="Courier New"/>
                <w:color w:val="000000"/>
                <w:sz w:val="18"/>
                <w:szCs w:val="18"/>
                <w:lang w:val="en-GB"/>
              </w:rPr>
              <w:t>:[]</w:t>
            </w:r>
          </w:p>
          <w:p w14:paraId="5E6A7A2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5DD67D0"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57D45C9" w14:textId="052F8591" w:rsidR="00DB5632" w:rsidRPr="00FF0611" w:rsidRDefault="00DB5632" w:rsidP="00DB5632">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82" w:author="Alba Colomer Padrosa" w:date="2021-01-27T17:36:00Z">
        <w:r>
          <w:rPr>
            <w:noProof/>
            <w:lang w:val="en-GB"/>
          </w:rPr>
          <w:t>54</w:t>
        </w:r>
      </w:ins>
      <w:del w:id="1583" w:author="Alba Colomer Padrosa" w:date="2021-01-27T17:36:00Z">
        <w:r w:rsidDel="00DB5632">
          <w:rPr>
            <w:noProof/>
            <w:lang w:val="en-GB"/>
          </w:rPr>
          <w:delText>52</w:delText>
        </w:r>
      </w:del>
      <w:r w:rsidRPr="00FF0611">
        <w:rPr>
          <w:lang w:val="en-GB"/>
        </w:rPr>
        <w:fldChar w:fldCharType="end"/>
      </w:r>
      <w:r w:rsidRPr="00FF0611">
        <w:rPr>
          <w:lang w:val="en-GB"/>
        </w:rPr>
        <w:t xml:space="preserve"> – </w:t>
      </w:r>
      <w:r>
        <w:rPr>
          <w:lang w:val="en-GB"/>
        </w:rPr>
        <w:t>Bid information</w:t>
      </w:r>
    </w:p>
    <w:p w14:paraId="1A2F22CF" w14:textId="41EB1912" w:rsidR="00291980" w:rsidRPr="00FF0611" w:rsidDel="00DB5632" w:rsidRDefault="00291980" w:rsidP="00291980">
      <w:pPr>
        <w:rPr>
          <w:del w:id="1584" w:author="Alba Colomer Padrosa" w:date="2021-01-27T17:35:00Z"/>
          <w:lang w:val="en-GB"/>
        </w:rPr>
      </w:pPr>
    </w:p>
    <w:p w14:paraId="1D572DBA" w14:textId="11D37A0B" w:rsidR="00291980" w:rsidRPr="00FF0611" w:rsidRDefault="00291980" w:rsidP="00291980">
      <w:pPr>
        <w:jc w:val="both"/>
        <w:rPr>
          <w:rFonts w:ascii="Times New Roman" w:hAnsi="Times New Roman" w:cs="Times New Roman"/>
          <w:lang w:val="en-GB"/>
        </w:rPr>
      </w:pPr>
      <w:r w:rsidRPr="00FF0611">
        <w:rPr>
          <w:rFonts w:ascii="Times New Roman" w:hAnsi="Times New Roman" w:cs="Times New Roman"/>
          <w:lang w:val="en-GB"/>
        </w:rPr>
        <w:t xml:space="preserve">All the </w:t>
      </w:r>
      <w:r w:rsidR="006E2035" w:rsidRPr="00FF0611">
        <w:rPr>
          <w:rFonts w:ascii="Times New Roman" w:hAnsi="Times New Roman" w:cs="Times New Roman"/>
          <w:lang w:val="en-GB"/>
        </w:rPr>
        <w:t>tenders</w:t>
      </w:r>
      <w:r w:rsidRPr="00FF0611">
        <w:rPr>
          <w:rFonts w:ascii="Times New Roman" w:hAnsi="Times New Roman" w:cs="Times New Roman"/>
          <w:lang w:val="en-GB"/>
        </w:rPr>
        <w:t xml:space="preserve"> collected remain confidential and closed until </w:t>
      </w:r>
      <w:r w:rsidR="006E2035" w:rsidRPr="00FF0611">
        <w:rPr>
          <w:rFonts w:ascii="Times New Roman" w:hAnsi="Times New Roman" w:cs="Times New Roman"/>
          <w:lang w:val="en-GB"/>
        </w:rPr>
        <w:t xml:space="preserve">the </w:t>
      </w:r>
      <w:r w:rsidRPr="00FF0611">
        <w:rPr>
          <w:rFonts w:ascii="Times New Roman" w:hAnsi="Times New Roman" w:cs="Times New Roman"/>
          <w:lang w:val="en-GB"/>
        </w:rPr>
        <w:t xml:space="preserve">expiration of </w:t>
      </w:r>
      <w:r w:rsidR="006E2035" w:rsidRPr="00FF0611">
        <w:rPr>
          <w:rFonts w:ascii="Times New Roman" w:hAnsi="Times New Roman" w:cs="Times New Roman"/>
          <w:lang w:val="en-GB"/>
        </w:rPr>
        <w:t xml:space="preserve">the tendering </w:t>
      </w:r>
      <w:r w:rsidRPr="00FF0611">
        <w:rPr>
          <w:rFonts w:ascii="Times New Roman" w:hAnsi="Times New Roman" w:cs="Times New Roman"/>
          <w:lang w:val="en-GB"/>
        </w:rPr>
        <w:t>period</w:t>
      </w:r>
      <w:r w:rsidR="006E2035" w:rsidRPr="00FF0611">
        <w:rPr>
          <w:rFonts w:ascii="Times New Roman" w:hAnsi="Times New Roman" w:cs="Times New Roman"/>
          <w:lang w:val="en-GB"/>
        </w:rPr>
        <w:t>,</w:t>
      </w:r>
      <w:r w:rsidRPr="00FF0611">
        <w:rPr>
          <w:rFonts w:ascii="Times New Roman" w:hAnsi="Times New Roman" w:cs="Times New Roman"/>
          <w:lang w:val="en-GB"/>
        </w:rPr>
        <w:t xml:space="preserve"> </w:t>
      </w:r>
      <w:r w:rsidRPr="00DB5632">
        <w:rPr>
          <w:rFonts w:ascii="Times New Roman" w:eastAsia="Courier New" w:hAnsi="Times New Roman" w:cs="Times New Roman"/>
          <w:color w:val="DD1144"/>
          <w:shd w:val="clear" w:color="auto" w:fill="F3F3F3"/>
          <w:lang w:val="en-GB"/>
          <w:rPrChange w:id="1585" w:author="Alba Colomer Padrosa" w:date="2021-01-27T17:35:00Z">
            <w:rPr>
              <w:rFonts w:ascii="Courier New" w:eastAsia="Courier New" w:hAnsi="Courier New" w:cs="Courier New"/>
              <w:color w:val="000000"/>
              <w:lang w:val="en-GB"/>
            </w:rPr>
          </w:rPrChange>
        </w:rPr>
        <w:t>tender.tenderPeriod.endDate</w:t>
      </w:r>
      <w:r w:rsidRPr="00FF0611">
        <w:rPr>
          <w:lang w:val="en-GB"/>
        </w:rPr>
        <w:t xml:space="preserve">. </w:t>
      </w:r>
      <w:r w:rsidR="006E2035" w:rsidRPr="00FF0611">
        <w:rPr>
          <w:rFonts w:ascii="Times New Roman" w:hAnsi="Times New Roman" w:cs="Times New Roman"/>
          <w:lang w:val="en-GB"/>
        </w:rPr>
        <w:t>After</w:t>
      </w:r>
      <w:r w:rsidRPr="00FF0611">
        <w:rPr>
          <w:lang w:val="en-GB"/>
        </w:rPr>
        <w:t> </w:t>
      </w:r>
      <w:r w:rsidRPr="00DB5632">
        <w:rPr>
          <w:rFonts w:ascii="Times New Roman" w:eastAsia="Courier New" w:hAnsi="Times New Roman" w:cs="Times New Roman"/>
          <w:color w:val="DD1144"/>
          <w:shd w:val="clear" w:color="auto" w:fill="F3F3F3"/>
          <w:lang w:val="en-GB"/>
          <w:rPrChange w:id="1586" w:author="Alba Colomer Padrosa" w:date="2021-01-27T17:35:00Z">
            <w:rPr>
              <w:rFonts w:ascii="Courier New" w:eastAsia="Courier New" w:hAnsi="Courier New" w:cs="Courier New"/>
              <w:color w:val="000000"/>
              <w:lang w:val="en-GB"/>
            </w:rPr>
          </w:rPrChange>
        </w:rPr>
        <w:t>tender.tenderPeriod.endDate</w:t>
      </w:r>
      <w:del w:id="1587" w:author="Alba Colomer Padrosa" w:date="2021-01-27T17:39:00Z">
        <w:r w:rsidRPr="00FF0611" w:rsidDel="00DB5632">
          <w:rPr>
            <w:lang w:val="en-GB"/>
          </w:rPr>
          <w:delText> </w:delText>
        </w:r>
      </w:del>
      <w:r w:rsidRPr="00FF0611">
        <w:rPr>
          <w:rFonts w:ascii="Times New Roman" w:hAnsi="Times New Roman" w:cs="Times New Roman"/>
          <w:lang w:val="en-GB"/>
        </w:rPr>
        <w:t xml:space="preserve">, no </w:t>
      </w:r>
      <w:r w:rsidR="006E2035" w:rsidRPr="00FF0611">
        <w:rPr>
          <w:rFonts w:ascii="Times New Roman" w:hAnsi="Times New Roman" w:cs="Times New Roman"/>
          <w:lang w:val="en-GB"/>
        </w:rPr>
        <w:t>tenders can be</w:t>
      </w:r>
      <w:r w:rsidRPr="00FF0611">
        <w:rPr>
          <w:rFonts w:ascii="Times New Roman" w:hAnsi="Times New Roman" w:cs="Times New Roman"/>
          <w:lang w:val="en-GB"/>
        </w:rPr>
        <w:t xml:space="preserve"> received, withdrawn or corrected.</w:t>
      </w:r>
    </w:p>
    <w:p w14:paraId="1117B65E" w14:textId="19D9B02A" w:rsidR="00685624" w:rsidRPr="00FF0611" w:rsidRDefault="00291980" w:rsidP="00DD2002">
      <w:pPr>
        <w:pStyle w:val="Nagwek5"/>
        <w:numPr>
          <w:ilvl w:val="4"/>
          <w:numId w:val="3"/>
        </w:numPr>
        <w:rPr>
          <w:rFonts w:ascii="Times New Roman" w:hAnsi="Times New Roman" w:cs="Times New Roman"/>
        </w:rPr>
      </w:pPr>
      <w:r w:rsidRPr="00FF0611">
        <w:rPr>
          <w:rFonts w:ascii="Times New Roman" w:hAnsi="Times New Roman" w:cs="Times New Roman"/>
        </w:rPr>
        <w:t>State2.2 - Unsuccessful completion of tendering (</w:t>
      </w:r>
      <w:r w:rsidRPr="00DB5632">
        <w:rPr>
          <w:rFonts w:ascii="Times New Roman" w:eastAsia="Courier New" w:hAnsi="Times New Roman" w:cs="Times New Roman"/>
          <w:color w:val="DD1144"/>
          <w:szCs w:val="22"/>
          <w:shd w:val="clear" w:color="auto" w:fill="F3F3F3"/>
          <w:lang w:eastAsia="en-US"/>
          <w:rPrChange w:id="1588" w:author="Alba Colomer Padrosa" w:date="2021-01-27T17:39:00Z">
            <w:rPr>
              <w:rFonts w:ascii="Times New Roman" w:hAnsi="Times New Roman" w:cs="Times New Roman"/>
            </w:rPr>
          </w:rPrChange>
        </w:rPr>
        <w:t>unsuccessful.lackOfOffers</w:t>
      </w:r>
      <w:r w:rsidRPr="00FF0611">
        <w:rPr>
          <w:rFonts w:ascii="Times New Roman" w:hAnsi="Times New Roman" w:cs="Times New Roman"/>
        </w:rPr>
        <w:t>)</w:t>
      </w:r>
    </w:p>
    <w:p w14:paraId="19468D96" w14:textId="59A4F913" w:rsidR="00291980" w:rsidRPr="00FF0611" w:rsidRDefault="00291980">
      <w:pPr>
        <w:pBdr>
          <w:top w:val="nil"/>
          <w:left w:val="nil"/>
          <w:bottom w:val="nil"/>
          <w:right w:val="nil"/>
          <w:between w:val="nil"/>
        </w:pBdr>
        <w:spacing w:before="60" w:after="60" w:line="276" w:lineRule="auto"/>
        <w:jc w:val="both"/>
        <w:rPr>
          <w:rFonts w:ascii="Times New Roman" w:hAnsi="Times New Roman" w:cs="Times New Roman"/>
          <w:lang w:val="en-GB"/>
        </w:rPr>
        <w:pPrChange w:id="1589" w:author="Alba Colomer Padrosa" w:date="2021-01-27T17:42:00Z">
          <w:pPr>
            <w:jc w:val="both"/>
          </w:pPr>
        </w:pPrChange>
      </w:pPr>
      <w:r w:rsidRPr="00FF0611">
        <w:rPr>
          <w:rFonts w:ascii="Times New Roman" w:hAnsi="Times New Roman" w:cs="Times New Roman"/>
          <w:lang w:val="en-GB"/>
        </w:rPr>
        <w:t>Where not enough</w:t>
      </w:r>
      <w:r w:rsidRPr="00FF0611">
        <w:rPr>
          <w:lang w:val="en-GB"/>
        </w:rPr>
        <w:t xml:space="preserve"> </w:t>
      </w:r>
      <w:r w:rsidRPr="00156AE4">
        <w:rPr>
          <w:rFonts w:ascii="Times New Roman" w:eastAsia="Courier New" w:hAnsi="Times New Roman" w:cs="Times New Roman"/>
          <w:color w:val="DD1144"/>
          <w:sz w:val="24"/>
          <w:shd w:val="clear" w:color="auto" w:fill="F3F3F3"/>
          <w:lang w:val="en-GB" w:eastAsia="uk-UA"/>
          <w:rPrChange w:id="1590" w:author="Alba Colomer Padrosa" w:date="2021-01-27T17:42:00Z">
            <w:rPr>
              <w:rFonts w:ascii="Courier New" w:eastAsia="Courier New" w:hAnsi="Courier New" w:cs="Courier New"/>
              <w:color w:val="000000"/>
              <w:lang w:val="en-GB"/>
            </w:rPr>
          </w:rPrChange>
        </w:rPr>
        <w:t>bids</w:t>
      </w:r>
      <w:r w:rsidRPr="00FF0611">
        <w:rPr>
          <w:lang w:val="en-GB"/>
        </w:rPr>
        <w:t xml:space="preserve"> </w:t>
      </w:r>
      <w:r w:rsidRPr="00FF0611">
        <w:rPr>
          <w:rFonts w:ascii="Times New Roman" w:hAnsi="Times New Roman" w:cs="Times New Roman"/>
          <w:lang w:val="en-GB"/>
        </w:rPr>
        <w:t xml:space="preserve">were collected during </w:t>
      </w:r>
      <w:r w:rsidR="00797251" w:rsidRPr="00FF0611">
        <w:rPr>
          <w:rFonts w:ascii="Times New Roman" w:hAnsi="Times New Roman" w:cs="Times New Roman"/>
          <w:lang w:val="en-GB"/>
        </w:rPr>
        <w:t xml:space="preserve">the tendering </w:t>
      </w:r>
      <w:r w:rsidRPr="00FF0611">
        <w:rPr>
          <w:rFonts w:ascii="Times New Roman" w:hAnsi="Times New Roman" w:cs="Times New Roman"/>
          <w:lang w:val="en-GB"/>
        </w:rPr>
        <w:t xml:space="preserve">period for all lots, the evaluation phase will end in an unsuccessful way with no future actions by </w:t>
      </w:r>
      <w:r w:rsidR="00797251" w:rsidRPr="00FF0611">
        <w:rPr>
          <w:rFonts w:ascii="Times New Roman" w:hAnsi="Times New Roman" w:cs="Times New Roman"/>
          <w:lang w:val="en-GB"/>
        </w:rPr>
        <w:t>the CA</w:t>
      </w:r>
      <w:r w:rsidRPr="00FF0611">
        <w:rPr>
          <w:rFonts w:ascii="Times New Roman" w:hAnsi="Times New Roman" w:cs="Times New Roman"/>
          <w:lang w:val="en-GB"/>
        </w:rPr>
        <w:t>. Procurement initiation shall be moved to a phase of preparation of a negative notice.</w:t>
      </w:r>
    </w:p>
    <w:p w14:paraId="088063C0" w14:textId="71ADC678" w:rsidR="00291980" w:rsidRPr="00FF0611" w:rsidRDefault="00291980" w:rsidP="00291980">
      <w:pPr>
        <w:rPr>
          <w:rFonts w:ascii="Times New Roman" w:hAnsi="Times New Roman" w:cs="Times New Roman"/>
          <w:u w:val="single"/>
          <w:lang w:val="en-GB"/>
        </w:rPr>
      </w:pPr>
      <w:r w:rsidRPr="00FF0611">
        <w:rPr>
          <w:rFonts w:ascii="Times New Roman" w:hAnsi="Times New Roman" w:cs="Times New Roman"/>
          <w:u w:val="single"/>
          <w:lang w:val="en-GB"/>
        </w:rPr>
        <w:t>Indication of the unsuccessful outcome of procurement initiation</w:t>
      </w:r>
    </w:p>
    <w:p w14:paraId="32A3F03E" w14:textId="1B4CF068" w:rsidR="00291980" w:rsidRPr="00FF0611" w:rsidRDefault="00291980" w:rsidP="005A0AA8">
      <w:pPr>
        <w:pStyle w:val="Akapitzlist"/>
        <w:numPr>
          <w:ilvl w:val="0"/>
          <w:numId w:val="21"/>
        </w:numPr>
        <w:rPr>
          <w:rFonts w:ascii="Times New Roman" w:hAnsi="Times New Roman"/>
        </w:rPr>
      </w:pPr>
      <w:r w:rsidRPr="00FF0611">
        <w:rPr>
          <w:rFonts w:ascii="Times New Roman" w:hAnsi="Times New Roman"/>
        </w:rPr>
        <w:t>For lots</w:t>
      </w:r>
    </w:p>
    <w:p w14:paraId="4CF28AA1" w14:textId="730F1DA2" w:rsidR="00291980" w:rsidRPr="00FF0611" w:rsidRDefault="00797251" w:rsidP="00291980">
      <w:pPr>
        <w:jc w:val="both"/>
        <w:rPr>
          <w:rFonts w:ascii="Times New Roman" w:hAnsi="Times New Roman" w:cs="Times New Roman"/>
          <w:lang w:val="en-GB"/>
        </w:rPr>
      </w:pPr>
      <w:bookmarkStart w:id="1591" w:name="bookmark=id.3as4poj" w:colFirst="0" w:colLast="0"/>
      <w:bookmarkEnd w:id="1591"/>
      <w:r w:rsidRPr="00FF0611">
        <w:rPr>
          <w:rFonts w:ascii="Times New Roman" w:hAnsi="Times New Roman" w:cs="Times New Roman"/>
          <w:lang w:val="en-GB"/>
        </w:rPr>
        <w:t xml:space="preserve">A negative character of procurement under a specific lot is reflected with </w:t>
      </w:r>
      <w:r w:rsidR="00291980" w:rsidRPr="00DB5632">
        <w:rPr>
          <w:rFonts w:ascii="Times New Roman" w:eastAsia="Courier New" w:hAnsi="Times New Roman" w:cs="Times New Roman"/>
          <w:color w:val="DD1144"/>
          <w:shd w:val="clear" w:color="auto" w:fill="F3F3F3"/>
          <w:lang w:val="en-GB"/>
          <w:rPrChange w:id="1592" w:author="Alba Colomer Padrosa" w:date="2021-01-27T17:39:00Z">
            <w:rPr>
              <w:rFonts w:ascii="Courier New" w:eastAsia="Courier New" w:hAnsi="Courier New" w:cs="Courier New"/>
              <w:color w:val="000000"/>
              <w:lang w:val="en-GB"/>
            </w:rPr>
          </w:rPrChange>
        </w:rPr>
        <w:t>lot.status: unsuccessful</w:t>
      </w:r>
      <w:r w:rsidRPr="00FF0611">
        <w:rPr>
          <w:rFonts w:ascii="Courier New" w:eastAsia="Courier New" w:hAnsi="Courier New" w:cs="Courier New"/>
          <w:color w:val="000000"/>
          <w:lang w:val="en-GB"/>
        </w:rPr>
        <w:t>,</w:t>
      </w:r>
      <w:r w:rsidR="00291980" w:rsidRPr="00FF0611">
        <w:rPr>
          <w:lang w:val="en-GB"/>
        </w:rPr>
        <w:t> </w:t>
      </w:r>
      <w:r w:rsidRPr="00FF0611">
        <w:rPr>
          <w:rFonts w:ascii="Times New Roman" w:hAnsi="Times New Roman" w:cs="Times New Roman"/>
          <w:lang w:val="en-GB"/>
        </w:rPr>
        <w:t>where the lot is closed unsuccessfully due to a lack of submissions for pre-qualification or tenders for evaluation, or where all the tenders were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291980" w:rsidRPr="00FF0611" w14:paraId="5A4BF0F5" w14:textId="77777777" w:rsidTr="007D1574">
        <w:tc>
          <w:tcPr>
            <w:tcW w:w="8417" w:type="dxa"/>
            <w:tcMar>
              <w:right w:w="100" w:type="dxa"/>
            </w:tcMar>
          </w:tcPr>
          <w:p w14:paraId="0FBD178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43C9C76"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"lots"</w:t>
            </w:r>
            <w:r w:rsidRPr="00FF0611">
              <w:rPr>
                <w:rFonts w:ascii="Courier New" w:eastAsia="Courier New" w:hAnsi="Courier New" w:cs="Courier New"/>
                <w:color w:val="000000"/>
                <w:sz w:val="18"/>
                <w:szCs w:val="18"/>
                <w:lang w:val="en-GB"/>
              </w:rPr>
              <w:t>: [</w:t>
            </w:r>
          </w:p>
          <w:p w14:paraId="044B55D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59285C43"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p>
          <w:p w14:paraId="7C6863A8"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BC424C2"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EC302B7"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40FBEA8" w14:textId="1C8B3317" w:rsidR="00156AE4" w:rsidRPr="00FF0611" w:rsidRDefault="00156AE4" w:rsidP="00156AE4">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593" w:author="Alba Colomer Padrosa" w:date="2021-01-27T17:40:00Z">
        <w:r>
          <w:rPr>
            <w:noProof/>
            <w:lang w:val="en-GB"/>
          </w:rPr>
          <w:t>55</w:t>
        </w:r>
      </w:ins>
      <w:del w:id="1594" w:author="Alba Colomer Padrosa" w:date="2021-01-27T17:40:00Z">
        <w:r w:rsidDel="00156AE4">
          <w:rPr>
            <w:noProof/>
            <w:lang w:val="en-GB"/>
          </w:rPr>
          <w:delText>54</w:delText>
        </w:r>
      </w:del>
      <w:r w:rsidRPr="00FF0611">
        <w:rPr>
          <w:lang w:val="en-GB"/>
        </w:rPr>
        <w:fldChar w:fldCharType="end"/>
      </w:r>
      <w:r w:rsidRPr="00FF0611">
        <w:rPr>
          <w:lang w:val="en-GB"/>
        </w:rPr>
        <w:t xml:space="preserve"> – </w:t>
      </w:r>
      <w:r>
        <w:rPr>
          <w:lang w:val="en-GB"/>
        </w:rPr>
        <w:t>Unsuccessful lot</w:t>
      </w:r>
    </w:p>
    <w:p w14:paraId="2E67D5F9" w14:textId="2333C9E8" w:rsidR="00291980" w:rsidRPr="00FF0611" w:rsidDel="00156AE4" w:rsidRDefault="00291980" w:rsidP="00291980">
      <w:pPr>
        <w:rPr>
          <w:del w:id="1595" w:author="Alba Colomer Padrosa" w:date="2021-01-27T17:40:00Z"/>
          <w:lang w:val="en-GB"/>
        </w:rPr>
      </w:pPr>
    </w:p>
    <w:p w14:paraId="35F7E226" w14:textId="0CBDDEA1" w:rsidR="00291980" w:rsidRPr="00FF0611" w:rsidRDefault="00291980" w:rsidP="005A0AA8">
      <w:pPr>
        <w:pStyle w:val="Akapitzlist"/>
        <w:numPr>
          <w:ilvl w:val="0"/>
          <w:numId w:val="21"/>
        </w:numPr>
        <w:rPr>
          <w:rFonts w:ascii="Times New Roman" w:hAnsi="Times New Roman"/>
        </w:rPr>
      </w:pPr>
      <w:r w:rsidRPr="00FF0611">
        <w:rPr>
          <w:rFonts w:ascii="Times New Roman" w:hAnsi="Times New Roman"/>
        </w:rPr>
        <w:t>For entire initiation (tender)</w:t>
      </w:r>
    </w:p>
    <w:p w14:paraId="716313A2" w14:textId="36EB48BF" w:rsidR="00291980" w:rsidRPr="00FF0611" w:rsidRDefault="00291980" w:rsidP="00B71FEF">
      <w:pPr>
        <w:jc w:val="both"/>
        <w:rPr>
          <w:rFonts w:ascii="Times New Roman" w:hAnsi="Times New Roman" w:cs="Times New Roman"/>
          <w:lang w:val="en-GB"/>
        </w:rPr>
      </w:pPr>
      <w:r w:rsidRPr="00FF0611">
        <w:rPr>
          <w:rFonts w:ascii="Times New Roman" w:hAnsi="Times New Roman" w:cs="Times New Roman"/>
          <w:lang w:val="en-GB"/>
        </w:rPr>
        <w:t xml:space="preserve">Where all the lots are unsuccessful, </w:t>
      </w:r>
      <w:r w:rsidR="00797251" w:rsidRPr="00FF0611">
        <w:rPr>
          <w:rFonts w:ascii="Times New Roman" w:hAnsi="Times New Roman" w:cs="Times New Roman"/>
          <w:lang w:val="en-GB"/>
        </w:rPr>
        <w:t xml:space="preserve">the </w:t>
      </w:r>
      <w:r w:rsidRPr="00FF0611">
        <w:rPr>
          <w:rFonts w:ascii="Times New Roman" w:hAnsi="Times New Roman" w:cs="Times New Roman"/>
          <w:lang w:val="en-GB"/>
        </w:rPr>
        <w:t>entire procurement initiation goes to State8.3</w:t>
      </w:r>
      <w:r w:rsidR="00B71FEF" w:rsidRPr="00FF0611">
        <w:rPr>
          <w:rFonts w:ascii="Times New Roman" w:hAnsi="Times New Roman" w:cs="Times New Roman"/>
          <w:lang w:val="en-GB"/>
        </w:rPr>
        <w:t xml:space="preserve">, </w:t>
      </w:r>
      <w:r w:rsidR="00B71FEF" w:rsidRPr="00FF0611">
        <w:rPr>
          <w:rFonts w:ascii="Times New Roman" w:eastAsiaTheme="minorEastAsia" w:hAnsi="Times New Roman" w:cs="Times New Roman"/>
          <w:color w:val="404040" w:themeColor="text1" w:themeTint="BF"/>
          <w:lang w:val="en-GB"/>
        </w:rPr>
        <w:t>which is common to any procurement method and described in a separate document (the API guide for NEPPs).</w:t>
      </w:r>
    </w:p>
    <w:p w14:paraId="00F51901" w14:textId="575EC3F2" w:rsidR="00291980" w:rsidRPr="00FF0611" w:rsidRDefault="00797251" w:rsidP="00291980">
      <w:pPr>
        <w:jc w:val="both"/>
        <w:rPr>
          <w:lang w:val="en-GB"/>
        </w:rPr>
      </w:pPr>
      <w:r w:rsidRPr="00FF0611">
        <w:rPr>
          <w:rFonts w:ascii="Times New Roman" w:hAnsi="Times New Roman" w:cs="Times New Roman"/>
          <w:lang w:val="en-GB"/>
        </w:rPr>
        <w:t xml:space="preserve">A negative character of a procurement under an entire initiation (procurement process) is reflected with </w:t>
      </w:r>
      <w:r w:rsidR="00291980" w:rsidRPr="00DB5632">
        <w:rPr>
          <w:rFonts w:ascii="Times New Roman" w:eastAsia="Courier New" w:hAnsi="Times New Roman" w:cs="Times New Roman"/>
          <w:color w:val="DD1144"/>
          <w:shd w:val="clear" w:color="auto" w:fill="F3F3F3"/>
          <w:lang w:val="en-GB"/>
          <w:rPrChange w:id="1596" w:author="Alba Colomer Padrosa" w:date="2021-01-27T17:39:00Z">
            <w:rPr>
              <w:rFonts w:ascii="Courier New" w:eastAsia="Courier New" w:hAnsi="Courier New" w:cs="Courier New"/>
              <w:color w:val="000000"/>
              <w:lang w:val="en-GB"/>
            </w:rPr>
          </w:rPrChange>
        </w:rPr>
        <w:t>tender.status: unsuccessful</w:t>
      </w:r>
      <w:r w:rsidRPr="00FF0611">
        <w:rPr>
          <w:rFonts w:ascii="Courier New" w:eastAsia="Courier New" w:hAnsi="Courier New" w:cs="Courier New"/>
          <w:color w:val="000000"/>
          <w:lang w:val="en-GB"/>
        </w:rPr>
        <w:t xml:space="preserve">, </w:t>
      </w:r>
      <w:r w:rsidRPr="00FF0611">
        <w:rPr>
          <w:rFonts w:ascii="Times New Roman" w:hAnsi="Times New Roman" w:cs="Times New Roman"/>
          <w:lang w:val="en-GB"/>
        </w:rPr>
        <w:t>where initiation is closed unsuccessfully due to a lack of submissions for pre-qualification or tenders for evaluation, or where all the tenders were rejected. Details of a negative closure are reflected in</w:t>
      </w:r>
      <w:r w:rsidR="00291980" w:rsidRPr="00FF0611">
        <w:rPr>
          <w:lang w:val="en-GB"/>
        </w:rPr>
        <w:t> </w:t>
      </w:r>
      <w:del w:id="1597" w:author="Alba Colomer Padrosa" w:date="2021-01-27T17:39:00Z">
        <w:r w:rsidR="00291980" w:rsidRPr="00FF0611" w:rsidDel="00DB5632">
          <w:rPr>
            <w:lang w:val="en-GB"/>
          </w:rPr>
          <w:delText xml:space="preserve"> </w:delText>
        </w:r>
      </w:del>
      <w:r w:rsidR="00291980" w:rsidRPr="00DB5632">
        <w:rPr>
          <w:rFonts w:ascii="Times New Roman" w:eastAsia="Courier New" w:hAnsi="Times New Roman" w:cs="Times New Roman"/>
          <w:color w:val="DD1144"/>
          <w:shd w:val="clear" w:color="auto" w:fill="F3F3F3"/>
          <w:lang w:val="en-GB"/>
          <w:rPrChange w:id="1598" w:author="Alba Colomer Padrosa" w:date="2021-01-27T17:39:00Z">
            <w:rPr>
              <w:rFonts w:ascii="Courier New" w:eastAsia="Courier New" w:hAnsi="Courier New" w:cs="Courier New"/>
              <w:color w:val="000000"/>
              <w:lang w:val="en-GB"/>
            </w:rPr>
          </w:rPrChange>
        </w:rPr>
        <w:t>tender.statusDetails</w:t>
      </w:r>
    </w:p>
    <w:p w14:paraId="55CCE53F" w14:textId="77777777" w:rsidR="00291980" w:rsidRPr="00FF0611" w:rsidRDefault="00291980" w:rsidP="005A0AA8">
      <w:pPr>
        <w:pStyle w:val="Akapitzlist"/>
        <w:numPr>
          <w:ilvl w:val="0"/>
          <w:numId w:val="21"/>
        </w:numPr>
        <w:spacing w:after="120"/>
        <w:rPr>
          <w:sz w:val="20"/>
        </w:rPr>
      </w:pPr>
      <w:r w:rsidRPr="00DB5632">
        <w:rPr>
          <w:rFonts w:ascii="Times New Roman" w:eastAsia="Courier New" w:hAnsi="Times New Roman"/>
          <w:color w:val="DD1144"/>
          <w:szCs w:val="22"/>
          <w:shd w:val="clear" w:color="auto" w:fill="F3F3F3"/>
          <w:lang w:eastAsia="en-US"/>
          <w:rPrChange w:id="1599" w:author="Alba Colomer Padrosa" w:date="2021-01-27T17:40:00Z">
            <w:rPr>
              <w:rFonts w:ascii="Courier New" w:eastAsia="Courier New" w:hAnsi="Courier New" w:cs="Courier New"/>
              <w:color w:val="000000"/>
              <w:sz w:val="20"/>
            </w:rPr>
          </w:rPrChange>
        </w:rPr>
        <w:t>lackOfSubmissions</w:t>
      </w:r>
    </w:p>
    <w:p w14:paraId="30839055" w14:textId="77777777" w:rsidR="00291980" w:rsidRPr="00FF0611" w:rsidRDefault="00291980" w:rsidP="005A0AA8">
      <w:pPr>
        <w:pStyle w:val="Akapitzlist"/>
        <w:numPr>
          <w:ilvl w:val="0"/>
          <w:numId w:val="21"/>
        </w:numPr>
        <w:spacing w:after="120"/>
        <w:rPr>
          <w:sz w:val="20"/>
        </w:rPr>
      </w:pPr>
      <w:r w:rsidRPr="00DB5632">
        <w:rPr>
          <w:rFonts w:ascii="Times New Roman" w:eastAsia="Courier New" w:hAnsi="Times New Roman"/>
          <w:color w:val="DD1144"/>
          <w:szCs w:val="22"/>
          <w:shd w:val="clear" w:color="auto" w:fill="F3F3F3"/>
          <w:lang w:eastAsia="en-US"/>
          <w:rPrChange w:id="1600" w:author="Alba Colomer Padrosa" w:date="2021-01-27T17:40:00Z">
            <w:rPr>
              <w:rFonts w:ascii="Courier New" w:eastAsia="Courier New" w:hAnsi="Courier New" w:cs="Courier New"/>
              <w:color w:val="000000"/>
              <w:sz w:val="20"/>
            </w:rPr>
          </w:rPrChange>
        </w:rPr>
        <w:t>allDisqualified</w:t>
      </w:r>
    </w:p>
    <w:p w14:paraId="4244E824" w14:textId="77777777" w:rsidR="00291980" w:rsidRPr="00FF0611" w:rsidRDefault="00291980" w:rsidP="005A0AA8">
      <w:pPr>
        <w:pStyle w:val="Akapitzlist"/>
        <w:numPr>
          <w:ilvl w:val="0"/>
          <w:numId w:val="21"/>
        </w:numPr>
        <w:spacing w:after="120"/>
        <w:rPr>
          <w:sz w:val="20"/>
        </w:rPr>
      </w:pPr>
      <w:r w:rsidRPr="00DB5632">
        <w:rPr>
          <w:rFonts w:ascii="Times New Roman" w:eastAsia="Courier New" w:hAnsi="Times New Roman"/>
          <w:color w:val="DD1144"/>
          <w:szCs w:val="22"/>
          <w:shd w:val="clear" w:color="auto" w:fill="F3F3F3"/>
          <w:lang w:eastAsia="en-US"/>
          <w:rPrChange w:id="1601" w:author="Alba Colomer Padrosa" w:date="2021-01-27T17:40:00Z">
            <w:rPr>
              <w:rFonts w:ascii="Courier New" w:eastAsia="Courier New" w:hAnsi="Courier New" w:cs="Courier New"/>
              <w:color w:val="000000"/>
              <w:sz w:val="20"/>
            </w:rPr>
          </w:rPrChange>
        </w:rPr>
        <w:t>lackOfOffers</w:t>
      </w:r>
    </w:p>
    <w:p w14:paraId="688A900E" w14:textId="77777777" w:rsidR="00291980" w:rsidRPr="00FF0611" w:rsidRDefault="00291980" w:rsidP="005A0AA8">
      <w:pPr>
        <w:pStyle w:val="Akapitzlist"/>
        <w:numPr>
          <w:ilvl w:val="0"/>
          <w:numId w:val="21"/>
        </w:numPr>
        <w:spacing w:after="120"/>
        <w:rPr>
          <w:sz w:val="20"/>
        </w:rPr>
      </w:pPr>
      <w:r w:rsidRPr="00DB5632">
        <w:rPr>
          <w:rFonts w:ascii="Times New Roman" w:eastAsia="Courier New" w:hAnsi="Times New Roman"/>
          <w:color w:val="DD1144"/>
          <w:szCs w:val="22"/>
          <w:shd w:val="clear" w:color="auto" w:fill="F3F3F3"/>
          <w:lang w:eastAsia="en-US"/>
          <w:rPrChange w:id="1602" w:author="Alba Colomer Padrosa" w:date="2021-01-27T17:40:00Z">
            <w:rPr>
              <w:rFonts w:ascii="Courier New" w:eastAsia="Courier New" w:hAnsi="Courier New" w:cs="Courier New"/>
              <w:color w:val="000000"/>
              <w:sz w:val="20"/>
            </w:rPr>
          </w:rPrChange>
        </w:rPr>
        <w:t>allRejected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291980" w:rsidRPr="00FF0611" w14:paraId="1180CCB6" w14:textId="77777777" w:rsidTr="007D1574">
        <w:tc>
          <w:tcPr>
            <w:tcW w:w="8417" w:type="dxa"/>
            <w:tcMar>
              <w:right w:w="100" w:type="dxa"/>
            </w:tcMar>
          </w:tcPr>
          <w:p w14:paraId="26C5674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7E17710B"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6458AEED"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r w:rsidRPr="00FF0611">
              <w:rPr>
                <w:rFonts w:ascii="Courier New" w:eastAsia="Courier New" w:hAnsi="Courier New" w:cs="Courier New"/>
                <w:color w:val="000000"/>
                <w:sz w:val="18"/>
                <w:szCs w:val="18"/>
                <w:lang w:val="en-GB"/>
              </w:rPr>
              <w:t>,</w:t>
            </w:r>
          </w:p>
          <w:p w14:paraId="393BA4B9"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02B12E4"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F808BD2" w14:textId="77777777" w:rsidR="00291980" w:rsidRPr="00FF0611" w:rsidRDefault="00291980"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46E926F" w14:textId="7AC52C0A" w:rsidR="00156AE4" w:rsidRPr="00FF0611" w:rsidRDefault="00156AE4" w:rsidP="00156AE4">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603" w:author="Alba Colomer Padrosa" w:date="2021-01-27T17:41:00Z">
        <w:r>
          <w:rPr>
            <w:noProof/>
            <w:lang w:val="en-GB"/>
          </w:rPr>
          <w:t>56</w:t>
        </w:r>
      </w:ins>
      <w:del w:id="1604" w:author="Alba Colomer Padrosa" w:date="2021-01-27T17:41:00Z">
        <w:r w:rsidDel="00156AE4">
          <w:rPr>
            <w:noProof/>
            <w:lang w:val="en-GB"/>
          </w:rPr>
          <w:delText>55</w:delText>
        </w:r>
      </w:del>
      <w:r w:rsidRPr="00FF0611">
        <w:rPr>
          <w:lang w:val="en-GB"/>
        </w:rPr>
        <w:fldChar w:fldCharType="end"/>
      </w:r>
      <w:r w:rsidRPr="00FF0611">
        <w:rPr>
          <w:lang w:val="en-GB"/>
        </w:rPr>
        <w:t xml:space="preserve"> – </w:t>
      </w:r>
      <w:r>
        <w:rPr>
          <w:lang w:val="en-GB"/>
        </w:rPr>
        <w:t>Unsuccessful tender</w:t>
      </w:r>
    </w:p>
    <w:p w14:paraId="42037259" w14:textId="30F486C4" w:rsidR="00291980" w:rsidRPr="00FF0611" w:rsidDel="00156AE4" w:rsidRDefault="00291980" w:rsidP="00291980">
      <w:pPr>
        <w:rPr>
          <w:del w:id="1605" w:author="Alba Colomer Padrosa" w:date="2021-01-27T17:41:00Z"/>
          <w:lang w:val="en-GB" w:eastAsia="en-GB"/>
        </w:rPr>
      </w:pPr>
    </w:p>
    <w:p w14:paraId="55BBF602" w14:textId="6B127B89" w:rsidR="00685624" w:rsidRPr="00FF0611" w:rsidRDefault="007D1574" w:rsidP="00DD2002">
      <w:pPr>
        <w:pStyle w:val="Nagwek5"/>
        <w:numPr>
          <w:ilvl w:val="4"/>
          <w:numId w:val="3"/>
        </w:numPr>
        <w:rPr>
          <w:rFonts w:ascii="Times New Roman" w:hAnsi="Times New Roman" w:cs="Times New Roman"/>
        </w:rPr>
      </w:pPr>
      <w:r w:rsidRPr="00FF0611">
        <w:rPr>
          <w:rFonts w:ascii="Times New Roman" w:hAnsi="Times New Roman" w:cs="Times New Roman"/>
        </w:rPr>
        <w:t>State3 - Evaluation (</w:t>
      </w:r>
      <w:r w:rsidRPr="00156AE4">
        <w:rPr>
          <w:rFonts w:ascii="Times New Roman" w:eastAsia="Courier New" w:hAnsi="Times New Roman" w:cs="Times New Roman"/>
          <w:color w:val="DD1144"/>
          <w:szCs w:val="22"/>
          <w:shd w:val="clear" w:color="auto" w:fill="F3F3F3"/>
          <w:lang w:eastAsia="en-US"/>
          <w:rPrChange w:id="1606" w:author="Alba Colomer Padrosa" w:date="2021-01-27T17:44:00Z">
            <w:rPr>
              <w:rFonts w:ascii="Times New Roman" w:hAnsi="Times New Roman" w:cs="Times New Roman"/>
            </w:rPr>
          </w:rPrChange>
        </w:rPr>
        <w:t>active.evaluation</w:t>
      </w:r>
      <w:r w:rsidRPr="00FF0611">
        <w:rPr>
          <w:rFonts w:ascii="Times New Roman" w:hAnsi="Times New Roman" w:cs="Times New Roman"/>
        </w:rPr>
        <w:t>)</w:t>
      </w:r>
    </w:p>
    <w:p w14:paraId="1DEFEF2C" w14:textId="6FBADEE1" w:rsidR="007D1574" w:rsidRPr="00FF0611" w:rsidRDefault="007D1574" w:rsidP="007D1574">
      <w:pPr>
        <w:rPr>
          <w:rFonts w:ascii="Times New Roman" w:hAnsi="Times New Roman" w:cs="Times New Roman"/>
          <w:u w:val="single"/>
          <w:lang w:val="en-GB"/>
        </w:rPr>
      </w:pPr>
      <w:r w:rsidRPr="00FF0611">
        <w:rPr>
          <w:rFonts w:ascii="Times New Roman" w:hAnsi="Times New Roman" w:cs="Times New Roman"/>
          <w:u w:val="single"/>
          <w:lang w:val="en-GB"/>
        </w:rPr>
        <w:t>Initiation of evaluation phase</w:t>
      </w:r>
    </w:p>
    <w:p w14:paraId="18B73DC8" w14:textId="4121FD36" w:rsidR="007D1574" w:rsidRPr="00FF0611" w:rsidRDefault="007D1574" w:rsidP="005A0AA8">
      <w:pPr>
        <w:pStyle w:val="Akapitzlist"/>
        <w:numPr>
          <w:ilvl w:val="0"/>
          <w:numId w:val="21"/>
        </w:numPr>
        <w:rPr>
          <w:rFonts w:ascii="Times New Roman" w:hAnsi="Times New Roman"/>
        </w:rPr>
      </w:pPr>
      <w:r w:rsidRPr="00FF0611">
        <w:rPr>
          <w:rFonts w:ascii="Times New Roman" w:hAnsi="Times New Roman"/>
        </w:rPr>
        <w:t>Disclosure of the proposals</w:t>
      </w:r>
    </w:p>
    <w:p w14:paraId="1F9A0FEA" w14:textId="404C0488" w:rsidR="00915D95" w:rsidRPr="00FF0611" w:rsidRDefault="00915D95" w:rsidP="007D1574">
      <w:pPr>
        <w:jc w:val="both"/>
        <w:rPr>
          <w:rFonts w:ascii="Times New Roman" w:hAnsi="Times New Roman" w:cs="Times New Roman"/>
          <w:lang w:val="en-GB"/>
        </w:rPr>
      </w:pPr>
      <w:r w:rsidRPr="00FF0611">
        <w:rPr>
          <w:rFonts w:ascii="Times New Roman" w:hAnsi="Times New Roman" w:cs="Times New Roman"/>
          <w:lang w:val="en-GB"/>
        </w:rPr>
        <w:t xml:space="preserve">Where enough </w:t>
      </w:r>
      <w:r w:rsidR="006817FD" w:rsidRPr="00156AE4">
        <w:rPr>
          <w:rFonts w:ascii="Times New Roman" w:eastAsia="Courier New" w:hAnsi="Times New Roman" w:cs="Times New Roman"/>
          <w:color w:val="DD1144"/>
          <w:shd w:val="clear" w:color="auto" w:fill="F3F3F3"/>
          <w:lang w:val="en-GB"/>
          <w:rPrChange w:id="1607" w:author="Alba Colomer Padrosa" w:date="2021-01-27T17:44:00Z">
            <w:rPr>
              <w:rFonts w:ascii="Courier New" w:eastAsia="Courier New" w:hAnsi="Courier New" w:cs="Courier New"/>
              <w:color w:val="000000"/>
              <w:lang w:val="en-GB"/>
            </w:rPr>
          </w:rPrChange>
        </w:rPr>
        <w:t>bids</w:t>
      </w:r>
      <w:r w:rsidR="006817FD" w:rsidRPr="00FF0611">
        <w:rPr>
          <w:lang w:val="en-GB"/>
        </w:rPr>
        <w:t xml:space="preserve"> </w:t>
      </w:r>
      <w:r w:rsidRPr="00FF0611">
        <w:rPr>
          <w:rFonts w:ascii="Times New Roman" w:hAnsi="Times New Roman" w:cs="Times New Roman"/>
          <w:lang w:val="en-GB"/>
        </w:rPr>
        <w:t xml:space="preserve">are received, all the tenders are disclosed as a </w:t>
      </w:r>
      <w:r w:rsidR="006817FD" w:rsidRPr="00156AE4">
        <w:rPr>
          <w:rFonts w:ascii="Times New Roman" w:eastAsia="Courier New" w:hAnsi="Times New Roman" w:cs="Times New Roman"/>
          <w:color w:val="DD1144"/>
          <w:shd w:val="clear" w:color="auto" w:fill="F3F3F3"/>
          <w:lang w:val="en-GB"/>
          <w:rPrChange w:id="1608" w:author="Alba Colomer Padrosa" w:date="2021-01-27T17:44:00Z">
            <w:rPr>
              <w:rFonts w:ascii="Courier New" w:eastAsia="Courier New" w:hAnsi="Courier New" w:cs="Courier New"/>
              <w:color w:val="000000"/>
              <w:lang w:val="en-GB"/>
            </w:rPr>
          </w:rPrChange>
        </w:rPr>
        <w:t>bids</w:t>
      </w:r>
      <w:r w:rsidR="006817FD" w:rsidRPr="00FF0611">
        <w:rPr>
          <w:lang w:val="en-GB"/>
        </w:rPr>
        <w:t xml:space="preserve"> </w:t>
      </w:r>
      <w:r w:rsidRPr="00FF0611">
        <w:rPr>
          <w:rFonts w:ascii="Times New Roman" w:hAnsi="Times New Roman" w:cs="Times New Roman"/>
          <w:lang w:val="en-GB"/>
        </w:rPr>
        <w:t>array. All the authors (</w:t>
      </w:r>
      <w:r w:rsidR="006817FD" w:rsidRPr="00156AE4">
        <w:rPr>
          <w:rFonts w:ascii="Times New Roman" w:eastAsia="Courier New" w:hAnsi="Times New Roman" w:cs="Times New Roman"/>
          <w:color w:val="DD1144"/>
          <w:shd w:val="clear" w:color="auto" w:fill="F3F3F3"/>
          <w:lang w:val="en-GB"/>
          <w:rPrChange w:id="1609" w:author="Alba Colomer Padrosa" w:date="2021-01-27T17:44:00Z">
            <w:rPr>
              <w:rFonts w:ascii="Courier New" w:eastAsia="Courier New" w:hAnsi="Courier New" w:cs="Courier New"/>
              <w:color w:val="000000"/>
              <w:lang w:val="en-GB"/>
            </w:rPr>
          </w:rPrChange>
        </w:rPr>
        <w:t>bid.tenderers</w:t>
      </w:r>
      <w:r w:rsidRPr="00FF0611">
        <w:rPr>
          <w:rFonts w:ascii="Times New Roman" w:hAnsi="Times New Roman" w:cs="Times New Roman"/>
          <w:lang w:val="en-GB"/>
        </w:rPr>
        <w:t xml:space="preserve">) are updated into </w:t>
      </w:r>
      <w:r w:rsidR="006817FD" w:rsidRPr="00156AE4">
        <w:rPr>
          <w:rFonts w:ascii="Times New Roman" w:eastAsia="Courier New" w:hAnsi="Times New Roman" w:cs="Times New Roman"/>
          <w:color w:val="DD1144"/>
          <w:shd w:val="clear" w:color="auto" w:fill="F3F3F3"/>
          <w:lang w:val="en-GB"/>
          <w:rPrChange w:id="1610" w:author="Alba Colomer Padrosa" w:date="2021-01-27T17:44:00Z">
            <w:rPr>
              <w:rFonts w:ascii="Courier New" w:eastAsia="Courier New" w:hAnsi="Courier New" w:cs="Courier New"/>
              <w:color w:val="000000"/>
              <w:lang w:val="en-GB"/>
            </w:rPr>
          </w:rPrChange>
        </w:rPr>
        <w:t>parties</w:t>
      </w:r>
      <w:r w:rsidR="006817FD" w:rsidRPr="00FF0611">
        <w:rPr>
          <w:lang w:val="en-GB"/>
        </w:rPr>
        <w:t xml:space="preserve"> </w:t>
      </w:r>
      <w:r w:rsidRPr="00FF0611">
        <w:rPr>
          <w:rFonts w:ascii="Times New Roman" w:hAnsi="Times New Roman" w:cs="Times New Roman"/>
          <w:lang w:val="en-GB"/>
        </w:rPr>
        <w:t xml:space="preserve">as an </w:t>
      </w:r>
      <w:r w:rsidR="006817FD" w:rsidRPr="00156AE4">
        <w:rPr>
          <w:rFonts w:ascii="Times New Roman" w:eastAsia="Courier New" w:hAnsi="Times New Roman" w:cs="Times New Roman"/>
          <w:color w:val="DD1144"/>
          <w:shd w:val="clear" w:color="auto" w:fill="F3F3F3"/>
          <w:lang w:val="en-GB"/>
          <w:rPrChange w:id="1611" w:author="Alba Colomer Padrosa" w:date="2021-01-27T17:44:00Z">
            <w:rPr>
              <w:rFonts w:ascii="Courier New" w:eastAsia="Courier New" w:hAnsi="Courier New" w:cs="Courier New"/>
              <w:lang w:val="en-GB"/>
            </w:rPr>
          </w:rPrChange>
        </w:rPr>
        <w:t>organizations</w:t>
      </w:r>
      <w:r w:rsidR="006817FD" w:rsidRPr="00FF0611">
        <w:rPr>
          <w:lang w:val="en-GB"/>
        </w:rPr>
        <w:t xml:space="preserve"> </w:t>
      </w:r>
      <w:r w:rsidRPr="00FF0611">
        <w:rPr>
          <w:rFonts w:ascii="Times New Roman" w:hAnsi="Times New Roman" w:cs="Times New Roman"/>
          <w:lang w:val="en-GB"/>
        </w:rPr>
        <w:t xml:space="preserve">with a </w:t>
      </w:r>
      <w:r w:rsidR="006817FD" w:rsidRPr="00156AE4">
        <w:rPr>
          <w:rFonts w:ascii="Times New Roman" w:eastAsia="Courier New" w:hAnsi="Times New Roman" w:cs="Times New Roman"/>
          <w:color w:val="DD1144"/>
          <w:shd w:val="clear" w:color="auto" w:fill="F3F3F3"/>
          <w:lang w:val="en-GB"/>
          <w:rPrChange w:id="1612" w:author="Alba Colomer Padrosa" w:date="2021-01-27T17:44:00Z">
            <w:rPr>
              <w:rFonts w:ascii="Courier New" w:eastAsia="Courier New" w:hAnsi="Courier New" w:cs="Courier New"/>
              <w:color w:val="000000"/>
              <w:lang w:val="en-GB"/>
            </w:rPr>
          </w:rPrChange>
        </w:rPr>
        <w:t>role: tenderer</w:t>
      </w:r>
      <w:r w:rsidRPr="00FF0611">
        <w:rPr>
          <w:rFonts w:ascii="Times New Roman" w:hAnsi="Times New Roman" w:cs="Times New Roman"/>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7D1574" w:rsidRPr="00FF0611" w14:paraId="0E321190" w14:textId="77777777" w:rsidTr="007D1574">
        <w:tc>
          <w:tcPr>
            <w:tcW w:w="8417" w:type="dxa"/>
            <w:tcMar>
              <w:right w:w="100" w:type="dxa"/>
            </w:tcMar>
          </w:tcPr>
          <w:p w14:paraId="13DB658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2D2E4FA"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"bids"</w:t>
            </w:r>
            <w:r w:rsidRPr="00FF0611">
              <w:rPr>
                <w:rFonts w:ascii="Courier New" w:eastAsia="Courier New" w:hAnsi="Courier New" w:cs="Courier New"/>
                <w:color w:val="000000"/>
                <w:sz w:val="18"/>
                <w:szCs w:val="18"/>
                <w:lang w:val="en-GB"/>
              </w:rPr>
              <w:t>: {</w:t>
            </w:r>
          </w:p>
          <w:p w14:paraId="4FA72B1A"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"details"</w:t>
            </w:r>
            <w:r w:rsidRPr="00FF0611">
              <w:rPr>
                <w:rFonts w:ascii="Courier New" w:eastAsia="Courier New" w:hAnsi="Courier New" w:cs="Courier New"/>
                <w:color w:val="000000"/>
                <w:sz w:val="18"/>
                <w:szCs w:val="18"/>
                <w:lang w:val="en-GB"/>
              </w:rPr>
              <w:t>:[</w:t>
            </w:r>
          </w:p>
          <w:p w14:paraId="5B2D6DF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8DFAD2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802EC57"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6331958D"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p>
          <w:p w14:paraId="00433B2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2E414DD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"tenderers"</w:t>
            </w:r>
            <w:r w:rsidRPr="00FF0611">
              <w:rPr>
                <w:rFonts w:ascii="Courier New" w:eastAsia="Courier New" w:hAnsi="Courier New" w:cs="Courier New"/>
                <w:color w:val="000000"/>
                <w:sz w:val="18"/>
                <w:szCs w:val="18"/>
                <w:lang w:val="en-GB"/>
              </w:rPr>
              <w:t>:[],</w:t>
            </w:r>
          </w:p>
          <w:p w14:paraId="1A530E1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"items"</w:t>
            </w:r>
            <w:r w:rsidRPr="00FF0611">
              <w:rPr>
                <w:rFonts w:ascii="Courier New" w:eastAsia="Courier New" w:hAnsi="Courier New" w:cs="Courier New"/>
                <w:color w:val="000000"/>
                <w:sz w:val="18"/>
                <w:szCs w:val="18"/>
                <w:lang w:val="en-GB"/>
              </w:rPr>
              <w:t>: [</w:t>
            </w:r>
          </w:p>
          <w:p w14:paraId="7F4F5A72"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24DB11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198E9126"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"description"</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0D632C95"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"quantity"</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0B21870"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"unit"</w:t>
            </w:r>
            <w:r w:rsidRPr="00FF0611">
              <w:rPr>
                <w:rFonts w:ascii="Courier New" w:eastAsia="Courier New" w:hAnsi="Courier New" w:cs="Courier New"/>
                <w:color w:val="000000"/>
                <w:sz w:val="18"/>
                <w:szCs w:val="18"/>
                <w:lang w:val="en-GB"/>
              </w:rPr>
              <w:t>: {},</w:t>
            </w:r>
          </w:p>
          <w:p w14:paraId="3B603F07"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p>
          <w:p w14:paraId="765ECE2D"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E187DFF"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CA67DF8"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"requirementResponses"</w:t>
            </w:r>
            <w:r w:rsidRPr="00FF0611">
              <w:rPr>
                <w:rFonts w:ascii="Courier New" w:eastAsia="Courier New" w:hAnsi="Courier New" w:cs="Courier New"/>
                <w:color w:val="000000"/>
                <w:sz w:val="18"/>
                <w:szCs w:val="18"/>
                <w:lang w:val="en-GB"/>
              </w:rPr>
              <w:t>:[]</w:t>
            </w:r>
          </w:p>
          <w:p w14:paraId="1A3B873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8BFD140"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1CB76E3"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259CDF5F"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2398B86" w14:textId="579F71DA" w:rsidR="004D0855" w:rsidRPr="00FF0611" w:rsidRDefault="004D0855" w:rsidP="004D0855">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613" w:author="Alba Colomer Padrosa" w:date="2021-01-27T17:53:00Z">
        <w:r w:rsidR="00B846BF">
          <w:rPr>
            <w:noProof/>
            <w:lang w:val="en-GB"/>
          </w:rPr>
          <w:t>57</w:t>
        </w:r>
      </w:ins>
      <w:del w:id="1614" w:author="Alba Colomer Padrosa" w:date="2021-01-27T17:53:00Z">
        <w:r w:rsidDel="00B846BF">
          <w:rPr>
            <w:noProof/>
            <w:lang w:val="en-GB"/>
          </w:rPr>
          <w:delText>56</w:delText>
        </w:r>
      </w:del>
      <w:r w:rsidRPr="00FF0611">
        <w:rPr>
          <w:lang w:val="en-GB"/>
        </w:rPr>
        <w:fldChar w:fldCharType="end"/>
      </w:r>
      <w:r w:rsidRPr="00FF0611">
        <w:rPr>
          <w:lang w:val="en-GB"/>
        </w:rPr>
        <w:t xml:space="preserve"> – </w:t>
      </w:r>
      <w:r w:rsidR="00B846BF">
        <w:rPr>
          <w:lang w:val="en-GB"/>
        </w:rPr>
        <w:t>Disclosure of bids</w:t>
      </w:r>
    </w:p>
    <w:p w14:paraId="33003B18" w14:textId="14AA643B" w:rsidR="007D1574" w:rsidRPr="00FF0611" w:rsidDel="004D0855" w:rsidRDefault="007D1574" w:rsidP="007D1574">
      <w:pPr>
        <w:rPr>
          <w:del w:id="1615" w:author="Alba Colomer Padrosa" w:date="2021-01-27T17:48:00Z"/>
          <w:lang w:val="en-GB" w:eastAsia="en-GB"/>
        </w:rPr>
      </w:pPr>
    </w:p>
    <w:p w14:paraId="055634E5" w14:textId="30DF42E4" w:rsidR="007D1574" w:rsidRPr="00FF0611" w:rsidRDefault="007D1574" w:rsidP="005A0AA8">
      <w:pPr>
        <w:pStyle w:val="Akapitzlist"/>
        <w:numPr>
          <w:ilvl w:val="0"/>
          <w:numId w:val="21"/>
        </w:numPr>
        <w:rPr>
          <w:rFonts w:ascii="Times New Roman" w:hAnsi="Times New Roman"/>
        </w:rPr>
      </w:pPr>
      <w:r w:rsidRPr="00FF0611">
        <w:rPr>
          <w:rFonts w:ascii="Times New Roman" w:hAnsi="Times New Roman"/>
        </w:rPr>
        <w:t>Establishment of a period for evaluation</w:t>
      </w:r>
    </w:p>
    <w:p w14:paraId="2E3277BD" w14:textId="4C63A89A" w:rsidR="007D1574" w:rsidRPr="00FF0611" w:rsidRDefault="006817FD">
      <w:pPr>
        <w:jc w:val="both"/>
        <w:rPr>
          <w:rFonts w:ascii="Times New Roman" w:hAnsi="Times New Roman" w:cs="Times New Roman"/>
          <w:lang w:val="en-GB"/>
        </w:rPr>
        <w:pPrChange w:id="1616" w:author="Alba Colomer Padrosa" w:date="2021-01-27T17:45:00Z">
          <w:pPr/>
        </w:pPrChange>
      </w:pPr>
      <w:r w:rsidRPr="00FF0611">
        <w:rPr>
          <w:rFonts w:ascii="Times New Roman" w:hAnsi="Times New Roman"/>
          <w:lang w:val="en-GB"/>
        </w:rPr>
        <w:t xml:space="preserve">A separate object </w:t>
      </w:r>
      <w:r w:rsidRPr="00156AE4">
        <w:rPr>
          <w:rFonts w:ascii="Times New Roman" w:eastAsia="Courier New" w:hAnsi="Times New Roman" w:cs="Times New Roman"/>
          <w:color w:val="DD1144"/>
          <w:shd w:val="clear" w:color="auto" w:fill="F3F3F3"/>
          <w:lang w:val="en-GB"/>
          <w:rPrChange w:id="1617" w:author="Alba Colomer Padrosa" w:date="2021-01-27T17:45:00Z">
            <w:rPr>
              <w:rFonts w:ascii="Courier New" w:eastAsia="Courier New" w:hAnsi="Courier New" w:cs="Courier New"/>
              <w:color w:val="000000"/>
              <w:lang w:val="en-GB"/>
            </w:rPr>
          </w:rPrChange>
        </w:rPr>
        <w:t>awardPeriod</w:t>
      </w:r>
      <w:r w:rsidRPr="00FF0611">
        <w:rPr>
          <w:rFonts w:ascii="Times New Roman" w:hAnsi="Times New Roman"/>
          <w:lang w:val="en-GB"/>
        </w:rPr>
        <w:t xml:space="preserve"> is added into a </w:t>
      </w:r>
      <w:r w:rsidRPr="00156AE4">
        <w:rPr>
          <w:rFonts w:ascii="Times New Roman" w:eastAsia="Courier New" w:hAnsi="Times New Roman" w:cs="Times New Roman"/>
          <w:color w:val="DD1144"/>
          <w:shd w:val="clear" w:color="auto" w:fill="F3F3F3"/>
          <w:lang w:val="en-GB"/>
          <w:rPrChange w:id="1618" w:author="Alba Colomer Padrosa" w:date="2021-01-27T17:45:00Z">
            <w:rPr>
              <w:rFonts w:ascii="Courier New" w:eastAsia="Courier New" w:hAnsi="Courier New" w:cs="Courier New"/>
              <w:color w:val="000000"/>
              <w:lang w:val="en-GB"/>
            </w:rPr>
          </w:rPrChange>
        </w:rPr>
        <w:t>tender</w:t>
      </w:r>
      <w:r w:rsidRPr="00FF0611">
        <w:rPr>
          <w:lang w:val="en-GB"/>
        </w:rPr>
        <w:t> </w:t>
      </w:r>
      <w:del w:id="1619" w:author="Alba Colomer Padrosa" w:date="2021-01-27T17:45:00Z">
        <w:r w:rsidRPr="00FF0611" w:rsidDel="00156AE4">
          <w:rPr>
            <w:rFonts w:ascii="Times New Roman" w:hAnsi="Times New Roman"/>
            <w:lang w:val="en-GB"/>
          </w:rPr>
          <w:delText xml:space="preserve"> </w:delText>
        </w:r>
      </w:del>
      <w:r w:rsidRPr="00FF0611">
        <w:rPr>
          <w:rFonts w:ascii="Times New Roman" w:hAnsi="Times New Roman"/>
          <w:lang w:val="en-GB"/>
        </w:rPr>
        <w:t xml:space="preserve">block where the specific </w:t>
      </w:r>
      <w:r w:rsidRPr="00156AE4">
        <w:rPr>
          <w:rFonts w:ascii="Times New Roman" w:eastAsia="Courier New" w:hAnsi="Times New Roman" w:cs="Times New Roman"/>
          <w:color w:val="DD1144"/>
          <w:shd w:val="clear" w:color="auto" w:fill="F3F3F3"/>
          <w:lang w:val="en-GB"/>
          <w:rPrChange w:id="1620" w:author="Alba Colomer Padrosa" w:date="2021-01-27T17:45:00Z">
            <w:rPr>
              <w:rFonts w:ascii="Courier New" w:eastAsia="Courier New" w:hAnsi="Courier New" w:cs="Courier New"/>
              <w:color w:val="000000"/>
              <w:lang w:val="en-GB"/>
            </w:rPr>
          </w:rPrChange>
        </w:rPr>
        <w:t>startDate</w:t>
      </w:r>
      <w:r w:rsidRPr="00FF0611">
        <w:rPr>
          <w:rFonts w:ascii="Times New Roman" w:hAnsi="Times New Roman"/>
          <w:lang w:val="en-GB"/>
        </w:rPr>
        <w:t xml:space="preserve"> for awarding is determined automatically. </w:t>
      </w:r>
      <w:r w:rsidR="007D1574" w:rsidRPr="00FF0611">
        <w:rPr>
          <w:rFonts w:ascii="Times New Roman" w:hAnsi="Times New Roman" w:cs="Times New Roman"/>
          <w:lang w:val="en-GB"/>
        </w:rPr>
        <w:t>Such block is based on a Period schema</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7D1574" w:rsidRPr="00FF0611" w14:paraId="0733D57D" w14:textId="77777777" w:rsidTr="007D1574">
        <w:tc>
          <w:tcPr>
            <w:tcW w:w="8417" w:type="dxa"/>
            <w:tcMar>
              <w:right w:w="100" w:type="dxa"/>
            </w:tcMar>
          </w:tcPr>
          <w:p w14:paraId="612850F2"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2B6321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02ACCF4A"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"awardPeriod"</w:t>
            </w:r>
            <w:r w:rsidRPr="00FF0611">
              <w:rPr>
                <w:rFonts w:ascii="Courier New" w:eastAsia="Courier New" w:hAnsi="Courier New" w:cs="Courier New"/>
                <w:color w:val="000000"/>
                <w:sz w:val="18"/>
                <w:szCs w:val="18"/>
                <w:lang w:val="en-GB"/>
              </w:rPr>
              <w:t>: {</w:t>
            </w:r>
          </w:p>
          <w:p w14:paraId="3A98F41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"startDate"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18D81423"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48932A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0E69AD8E"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1ADF8E24" w14:textId="42A8CF25"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621" w:author="Alba Colomer Padrosa" w:date="2021-01-27T17:54:00Z">
        <w:r>
          <w:rPr>
            <w:noProof/>
            <w:lang w:val="en-GB"/>
          </w:rPr>
          <w:t>58</w:t>
        </w:r>
      </w:ins>
      <w:del w:id="1622" w:author="Alba Colomer Padrosa" w:date="2021-01-27T17:54:00Z">
        <w:r w:rsidDel="00B846BF">
          <w:rPr>
            <w:noProof/>
            <w:lang w:val="en-GB"/>
          </w:rPr>
          <w:delText>56</w:delText>
        </w:r>
      </w:del>
      <w:r w:rsidRPr="00FF0611">
        <w:rPr>
          <w:lang w:val="en-GB"/>
        </w:rPr>
        <w:fldChar w:fldCharType="end"/>
      </w:r>
      <w:r w:rsidRPr="00FF0611">
        <w:rPr>
          <w:lang w:val="en-GB"/>
        </w:rPr>
        <w:t xml:space="preserve"> – </w:t>
      </w:r>
      <w:r>
        <w:rPr>
          <w:lang w:val="en-GB"/>
        </w:rPr>
        <w:t>Award period</w:t>
      </w:r>
    </w:p>
    <w:p w14:paraId="6A91D906" w14:textId="0D5CBBAB" w:rsidR="007D1574" w:rsidRPr="00FF0611" w:rsidDel="00B846BF" w:rsidRDefault="007D1574" w:rsidP="007D1574">
      <w:pPr>
        <w:rPr>
          <w:del w:id="1623" w:author="Alba Colomer Padrosa" w:date="2021-01-27T17:54:00Z"/>
          <w:lang w:val="en-GB"/>
        </w:rPr>
      </w:pPr>
    </w:p>
    <w:p w14:paraId="783FB95B" w14:textId="77777777" w:rsidR="007D1574" w:rsidRPr="00FF0611" w:rsidRDefault="007D1574" w:rsidP="005A0AA8">
      <w:pPr>
        <w:pStyle w:val="Akapitzlist"/>
        <w:numPr>
          <w:ilvl w:val="0"/>
          <w:numId w:val="21"/>
        </w:numPr>
        <w:rPr>
          <w:rFonts w:ascii="Times New Roman" w:hAnsi="Times New Roman"/>
        </w:rPr>
      </w:pPr>
      <w:bookmarkStart w:id="1624" w:name="bookmark=id.41mghml" w:colFirst="0" w:colLast="0"/>
      <w:bookmarkEnd w:id="1624"/>
      <w:r w:rsidRPr="00FF0611">
        <w:rPr>
          <w:rFonts w:ascii="Times New Roman" w:hAnsi="Times New Roman"/>
        </w:rPr>
        <w:t>Evaluation envelopes</w:t>
      </w:r>
    </w:p>
    <w:p w14:paraId="3FB6D3C4" w14:textId="64D801F6" w:rsidR="007D1574" w:rsidRPr="00FF0611" w:rsidRDefault="007D1574" w:rsidP="007D1574">
      <w:pPr>
        <w:jc w:val="both"/>
        <w:rPr>
          <w:rFonts w:ascii="Times New Roman" w:hAnsi="Times New Roman" w:cs="Times New Roman"/>
          <w:lang w:val="en-GB"/>
        </w:rPr>
      </w:pPr>
      <w:r w:rsidRPr="00FF0611">
        <w:rPr>
          <w:rFonts w:ascii="Times New Roman" w:hAnsi="Times New Roman" w:cs="Times New Roman"/>
          <w:lang w:val="en-GB"/>
        </w:rPr>
        <w:t xml:space="preserve">Along with </w:t>
      </w:r>
      <w:r w:rsidRPr="00156AE4">
        <w:rPr>
          <w:rFonts w:ascii="Times New Roman" w:eastAsia="Courier New" w:hAnsi="Times New Roman" w:cs="Times New Roman"/>
          <w:color w:val="DD1144"/>
          <w:shd w:val="clear" w:color="auto" w:fill="F3F3F3"/>
          <w:lang w:val="en-GB"/>
          <w:rPrChange w:id="1625" w:author="Alba Colomer Padrosa" w:date="2021-01-27T17:45:00Z">
            <w:rPr>
              <w:rFonts w:ascii="Courier New" w:eastAsia="Courier New" w:hAnsi="Courier New" w:cs="Courier New"/>
              <w:color w:val="000000"/>
              <w:lang w:val="en-GB"/>
            </w:rPr>
          </w:rPrChange>
        </w:rPr>
        <w:t>tender.awardPeriod.startDate</w:t>
      </w:r>
      <w:r w:rsidR="006817FD"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cs="Times New Roman"/>
          <w:lang w:val="en-GB"/>
        </w:rPr>
        <w:t xml:space="preserve">a set of all </w:t>
      </w:r>
      <w:r w:rsidR="006817FD" w:rsidRPr="00FF0611">
        <w:rPr>
          <w:rFonts w:ascii="Times New Roman" w:hAnsi="Times New Roman" w:cs="Times New Roman"/>
          <w:lang w:val="en-GB"/>
        </w:rPr>
        <w:t>tenders</w:t>
      </w:r>
      <w:r w:rsidRPr="00FF0611">
        <w:rPr>
          <w:rFonts w:ascii="Times New Roman" w:hAnsi="Times New Roman" w:cs="Times New Roman"/>
          <w:lang w:val="en-GB"/>
        </w:rPr>
        <w:t xml:space="preserve"> received during prior tendering phase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disclosed </w:t>
      </w:r>
      <w:r w:rsidR="006817FD" w:rsidRPr="00FF0611">
        <w:rPr>
          <w:rFonts w:ascii="Times New Roman" w:hAnsi="Times New Roman" w:cs="Times New Roman"/>
          <w:lang w:val="en-GB"/>
        </w:rPr>
        <w:t>using</w:t>
      </w:r>
      <w:r w:rsidRPr="00FF0611">
        <w:rPr>
          <w:rFonts w:ascii="Times New Roman" w:hAnsi="Times New Roman" w:cs="Times New Roman"/>
          <w:lang w:val="en-GB"/>
        </w:rPr>
        <w:t xml:space="preserve"> a </w:t>
      </w:r>
      <w:r w:rsidRPr="00FF0611">
        <w:rPr>
          <w:rFonts w:ascii="Courier New" w:eastAsia="Courier New" w:hAnsi="Courier New" w:cs="Courier New"/>
          <w:color w:val="000000"/>
          <w:lang w:val="en-GB"/>
        </w:rPr>
        <w:t>bids</w:t>
      </w:r>
      <w:r w:rsidRPr="00FF0611">
        <w:rPr>
          <w:lang w:val="en-GB"/>
        </w:rPr>
        <w:t xml:space="preserve"> </w:t>
      </w:r>
      <w:r w:rsidRPr="00FF0611">
        <w:rPr>
          <w:rFonts w:ascii="Times New Roman" w:hAnsi="Times New Roman" w:cs="Times New Roman"/>
          <w:lang w:val="en-GB"/>
        </w:rPr>
        <w:t>array according to the relevant schema. All the</w:t>
      </w:r>
      <w:r w:rsidRPr="00FF0611">
        <w:rPr>
          <w:lang w:val="en-GB"/>
        </w:rPr>
        <w:t xml:space="preserve"> </w:t>
      </w:r>
      <w:r w:rsidRPr="00156AE4">
        <w:rPr>
          <w:rFonts w:ascii="Times New Roman" w:eastAsia="Courier New" w:hAnsi="Times New Roman" w:cs="Times New Roman"/>
          <w:color w:val="DD1144"/>
          <w:shd w:val="clear" w:color="auto" w:fill="F3F3F3"/>
          <w:lang w:val="en-GB"/>
          <w:rPrChange w:id="1626" w:author="Alba Colomer Padrosa" w:date="2021-01-27T17:45:00Z">
            <w:rPr>
              <w:rFonts w:ascii="Courier New" w:eastAsia="Courier New" w:hAnsi="Courier New" w:cs="Courier New"/>
              <w:color w:val="000000"/>
              <w:lang w:val="en-GB"/>
            </w:rPr>
          </w:rPrChange>
        </w:rPr>
        <w:t>bids</w:t>
      </w:r>
      <w:r w:rsidRPr="00FF0611">
        <w:rPr>
          <w:lang w:val="en-GB"/>
        </w:rPr>
        <w:t xml:space="preserve"> </w:t>
      </w:r>
      <w:r w:rsidRPr="00FF0611">
        <w:rPr>
          <w:rFonts w:ascii="Times New Roman" w:hAnsi="Times New Roman" w:cs="Times New Roman"/>
          <w:lang w:val="en-GB"/>
        </w:rPr>
        <w:t xml:space="preserve">authors </w:t>
      </w:r>
      <w:r w:rsidR="009E6729" w:rsidRPr="00FF0611">
        <w:rPr>
          <w:rFonts w:ascii="Times New Roman" w:hAnsi="Times New Roman" w:cs="Times New Roman"/>
          <w:lang w:val="en-GB"/>
        </w:rPr>
        <w:t xml:space="preserve">(referring to final offers)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updated into</w:t>
      </w:r>
      <w:r w:rsidRPr="00FF0611">
        <w:rPr>
          <w:lang w:val="en-GB"/>
        </w:rPr>
        <w:t> </w:t>
      </w:r>
      <w:r w:rsidRPr="00156AE4">
        <w:rPr>
          <w:rFonts w:ascii="Times New Roman" w:eastAsia="Courier New" w:hAnsi="Times New Roman" w:cs="Times New Roman"/>
          <w:color w:val="DD1144"/>
          <w:shd w:val="clear" w:color="auto" w:fill="F3F3F3"/>
          <w:lang w:val="en-GB"/>
          <w:rPrChange w:id="1627" w:author="Alba Colomer Padrosa" w:date="2021-01-27T17:45:00Z">
            <w:rPr>
              <w:rFonts w:ascii="Courier New" w:eastAsia="Courier New" w:hAnsi="Courier New" w:cs="Courier New"/>
              <w:color w:val="000000"/>
              <w:lang w:val="en-GB"/>
            </w:rPr>
          </w:rPrChange>
        </w:rPr>
        <w:t>parties</w:t>
      </w:r>
      <w:r w:rsidRPr="00FF0611">
        <w:rPr>
          <w:lang w:val="en-GB"/>
        </w:rPr>
        <w:t xml:space="preserve"> </w:t>
      </w:r>
      <w:r w:rsidRPr="00FF0611">
        <w:rPr>
          <w:rFonts w:ascii="Times New Roman" w:hAnsi="Times New Roman" w:cs="Times New Roman"/>
          <w:lang w:val="en-GB"/>
        </w:rPr>
        <w:t>with a</w:t>
      </w:r>
      <w:r w:rsidRPr="00FF0611">
        <w:rPr>
          <w:lang w:val="en-GB"/>
        </w:rPr>
        <w:t> </w:t>
      </w:r>
      <w:r w:rsidRPr="00156AE4">
        <w:rPr>
          <w:rFonts w:ascii="Times New Roman" w:eastAsia="Courier New" w:hAnsi="Times New Roman" w:cs="Times New Roman"/>
          <w:color w:val="DD1144"/>
          <w:shd w:val="clear" w:color="auto" w:fill="F3F3F3"/>
          <w:lang w:val="en-GB"/>
          <w:rPrChange w:id="1628" w:author="Alba Colomer Padrosa" w:date="2021-01-27T17:45:00Z">
            <w:rPr>
              <w:rFonts w:ascii="Courier New" w:eastAsia="Courier New" w:hAnsi="Courier New" w:cs="Courier New"/>
              <w:color w:val="000000"/>
              <w:lang w:val="en-GB"/>
            </w:rPr>
          </w:rPrChange>
        </w:rPr>
        <w:t>role: tenderer</w:t>
      </w:r>
      <w:r w:rsidRPr="00FF0611">
        <w:rPr>
          <w:lang w:val="en-GB"/>
        </w:rPr>
        <w:t xml:space="preserve">. </w:t>
      </w:r>
      <w:r w:rsidRPr="00FF0611">
        <w:rPr>
          <w:rFonts w:ascii="Times New Roman" w:hAnsi="Times New Roman" w:cs="Times New Roman"/>
          <w:lang w:val="en-GB"/>
        </w:rPr>
        <w:t>Such objects are based on</w:t>
      </w:r>
      <w:r w:rsidR="006817FD" w:rsidRPr="00FF0611">
        <w:rPr>
          <w:rFonts w:ascii="Times New Roman" w:hAnsi="Times New Roman" w:cs="Times New Roman"/>
          <w:lang w:val="en-GB"/>
        </w:rPr>
        <w:t xml:space="preserve"> the</w:t>
      </w:r>
      <w:r w:rsidRPr="00FF0611">
        <w:rPr>
          <w:rFonts w:ascii="Times New Roman" w:hAnsi="Times New Roman" w:cs="Times New Roman"/>
          <w:lang w:val="en-GB"/>
        </w:rPr>
        <w:t> </w:t>
      </w:r>
      <w:r w:rsidRPr="00FF0611">
        <w:rPr>
          <w:rFonts w:ascii="Courier New" w:eastAsia="Courier New" w:hAnsi="Courier New" w:cs="Courier New"/>
          <w:color w:val="000000"/>
          <w:lang w:val="en-GB"/>
        </w:rPr>
        <w:t>Awards</w:t>
      </w:r>
      <w:r w:rsidRPr="00FF0611">
        <w:rPr>
          <w:lang w:val="en-GB"/>
        </w:rPr>
        <w:t> </w:t>
      </w:r>
      <w:r w:rsidRPr="00FF0611">
        <w:rPr>
          <w:rFonts w:ascii="Times New Roman" w:hAnsi="Times New Roman" w:cs="Times New Roman"/>
          <w:lang w:val="en-GB"/>
        </w:rPr>
        <w:t>schema and</w:t>
      </w:r>
      <w:r w:rsidR="006817FD" w:rsidRPr="00FF0611">
        <w:rPr>
          <w:rFonts w:ascii="Times New Roman" w:hAnsi="Times New Roman" w:cs="Times New Roman"/>
          <w:lang w:val="en-GB"/>
        </w:rPr>
        <w:t xml:space="preserve"> are</w:t>
      </w:r>
      <w:r w:rsidRPr="00FF0611">
        <w:rPr>
          <w:rFonts w:ascii="Times New Roman" w:hAnsi="Times New Roman" w:cs="Times New Roman"/>
          <w:lang w:val="en-GB"/>
        </w:rPr>
        <w:t xml:space="preserve"> initially established with </w:t>
      </w:r>
      <w:r w:rsidRPr="00156AE4">
        <w:rPr>
          <w:rFonts w:ascii="Times New Roman" w:eastAsia="Courier New" w:hAnsi="Times New Roman" w:cs="Times New Roman"/>
          <w:color w:val="DD1144"/>
          <w:shd w:val="clear" w:color="auto" w:fill="F3F3F3"/>
          <w:lang w:val="en-GB"/>
          <w:rPrChange w:id="1629" w:author="Alba Colomer Padrosa" w:date="2021-01-27T17:45:00Z">
            <w:rPr>
              <w:rFonts w:ascii="Courier New" w:eastAsia="Courier New" w:hAnsi="Courier New" w:cs="Courier New"/>
              <w:color w:val="000000"/>
              <w:lang w:val="en-GB"/>
            </w:rPr>
          </w:rPrChange>
        </w:rPr>
        <w:t>status:pending</w:t>
      </w:r>
      <w:r w:rsidRPr="00FF0611">
        <w:rPr>
          <w:lang w:val="en-GB"/>
        </w:rPr>
        <w:t> </w:t>
      </w:r>
      <w:r w:rsidR="006817FD" w:rsidRPr="00FF0611">
        <w:rPr>
          <w:rFonts w:ascii="Times New Roman" w:hAnsi="Times New Roman" w:cs="Times New Roman"/>
          <w:lang w:val="en-GB"/>
        </w:rPr>
        <w:t>and</w:t>
      </w:r>
      <w:r w:rsidRPr="00FF0611">
        <w:rPr>
          <w:rFonts w:ascii="Times New Roman" w:hAnsi="Times New Roman" w:cs="Times New Roman"/>
          <w:lang w:val="en-GB"/>
        </w:rPr>
        <w:t xml:space="preserve"> </w:t>
      </w:r>
      <w:r w:rsidRPr="00156AE4">
        <w:rPr>
          <w:rFonts w:ascii="Times New Roman" w:eastAsia="Courier New" w:hAnsi="Times New Roman" w:cs="Times New Roman"/>
          <w:color w:val="DD1144"/>
          <w:shd w:val="clear" w:color="auto" w:fill="F3F3F3"/>
          <w:lang w:val="en-GB"/>
          <w:rPrChange w:id="1630" w:author="Alba Colomer Padrosa" w:date="2021-01-27T17:45:00Z">
            <w:rPr>
              <w:rFonts w:ascii="Courier New" w:eastAsia="Courier New" w:hAnsi="Courier New" w:cs="Courier New"/>
              <w:color w:val="000000"/>
              <w:lang w:val="en-GB"/>
            </w:rPr>
          </w:rPrChange>
        </w:rPr>
        <w:t>statusDetails:none</w:t>
      </w:r>
      <w:r w:rsidRPr="00FF0611">
        <w:rPr>
          <w:rFonts w:ascii="Times New Roman" w:hAnsi="Times New Roman" w:cs="Times New Roman"/>
          <w:lang w:val="en-GB"/>
        </w:rPr>
        <w:t>. All the submissions authors</w:t>
      </w:r>
      <w:r w:rsidR="009E6729" w:rsidRPr="00FF0611">
        <w:rPr>
          <w:rFonts w:ascii="Times New Roman" w:hAnsi="Times New Roman" w:cs="Times New Roman"/>
          <w:lang w:val="en-GB"/>
        </w:rPr>
        <w:t xml:space="preserve"> (referring to EoI or ESPD or other related documentation aimed at the qualification of the EO)</w:t>
      </w:r>
      <w:r w:rsidRPr="00FF0611">
        <w:rPr>
          <w:rFonts w:ascii="Times New Roman" w:hAnsi="Times New Roman" w:cs="Times New Roman"/>
          <w:lang w:val="en-GB"/>
        </w:rPr>
        <w:t xml:space="preserve"> </w:t>
      </w:r>
      <w:r w:rsidR="00364B81" w:rsidRPr="00FF0611">
        <w:rPr>
          <w:rFonts w:ascii="Times New Roman" w:hAnsi="Times New Roman" w:cs="Times New Roman"/>
          <w:lang w:val="en-GB"/>
        </w:rPr>
        <w:t>must</w:t>
      </w:r>
      <w:r w:rsidRPr="00FF0611">
        <w:rPr>
          <w:rFonts w:ascii="Times New Roman" w:hAnsi="Times New Roman" w:cs="Times New Roman"/>
          <w:lang w:val="en-GB"/>
        </w:rPr>
        <w:t xml:space="preserve"> be added into</w:t>
      </w:r>
      <w:r w:rsidRPr="00FF0611">
        <w:rPr>
          <w:lang w:val="en-GB"/>
        </w:rPr>
        <w:t> </w:t>
      </w:r>
      <w:r w:rsidRPr="00156AE4">
        <w:rPr>
          <w:rFonts w:ascii="Times New Roman" w:eastAsia="Courier New" w:hAnsi="Times New Roman" w:cs="Times New Roman"/>
          <w:color w:val="DD1144"/>
          <w:shd w:val="clear" w:color="auto" w:fill="F3F3F3"/>
          <w:lang w:val="en-GB"/>
          <w:rPrChange w:id="1631" w:author="Alba Colomer Padrosa" w:date="2021-01-27T17:45:00Z">
            <w:rPr>
              <w:rFonts w:ascii="Courier New" w:eastAsia="Courier New" w:hAnsi="Courier New" w:cs="Courier New"/>
              <w:color w:val="000000"/>
              <w:lang w:val="en-GB"/>
            </w:rPr>
          </w:rPrChange>
        </w:rPr>
        <w:t>parties</w:t>
      </w:r>
      <w:r w:rsidRPr="00FF0611">
        <w:rPr>
          <w:lang w:val="en-GB"/>
        </w:rPr>
        <w:t xml:space="preserve"> </w:t>
      </w:r>
      <w:r w:rsidRPr="00FF0611">
        <w:rPr>
          <w:rFonts w:ascii="Times New Roman" w:hAnsi="Times New Roman" w:cs="Times New Roman"/>
          <w:lang w:val="en-GB"/>
        </w:rPr>
        <w:t>as an</w:t>
      </w:r>
      <w:r w:rsidRPr="00FF0611">
        <w:rPr>
          <w:lang w:val="en-GB"/>
        </w:rPr>
        <w:t xml:space="preserve"> </w:t>
      </w:r>
      <w:r w:rsidRPr="00156AE4">
        <w:rPr>
          <w:rFonts w:ascii="Times New Roman" w:eastAsia="Courier New" w:hAnsi="Times New Roman" w:cs="Times New Roman"/>
          <w:color w:val="DD1144"/>
          <w:shd w:val="clear" w:color="auto" w:fill="F3F3F3"/>
          <w:lang w:val="en-GB"/>
          <w:rPrChange w:id="1632" w:author="Alba Colomer Padrosa" w:date="2021-01-27T17:45:00Z">
            <w:rPr>
              <w:rFonts w:ascii="Courier New" w:eastAsia="Courier New" w:hAnsi="Courier New" w:cs="Courier New"/>
              <w:lang w:val="en-GB"/>
            </w:rPr>
          </w:rPrChange>
        </w:rPr>
        <w:t>organizations</w:t>
      </w:r>
      <w:r w:rsidRPr="00FF0611">
        <w:rPr>
          <w:lang w:val="en-GB"/>
        </w:rPr>
        <w:t xml:space="preserve"> </w:t>
      </w:r>
      <w:r w:rsidRPr="00FF0611">
        <w:rPr>
          <w:rFonts w:ascii="Times New Roman" w:hAnsi="Times New Roman" w:cs="Times New Roman"/>
          <w:lang w:val="en-GB"/>
        </w:rPr>
        <w:t>with a</w:t>
      </w:r>
      <w:r w:rsidRPr="00FF0611">
        <w:rPr>
          <w:lang w:val="en-GB"/>
        </w:rPr>
        <w:t> </w:t>
      </w:r>
      <w:r w:rsidRPr="00156AE4">
        <w:rPr>
          <w:rFonts w:ascii="Times New Roman" w:eastAsia="Courier New" w:hAnsi="Times New Roman" w:cs="Times New Roman"/>
          <w:color w:val="DD1144"/>
          <w:shd w:val="clear" w:color="auto" w:fill="F3F3F3"/>
          <w:lang w:val="en-GB"/>
          <w:rPrChange w:id="1633" w:author="Alba Colomer Padrosa" w:date="2021-01-27T17:45:00Z">
            <w:rPr>
              <w:rFonts w:ascii="Courier New" w:eastAsia="Courier New" w:hAnsi="Courier New" w:cs="Courier New"/>
              <w:color w:val="000000"/>
              <w:lang w:val="en-GB"/>
            </w:rPr>
          </w:rPrChange>
        </w:rPr>
        <w:t>role: candidate</w:t>
      </w:r>
      <w:r w:rsidR="00364B81" w:rsidRPr="00FF0611">
        <w:rPr>
          <w:rFonts w:ascii="Courier New" w:eastAsia="Courier New" w:hAnsi="Courier New" w:cs="Courier New"/>
          <w:color w:val="000000"/>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7D1574" w:rsidRPr="00FF0611" w14:paraId="7DAD4BE9" w14:textId="77777777" w:rsidTr="007D1574">
        <w:tc>
          <w:tcPr>
            <w:tcW w:w="8417" w:type="dxa"/>
            <w:tcMar>
              <w:right w:w="100" w:type="dxa"/>
            </w:tcMar>
          </w:tcPr>
          <w:p w14:paraId="63E6DBD8"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2A8CDEE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"awards"</w:t>
            </w:r>
            <w:r w:rsidRPr="00FF0611">
              <w:rPr>
                <w:rFonts w:ascii="Courier New" w:eastAsia="Courier New" w:hAnsi="Courier New" w:cs="Courier New"/>
                <w:color w:val="000000"/>
                <w:sz w:val="18"/>
                <w:szCs w:val="18"/>
                <w:lang w:val="en-GB"/>
              </w:rPr>
              <w:t>: [</w:t>
            </w:r>
          </w:p>
          <w:p w14:paraId="79506AA1"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D17A876"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FA68804"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22BCD06E"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"suppliers"</w:t>
            </w:r>
            <w:r w:rsidRPr="00FF0611">
              <w:rPr>
                <w:rFonts w:ascii="Courier New" w:eastAsia="Courier New" w:hAnsi="Courier New" w:cs="Courier New"/>
                <w:color w:val="000000"/>
                <w:sz w:val="18"/>
                <w:szCs w:val="18"/>
                <w:lang w:val="en-GB"/>
              </w:rPr>
              <w:t>: [],</w:t>
            </w:r>
          </w:p>
          <w:p w14:paraId="4094D0A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28161F9E"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"relatedBid"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73C7AEA9"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4E84876C"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4D4C2827" w14:textId="77777777" w:rsidR="007D1574" w:rsidRPr="00FF0611" w:rsidRDefault="007D1574" w:rsidP="007D1574">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611F8698" w14:textId="0B183934"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634" w:author="Alba Colomer Padrosa" w:date="2021-01-27T17:54:00Z">
        <w:r>
          <w:rPr>
            <w:noProof/>
            <w:lang w:val="en-GB"/>
          </w:rPr>
          <w:t>59</w:t>
        </w:r>
      </w:ins>
      <w:del w:id="1635" w:author="Alba Colomer Padrosa" w:date="2021-01-27T17:54:00Z">
        <w:r w:rsidDel="00B846BF">
          <w:rPr>
            <w:noProof/>
            <w:lang w:val="en-GB"/>
          </w:rPr>
          <w:delText>56</w:delText>
        </w:r>
      </w:del>
      <w:r w:rsidRPr="00FF0611">
        <w:rPr>
          <w:lang w:val="en-GB"/>
        </w:rPr>
        <w:fldChar w:fldCharType="end"/>
      </w:r>
      <w:r w:rsidRPr="00FF0611">
        <w:rPr>
          <w:lang w:val="en-GB"/>
        </w:rPr>
        <w:t xml:space="preserve"> – </w:t>
      </w:r>
      <w:r>
        <w:rPr>
          <w:lang w:val="en-GB"/>
        </w:rPr>
        <w:t>Evaluation</w:t>
      </w:r>
    </w:p>
    <w:p w14:paraId="7C46317C" w14:textId="117B725A" w:rsidR="007D1574" w:rsidRPr="00FF0611" w:rsidDel="00B846BF" w:rsidRDefault="007D1574" w:rsidP="007D1574">
      <w:pPr>
        <w:rPr>
          <w:del w:id="1636" w:author="Alba Colomer Padrosa" w:date="2021-01-27T17:54:00Z"/>
          <w:lang w:val="en-GB"/>
        </w:rPr>
      </w:pPr>
    </w:p>
    <w:p w14:paraId="2BE56E64" w14:textId="77777777" w:rsidR="007D1574" w:rsidRPr="00FF0611" w:rsidRDefault="007D1574" w:rsidP="005A0AA8">
      <w:pPr>
        <w:pStyle w:val="Akapitzlist"/>
        <w:numPr>
          <w:ilvl w:val="0"/>
          <w:numId w:val="21"/>
        </w:numPr>
        <w:rPr>
          <w:rFonts w:ascii="Times New Roman" w:hAnsi="Times New Roman"/>
        </w:rPr>
      </w:pPr>
      <w:bookmarkStart w:id="1637" w:name="bookmark=id.2grqrue" w:colFirst="0" w:colLast="0"/>
      <w:bookmarkEnd w:id="1637"/>
      <w:r w:rsidRPr="00FF0611">
        <w:rPr>
          <w:rFonts w:ascii="Times New Roman" w:hAnsi="Times New Roman"/>
        </w:rPr>
        <w:t>Disclosure of the enquirers</w:t>
      </w:r>
    </w:p>
    <w:p w14:paraId="1BC8AE0C" w14:textId="519A9CD9" w:rsidR="007D1574" w:rsidRPr="00FF0611" w:rsidRDefault="007D1574" w:rsidP="007D1574">
      <w:pPr>
        <w:jc w:val="both"/>
        <w:rPr>
          <w:lang w:val="en-GB"/>
        </w:rPr>
      </w:pPr>
      <w:r w:rsidRPr="00FF0611">
        <w:rPr>
          <w:rFonts w:ascii="Times New Roman" w:hAnsi="Times New Roman" w:cs="Times New Roman"/>
          <w:lang w:val="en-GB"/>
        </w:rPr>
        <w:t>Together with</w:t>
      </w:r>
      <w:r w:rsidR="006817FD" w:rsidRPr="00FF0611">
        <w:rPr>
          <w:rFonts w:ascii="Times New Roman" w:hAnsi="Times New Roman" w:cs="Times New Roman"/>
          <w:lang w:val="en-GB"/>
        </w:rPr>
        <w:t xml:space="preserve"> the</w:t>
      </w:r>
      <w:r w:rsidRPr="00FF0611">
        <w:rPr>
          <w:rFonts w:ascii="Times New Roman" w:hAnsi="Times New Roman" w:cs="Times New Roman"/>
          <w:lang w:val="en-GB"/>
        </w:rPr>
        <w:t xml:space="preserve"> initiation of the evaluation phase, all the enquirers (</w:t>
      </w:r>
      <w:r w:rsidRPr="00156AE4">
        <w:rPr>
          <w:rFonts w:ascii="Times New Roman" w:eastAsia="Courier New" w:hAnsi="Times New Roman" w:cs="Times New Roman"/>
          <w:color w:val="DD1144"/>
          <w:shd w:val="clear" w:color="auto" w:fill="F3F3F3"/>
          <w:lang w:val="en-GB"/>
          <w:rPrChange w:id="1638" w:author="Alba Colomer Padrosa" w:date="2021-01-27T17:46:00Z">
            <w:rPr>
              <w:rFonts w:ascii="Courier New" w:eastAsia="Courier New" w:hAnsi="Courier New" w:cs="Courier New"/>
              <w:color w:val="000000"/>
              <w:lang w:val="en-GB"/>
            </w:rPr>
          </w:rPrChange>
        </w:rPr>
        <w:t>tender.enquiries[*].author</w:t>
      </w:r>
      <w:r w:rsidRPr="00FF0611">
        <w:rPr>
          <w:rFonts w:ascii="Times New Roman" w:hAnsi="Times New Roman" w:cs="Times New Roman"/>
          <w:lang w:val="en-GB"/>
        </w:rPr>
        <w:t xml:space="preserve">) </w:t>
      </w:r>
      <w:r w:rsidR="006817FD" w:rsidRPr="00FF0611">
        <w:rPr>
          <w:rFonts w:ascii="Times New Roman" w:hAnsi="Times New Roman" w:cs="Times New Roman"/>
          <w:lang w:val="en-GB"/>
        </w:rPr>
        <w:t>must</w:t>
      </w:r>
      <w:r w:rsidRPr="00FF0611">
        <w:rPr>
          <w:rFonts w:ascii="Times New Roman" w:hAnsi="Times New Roman" w:cs="Times New Roman"/>
          <w:lang w:val="en-GB"/>
        </w:rPr>
        <w:t xml:space="preserve"> be reflected into</w:t>
      </w:r>
      <w:r w:rsidR="006817FD" w:rsidRPr="00FF0611">
        <w:rPr>
          <w:rFonts w:ascii="Times New Roman" w:hAnsi="Times New Roman" w:cs="Times New Roman"/>
          <w:lang w:val="en-GB"/>
        </w:rPr>
        <w:t xml:space="preserve"> a</w:t>
      </w:r>
      <w:r w:rsidRPr="00FF0611">
        <w:rPr>
          <w:lang w:val="en-GB"/>
        </w:rPr>
        <w:t> </w:t>
      </w:r>
      <w:r w:rsidRPr="00156AE4">
        <w:rPr>
          <w:rFonts w:ascii="Times New Roman" w:eastAsia="Courier New" w:hAnsi="Times New Roman" w:cs="Times New Roman"/>
          <w:color w:val="DD1144"/>
          <w:shd w:val="clear" w:color="auto" w:fill="F3F3F3"/>
          <w:lang w:val="en-GB"/>
          <w:rPrChange w:id="1639" w:author="Alba Colomer Padrosa" w:date="2021-01-27T17:46:00Z">
            <w:rPr>
              <w:rFonts w:ascii="Courier New" w:eastAsia="Courier New" w:hAnsi="Courier New" w:cs="Courier New"/>
              <w:color w:val="000000"/>
              <w:lang w:val="en-GB"/>
            </w:rPr>
          </w:rPrChange>
        </w:rPr>
        <w:t>parties</w:t>
      </w:r>
      <w:r w:rsidRPr="00FF0611">
        <w:rPr>
          <w:lang w:val="en-GB"/>
        </w:rPr>
        <w:t xml:space="preserve"> </w:t>
      </w:r>
      <w:r w:rsidRPr="00FF0611">
        <w:rPr>
          <w:rFonts w:ascii="Times New Roman" w:hAnsi="Times New Roman" w:cs="Times New Roman"/>
          <w:lang w:val="en-GB"/>
        </w:rPr>
        <w:t xml:space="preserve">array with </w:t>
      </w:r>
      <w:r w:rsidRPr="00156AE4">
        <w:rPr>
          <w:rFonts w:ascii="Times New Roman" w:eastAsia="Courier New" w:hAnsi="Times New Roman" w:cs="Times New Roman"/>
          <w:color w:val="DD1144"/>
          <w:shd w:val="clear" w:color="auto" w:fill="F3F3F3"/>
          <w:lang w:val="en-GB"/>
          <w:rPrChange w:id="1640" w:author="Alba Colomer Padrosa" w:date="2021-01-27T17:46:00Z">
            <w:rPr>
              <w:rFonts w:ascii="Courier New" w:eastAsia="Courier New" w:hAnsi="Courier New" w:cs="Courier New"/>
              <w:color w:val="000000"/>
              <w:lang w:val="en-GB"/>
            </w:rPr>
          </w:rPrChange>
        </w:rPr>
        <w:t>role: enquirer</w:t>
      </w:r>
      <w:r w:rsidR="006817FD" w:rsidRPr="00FF0611">
        <w:rPr>
          <w:rFonts w:ascii="Courier New" w:eastAsia="Courier New" w:hAnsi="Courier New" w:cs="Courier New"/>
          <w:color w:val="000000"/>
          <w:lang w:val="en-GB"/>
        </w:rPr>
        <w:t>,</w:t>
      </w:r>
      <w:r w:rsidRPr="00FF0611">
        <w:rPr>
          <w:lang w:val="en-GB"/>
        </w:rPr>
        <w:t xml:space="preserve"> </w:t>
      </w:r>
      <w:r w:rsidRPr="00FF0611">
        <w:rPr>
          <w:rFonts w:ascii="Times New Roman" w:hAnsi="Times New Roman" w:cs="Times New Roman"/>
          <w:lang w:val="en-GB"/>
        </w:rPr>
        <w:t>once</w:t>
      </w:r>
      <w:r w:rsidR="006817FD" w:rsidRPr="00FF0611">
        <w:rPr>
          <w:rFonts w:ascii="Times New Roman" w:hAnsi="Times New Roman" w:cs="Times New Roman"/>
          <w:lang w:val="en-GB"/>
        </w:rPr>
        <w:t xml:space="preserve"> the</w:t>
      </w:r>
      <w:r w:rsidRPr="00FF0611">
        <w:rPr>
          <w:lang w:val="en-GB"/>
        </w:rPr>
        <w:t xml:space="preserve"> </w:t>
      </w:r>
      <w:r w:rsidRPr="00156AE4">
        <w:rPr>
          <w:rFonts w:ascii="Times New Roman" w:eastAsia="Courier New" w:hAnsi="Times New Roman" w:cs="Times New Roman"/>
          <w:color w:val="DD1144"/>
          <w:shd w:val="clear" w:color="auto" w:fill="F3F3F3"/>
          <w:lang w:val="en-GB"/>
          <w:rPrChange w:id="1641" w:author="Alba Colomer Padrosa" w:date="2021-01-27T17:46:00Z">
            <w:rPr>
              <w:rFonts w:ascii="Courier New" w:eastAsia="Courier New" w:hAnsi="Courier New" w:cs="Courier New"/>
              <w:color w:val="000000"/>
              <w:lang w:val="en-GB"/>
            </w:rPr>
          </w:rPrChange>
        </w:rPr>
        <w:t>tender.enquiryPeriod.endDate</w:t>
      </w:r>
      <w:r w:rsidRPr="00FF0611">
        <w:rPr>
          <w:lang w:val="en-GB"/>
        </w:rPr>
        <w:t xml:space="preserve"> </w:t>
      </w:r>
      <w:r w:rsidR="006817FD" w:rsidRPr="00FF0611">
        <w:rPr>
          <w:rFonts w:ascii="Times New Roman" w:hAnsi="Times New Roman" w:cs="Times New Roman"/>
          <w:lang w:val="en-GB"/>
        </w:rPr>
        <w:t>is</w:t>
      </w:r>
      <w:r w:rsidR="006817FD" w:rsidRPr="00FF0611">
        <w:rPr>
          <w:lang w:val="en-GB"/>
        </w:rPr>
        <w:t xml:space="preserve"> </w:t>
      </w:r>
      <w:r w:rsidRPr="00FF0611">
        <w:rPr>
          <w:rFonts w:ascii="Times New Roman" w:hAnsi="Times New Roman" w:cs="Times New Roman"/>
          <w:lang w:val="en-GB"/>
        </w:rPr>
        <w:t>achieved</w:t>
      </w:r>
      <w:r w:rsidRPr="00FF0611">
        <w:rPr>
          <w:lang w:val="en-GB"/>
        </w:rPr>
        <w:t>.</w:t>
      </w:r>
    </w:p>
    <w:p w14:paraId="7007EF51" w14:textId="77777777" w:rsidR="007D1574" w:rsidRPr="00FF0611" w:rsidRDefault="007D1574" w:rsidP="007D1574">
      <w:pPr>
        <w:rPr>
          <w:rFonts w:ascii="Times New Roman" w:hAnsi="Times New Roman"/>
          <w:lang w:val="en-GB"/>
        </w:rPr>
      </w:pPr>
    </w:p>
    <w:p w14:paraId="610C4BC5" w14:textId="61E91022" w:rsidR="006817FD" w:rsidRPr="00FF0611" w:rsidRDefault="006817FD" w:rsidP="006817FD">
      <w:pPr>
        <w:rPr>
          <w:rFonts w:ascii="Times New Roman" w:hAnsi="Times New Roman" w:cs="Times New Roman"/>
          <w:u w:val="single"/>
          <w:lang w:val="en-GB"/>
        </w:rPr>
      </w:pPr>
      <w:r w:rsidRPr="00FF0611">
        <w:rPr>
          <w:rFonts w:ascii="Times New Roman" w:hAnsi="Times New Roman" w:cs="Times New Roman"/>
          <w:u w:val="single"/>
          <w:lang w:val="en-GB"/>
        </w:rPr>
        <w:t>Initial ranking on award criteria</w:t>
      </w:r>
    </w:p>
    <w:p w14:paraId="5FC3DAF3" w14:textId="233BA080" w:rsidR="00B46F62" w:rsidRPr="00FF0611" w:rsidRDefault="00B46F62" w:rsidP="00B46F62">
      <w:pPr>
        <w:rPr>
          <w:rFonts w:ascii="Times New Roman" w:hAnsi="Times New Roman" w:cs="Times New Roman"/>
          <w:lang w:val="en-GB"/>
        </w:rPr>
      </w:pPr>
      <w:r w:rsidRPr="00FF0611">
        <w:rPr>
          <w:rFonts w:ascii="Times New Roman" w:hAnsi="Times New Roman" w:cs="Times New Roman"/>
          <w:lang w:val="en-GB"/>
        </w:rPr>
        <w:t xml:space="preserve">Depending on </w:t>
      </w:r>
      <w:r w:rsidRPr="00156AE4">
        <w:rPr>
          <w:rFonts w:ascii="Times New Roman" w:eastAsia="Courier New" w:hAnsi="Times New Roman" w:cs="Times New Roman"/>
          <w:color w:val="DD1144"/>
          <w:shd w:val="clear" w:color="auto" w:fill="F3F3F3"/>
          <w:lang w:val="en-GB"/>
          <w:rPrChange w:id="1642" w:author="Alba Colomer Padrosa" w:date="2021-01-27T17:46:00Z">
            <w:rPr>
              <w:rFonts w:ascii="Courier New" w:eastAsia="Courier New" w:hAnsi="Courier New" w:cs="Courier New"/>
              <w:color w:val="000000"/>
              <w:lang w:val="en-GB"/>
            </w:rPr>
          </w:rPrChange>
        </w:rPr>
        <w:t>tender.awardCriteria</w:t>
      </w:r>
      <w:r w:rsidRPr="00FF0611">
        <w:rPr>
          <w:lang w:val="en-GB"/>
        </w:rPr>
        <w:t xml:space="preserve"> </w:t>
      </w:r>
      <w:r w:rsidRPr="00FF0611">
        <w:rPr>
          <w:rFonts w:ascii="Times New Roman" w:hAnsi="Times New Roman" w:cs="Times New Roman"/>
          <w:lang w:val="en-GB"/>
        </w:rPr>
        <w:t>and</w:t>
      </w:r>
      <w:r w:rsidRPr="00FF0611">
        <w:rPr>
          <w:lang w:val="en-GB"/>
        </w:rPr>
        <w:t xml:space="preserve"> </w:t>
      </w:r>
      <w:r w:rsidRPr="00156AE4">
        <w:rPr>
          <w:rFonts w:ascii="Times New Roman" w:eastAsia="Courier New" w:hAnsi="Times New Roman" w:cs="Times New Roman"/>
          <w:color w:val="DD1144"/>
          <w:shd w:val="clear" w:color="auto" w:fill="F3F3F3"/>
          <w:lang w:val="en-GB"/>
          <w:rPrChange w:id="1643" w:author="Alba Colomer Padrosa" w:date="2021-01-27T17:46:00Z">
            <w:rPr>
              <w:rFonts w:ascii="Courier New" w:eastAsia="Courier New" w:hAnsi="Courier New" w:cs="Courier New"/>
              <w:color w:val="000000"/>
              <w:lang w:val="en-GB"/>
            </w:rPr>
          </w:rPrChange>
        </w:rPr>
        <w:t>tenderAwardCriteriaDetails</w:t>
      </w:r>
      <w:r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cs="Times New Roman"/>
          <w:lang w:val="en-GB"/>
        </w:rPr>
        <w:t>an</w:t>
      </w:r>
      <w:r w:rsidRPr="00FF0611">
        <w:rPr>
          <w:lang w:val="en-GB"/>
        </w:rPr>
        <w:t xml:space="preserve"> </w:t>
      </w:r>
      <w:r w:rsidRPr="00FF0611">
        <w:rPr>
          <w:rFonts w:ascii="Times New Roman" w:hAnsi="Times New Roman" w:cs="Times New Roman"/>
          <w:lang w:val="en-GB"/>
        </w:rPr>
        <w:t>initial automated ranking can or cannot be done on:</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2122"/>
        <w:gridCol w:w="1559"/>
        <w:gridCol w:w="1843"/>
        <w:gridCol w:w="1701"/>
        <w:gridCol w:w="1842"/>
      </w:tblGrid>
      <w:tr w:rsidR="00B46F62" w:rsidRPr="00FF0611" w14:paraId="226457D3" w14:textId="77777777" w:rsidTr="00B46F62">
        <w:tc>
          <w:tcPr>
            <w:tcW w:w="2122" w:type="dxa"/>
            <w:tcMar>
              <w:top w:w="30" w:type="dxa"/>
              <w:left w:w="30" w:type="dxa"/>
              <w:bottom w:w="20" w:type="dxa"/>
              <w:right w:w="30" w:type="dxa"/>
            </w:tcMar>
          </w:tcPr>
          <w:p w14:paraId="77B38985" w14:textId="77777777" w:rsidR="00B46F62" w:rsidRPr="00FF0611" w:rsidRDefault="00B46F62" w:rsidP="00E72F20">
            <w:pPr>
              <w:rPr>
                <w:lang w:val="en-GB"/>
              </w:rPr>
            </w:pPr>
            <w:r w:rsidRPr="00FF0611">
              <w:rPr>
                <w:b/>
                <w:lang w:val="en-GB"/>
              </w:rPr>
              <w:t>awardCriteriaDetatils / awardCriteria</w:t>
            </w:r>
          </w:p>
        </w:tc>
        <w:tc>
          <w:tcPr>
            <w:tcW w:w="1559" w:type="dxa"/>
            <w:tcMar>
              <w:top w:w="30" w:type="dxa"/>
              <w:left w:w="30" w:type="dxa"/>
              <w:bottom w:w="20" w:type="dxa"/>
              <w:right w:w="30" w:type="dxa"/>
            </w:tcMar>
          </w:tcPr>
          <w:p w14:paraId="3DAFAD13" w14:textId="77777777" w:rsidR="00B46F62" w:rsidRPr="00FF0611" w:rsidRDefault="00B46F62" w:rsidP="00E72F20">
            <w:pPr>
              <w:rPr>
                <w:lang w:val="en-GB"/>
              </w:rPr>
            </w:pPr>
            <w:r w:rsidRPr="00FF0611">
              <w:rPr>
                <w:b/>
                <w:lang w:val="en-GB"/>
              </w:rPr>
              <w:t>priceOnly</w:t>
            </w:r>
          </w:p>
        </w:tc>
        <w:tc>
          <w:tcPr>
            <w:tcW w:w="1843" w:type="dxa"/>
            <w:tcMar>
              <w:top w:w="30" w:type="dxa"/>
              <w:left w:w="30" w:type="dxa"/>
              <w:bottom w:w="20" w:type="dxa"/>
              <w:right w:w="30" w:type="dxa"/>
            </w:tcMar>
          </w:tcPr>
          <w:p w14:paraId="178F9230" w14:textId="77777777" w:rsidR="00B46F62" w:rsidRPr="00FF0611" w:rsidRDefault="00B46F62" w:rsidP="00E72F20">
            <w:pPr>
              <w:rPr>
                <w:lang w:val="en-GB"/>
              </w:rPr>
            </w:pPr>
            <w:r w:rsidRPr="00FF0611">
              <w:rPr>
                <w:b/>
                <w:lang w:val="en-GB"/>
              </w:rPr>
              <w:t>costOnly</w:t>
            </w:r>
          </w:p>
        </w:tc>
        <w:tc>
          <w:tcPr>
            <w:tcW w:w="1701" w:type="dxa"/>
            <w:tcMar>
              <w:top w:w="30" w:type="dxa"/>
              <w:left w:w="30" w:type="dxa"/>
              <w:bottom w:w="20" w:type="dxa"/>
              <w:right w:w="30" w:type="dxa"/>
            </w:tcMar>
          </w:tcPr>
          <w:p w14:paraId="79E7FE92" w14:textId="77777777" w:rsidR="00B46F62" w:rsidRPr="00FF0611" w:rsidRDefault="00B46F62" w:rsidP="00E72F20">
            <w:pPr>
              <w:rPr>
                <w:lang w:val="en-GB"/>
              </w:rPr>
            </w:pPr>
            <w:r w:rsidRPr="00FF0611">
              <w:rPr>
                <w:b/>
                <w:lang w:val="en-GB"/>
              </w:rPr>
              <w:t>qualityOnly</w:t>
            </w:r>
          </w:p>
        </w:tc>
        <w:tc>
          <w:tcPr>
            <w:tcW w:w="1842" w:type="dxa"/>
            <w:tcMar>
              <w:top w:w="30" w:type="dxa"/>
              <w:left w:w="30" w:type="dxa"/>
              <w:bottom w:w="20" w:type="dxa"/>
              <w:right w:w="30" w:type="dxa"/>
            </w:tcMar>
          </w:tcPr>
          <w:p w14:paraId="541E1DA6" w14:textId="77777777" w:rsidR="00B46F62" w:rsidRPr="00FF0611" w:rsidRDefault="00B46F62" w:rsidP="00E72F20">
            <w:pPr>
              <w:rPr>
                <w:lang w:val="en-GB"/>
              </w:rPr>
            </w:pPr>
            <w:r w:rsidRPr="00FF0611">
              <w:rPr>
                <w:b/>
                <w:lang w:val="en-GB"/>
              </w:rPr>
              <w:t>ratedCriteria</w:t>
            </w:r>
          </w:p>
        </w:tc>
      </w:tr>
      <w:tr w:rsidR="00B46F62" w:rsidRPr="00FF0611" w14:paraId="121021B2" w14:textId="77777777" w:rsidTr="00B46F62">
        <w:tc>
          <w:tcPr>
            <w:tcW w:w="2122" w:type="dxa"/>
            <w:tcMar>
              <w:top w:w="30" w:type="dxa"/>
              <w:left w:w="30" w:type="dxa"/>
              <w:bottom w:w="20" w:type="dxa"/>
              <w:right w:w="30" w:type="dxa"/>
            </w:tcMar>
          </w:tcPr>
          <w:p w14:paraId="7E8A106A" w14:textId="77777777" w:rsidR="00B46F62" w:rsidRPr="00FF0611" w:rsidRDefault="00B46F62" w:rsidP="00E72F20">
            <w:pPr>
              <w:rPr>
                <w:lang w:val="en-GB"/>
              </w:rPr>
            </w:pPr>
            <w:r w:rsidRPr="00FF0611">
              <w:rPr>
                <w:lang w:val="en-GB"/>
              </w:rPr>
              <w:t>automated</w:t>
            </w:r>
          </w:p>
        </w:tc>
        <w:tc>
          <w:tcPr>
            <w:tcW w:w="1559" w:type="dxa"/>
            <w:tcMar>
              <w:top w:w="30" w:type="dxa"/>
              <w:left w:w="30" w:type="dxa"/>
              <w:bottom w:w="20" w:type="dxa"/>
              <w:right w:w="30" w:type="dxa"/>
            </w:tcMar>
          </w:tcPr>
          <w:p w14:paraId="11A4BFC0" w14:textId="77777777" w:rsidR="00B46F62" w:rsidRPr="00FF0611" w:rsidRDefault="00B46F62" w:rsidP="00E72F20">
            <w:pPr>
              <w:rPr>
                <w:lang w:val="en-GB"/>
              </w:rPr>
            </w:pPr>
            <w:r w:rsidRPr="00156AE4">
              <w:rPr>
                <w:rFonts w:ascii="Times New Roman" w:eastAsia="Courier New" w:hAnsi="Times New Roman" w:cs="Times New Roman"/>
                <w:color w:val="DD1144"/>
                <w:shd w:val="clear" w:color="auto" w:fill="F3F3F3"/>
                <w:lang w:val="en-GB"/>
                <w:rPrChange w:id="1644" w:author="Alba Colomer Padrosa" w:date="2021-01-27T17:46:00Z">
                  <w:rPr>
                    <w:rFonts w:ascii="Courier New" w:eastAsia="Courier New" w:hAnsi="Courier New" w:cs="Courier New"/>
                    <w:color w:val="000000"/>
                    <w:lang w:val="en-GB"/>
                  </w:rPr>
                </w:rPrChange>
              </w:rPr>
              <w:t>bid.value</w:t>
            </w:r>
          </w:p>
        </w:tc>
        <w:tc>
          <w:tcPr>
            <w:tcW w:w="1843" w:type="dxa"/>
            <w:tcMar>
              <w:top w:w="30" w:type="dxa"/>
              <w:left w:w="30" w:type="dxa"/>
              <w:bottom w:w="20" w:type="dxa"/>
              <w:right w:w="30" w:type="dxa"/>
            </w:tcMar>
          </w:tcPr>
          <w:p w14:paraId="785CEB5C" w14:textId="77777777" w:rsidR="00B46F62" w:rsidRPr="00FF0611" w:rsidRDefault="00B46F62" w:rsidP="00E72F20">
            <w:pPr>
              <w:rPr>
                <w:lang w:val="en-GB"/>
              </w:rPr>
            </w:pPr>
            <w:r w:rsidRPr="00156AE4">
              <w:rPr>
                <w:rFonts w:ascii="Times New Roman" w:eastAsia="Courier New" w:hAnsi="Times New Roman" w:cs="Times New Roman"/>
                <w:color w:val="DD1144"/>
                <w:shd w:val="clear" w:color="auto" w:fill="F3F3F3"/>
                <w:lang w:val="en-GB"/>
                <w:rPrChange w:id="1645" w:author="Alba Colomer Padrosa" w:date="2021-01-27T17:46:00Z">
                  <w:rPr>
                    <w:rFonts w:ascii="Courier New" w:eastAsia="Courier New" w:hAnsi="Courier New" w:cs="Courier New"/>
                    <w:color w:val="000000"/>
                    <w:lang w:val="en-GB"/>
                  </w:rPr>
                </w:rPrChange>
              </w:rPr>
              <w:t>bid.requirementResponses</w:t>
            </w:r>
            <w:r w:rsidRPr="00156AE4">
              <w:rPr>
                <w:rFonts w:ascii="Times New Roman" w:eastAsia="Courier New" w:hAnsi="Times New Roman" w:cs="Times New Roman"/>
                <w:color w:val="DD1144"/>
                <w:shd w:val="clear" w:color="auto" w:fill="F3F3F3"/>
                <w:lang w:val="en-GB"/>
                <w:rPrChange w:id="1646" w:author="Alba Colomer Padrosa" w:date="2021-01-27T17:46:00Z">
                  <w:rPr>
                    <w:lang w:val="en-GB"/>
                  </w:rPr>
                </w:rPrChange>
              </w:rPr>
              <w:t xml:space="preserve"> * </w:t>
            </w:r>
            <w:r w:rsidRPr="00156AE4">
              <w:rPr>
                <w:rFonts w:ascii="Times New Roman" w:eastAsia="Courier New" w:hAnsi="Times New Roman" w:cs="Times New Roman"/>
                <w:color w:val="DD1144"/>
                <w:shd w:val="clear" w:color="auto" w:fill="F3F3F3"/>
                <w:lang w:val="en-GB"/>
                <w:rPrChange w:id="1647" w:author="Alba Colomer Padrosa" w:date="2021-01-27T17:46:00Z">
                  <w:rPr>
                    <w:rFonts w:ascii="Courier New" w:eastAsia="Courier New" w:hAnsi="Courier New" w:cs="Courier New"/>
                    <w:color w:val="000000"/>
                    <w:lang w:val="en-GB"/>
                  </w:rPr>
                </w:rPrChange>
              </w:rPr>
              <w:t>lot.value</w:t>
            </w:r>
          </w:p>
        </w:tc>
        <w:tc>
          <w:tcPr>
            <w:tcW w:w="1701" w:type="dxa"/>
            <w:tcMar>
              <w:top w:w="30" w:type="dxa"/>
              <w:left w:w="30" w:type="dxa"/>
              <w:bottom w:w="20" w:type="dxa"/>
              <w:right w:w="30" w:type="dxa"/>
            </w:tcMar>
          </w:tcPr>
          <w:p w14:paraId="1FBE149F" w14:textId="77777777" w:rsidR="00B46F62" w:rsidRPr="00FF0611" w:rsidRDefault="00B46F62" w:rsidP="00E72F20">
            <w:pPr>
              <w:rPr>
                <w:lang w:val="en-GB"/>
              </w:rPr>
            </w:pPr>
            <w:r w:rsidRPr="00156AE4">
              <w:rPr>
                <w:rFonts w:ascii="Times New Roman" w:eastAsia="Courier New" w:hAnsi="Times New Roman" w:cs="Times New Roman"/>
                <w:color w:val="DD1144"/>
                <w:shd w:val="clear" w:color="auto" w:fill="F3F3F3"/>
                <w:lang w:val="en-GB"/>
                <w:rPrChange w:id="1648" w:author="Alba Colomer Padrosa" w:date="2021-01-27T17:46:00Z">
                  <w:rPr>
                    <w:rFonts w:ascii="Courier New" w:eastAsia="Courier New" w:hAnsi="Courier New" w:cs="Courier New"/>
                    <w:color w:val="000000"/>
                    <w:lang w:val="en-GB"/>
                  </w:rPr>
                </w:rPrChange>
              </w:rPr>
              <w:t>bid.requirementResponses</w:t>
            </w:r>
            <w:r w:rsidRPr="00FF0611">
              <w:rPr>
                <w:lang w:val="en-GB"/>
              </w:rPr>
              <w:t xml:space="preserve"> * </w:t>
            </w:r>
            <w:r w:rsidRPr="00FF0611">
              <w:rPr>
                <w:rFonts w:ascii="Courier New" w:eastAsia="Courier New" w:hAnsi="Courier New" w:cs="Courier New"/>
                <w:color w:val="000000"/>
                <w:lang w:val="en-GB"/>
              </w:rPr>
              <w:t>1</w:t>
            </w:r>
          </w:p>
        </w:tc>
        <w:tc>
          <w:tcPr>
            <w:tcW w:w="1842" w:type="dxa"/>
            <w:tcMar>
              <w:top w:w="30" w:type="dxa"/>
              <w:left w:w="30" w:type="dxa"/>
              <w:bottom w:w="20" w:type="dxa"/>
              <w:right w:w="30" w:type="dxa"/>
            </w:tcMar>
          </w:tcPr>
          <w:p w14:paraId="5A29D653" w14:textId="77777777" w:rsidR="00B46F62" w:rsidRPr="00FF0611" w:rsidRDefault="00B46F62" w:rsidP="00E72F20">
            <w:pPr>
              <w:rPr>
                <w:lang w:val="en-GB"/>
              </w:rPr>
            </w:pPr>
            <w:r w:rsidRPr="00156AE4">
              <w:rPr>
                <w:rFonts w:ascii="Times New Roman" w:eastAsia="Courier New" w:hAnsi="Times New Roman" w:cs="Times New Roman"/>
                <w:color w:val="DD1144"/>
                <w:shd w:val="clear" w:color="auto" w:fill="F3F3F3"/>
                <w:lang w:val="en-GB"/>
                <w:rPrChange w:id="1649" w:author="Alba Colomer Padrosa" w:date="2021-01-27T17:46:00Z">
                  <w:rPr>
                    <w:rFonts w:ascii="Courier New" w:eastAsia="Courier New" w:hAnsi="Courier New" w:cs="Courier New"/>
                    <w:color w:val="000000"/>
                    <w:lang w:val="en-GB"/>
                  </w:rPr>
                </w:rPrChange>
              </w:rPr>
              <w:t>bid.requirementResponses</w:t>
            </w:r>
            <w:r w:rsidRPr="00156AE4">
              <w:rPr>
                <w:rFonts w:ascii="Times New Roman" w:eastAsia="Courier New" w:hAnsi="Times New Roman" w:cs="Times New Roman"/>
                <w:color w:val="DD1144"/>
                <w:shd w:val="clear" w:color="auto" w:fill="F3F3F3"/>
                <w:lang w:val="en-GB"/>
                <w:rPrChange w:id="1650" w:author="Alba Colomer Padrosa" w:date="2021-01-27T17:46:00Z">
                  <w:rPr>
                    <w:lang w:val="en-GB"/>
                  </w:rPr>
                </w:rPrChange>
              </w:rPr>
              <w:t xml:space="preserve"> * </w:t>
            </w:r>
            <w:r w:rsidRPr="00156AE4">
              <w:rPr>
                <w:rFonts w:ascii="Times New Roman" w:eastAsia="Courier New" w:hAnsi="Times New Roman" w:cs="Times New Roman"/>
                <w:color w:val="DD1144"/>
                <w:shd w:val="clear" w:color="auto" w:fill="F3F3F3"/>
                <w:lang w:val="en-GB"/>
                <w:rPrChange w:id="1651" w:author="Alba Colomer Padrosa" w:date="2021-01-27T17:46:00Z">
                  <w:rPr>
                    <w:rFonts w:ascii="Courier New" w:eastAsia="Courier New" w:hAnsi="Courier New" w:cs="Courier New"/>
                    <w:color w:val="000000"/>
                    <w:lang w:val="en-GB"/>
                  </w:rPr>
                </w:rPrChange>
              </w:rPr>
              <w:t>bid.value</w:t>
            </w:r>
          </w:p>
        </w:tc>
      </w:tr>
      <w:tr w:rsidR="00B46F62" w:rsidRPr="00FF0611" w14:paraId="6DA5A507" w14:textId="77777777" w:rsidTr="00B46F62">
        <w:tc>
          <w:tcPr>
            <w:tcW w:w="2122" w:type="dxa"/>
            <w:tcMar>
              <w:top w:w="30" w:type="dxa"/>
              <w:left w:w="30" w:type="dxa"/>
              <w:bottom w:w="20" w:type="dxa"/>
              <w:right w:w="30" w:type="dxa"/>
            </w:tcMar>
          </w:tcPr>
          <w:p w14:paraId="0FE96097" w14:textId="77777777" w:rsidR="00B46F62" w:rsidRPr="00FF0611" w:rsidRDefault="00B46F62" w:rsidP="00E72F20">
            <w:pPr>
              <w:rPr>
                <w:lang w:val="en-GB"/>
              </w:rPr>
            </w:pPr>
            <w:r w:rsidRPr="00FF0611">
              <w:rPr>
                <w:lang w:val="en-GB"/>
              </w:rPr>
              <w:t>manual</w:t>
            </w:r>
          </w:p>
        </w:tc>
        <w:tc>
          <w:tcPr>
            <w:tcW w:w="1559" w:type="dxa"/>
            <w:tcMar>
              <w:top w:w="30" w:type="dxa"/>
              <w:left w:w="30" w:type="dxa"/>
              <w:bottom w:w="20" w:type="dxa"/>
              <w:right w:w="30" w:type="dxa"/>
            </w:tcMar>
          </w:tcPr>
          <w:p w14:paraId="072B39CE" w14:textId="77777777" w:rsidR="00B46F62" w:rsidRPr="00FF0611" w:rsidRDefault="00B46F62" w:rsidP="005A0AA8">
            <w:pPr>
              <w:numPr>
                <w:ilvl w:val="0"/>
                <w:numId w:val="42"/>
              </w:numPr>
              <w:spacing w:after="120" w:line="240" w:lineRule="auto"/>
              <w:ind w:right="259"/>
              <w:rPr>
                <w:lang w:val="en-GB"/>
              </w:rPr>
            </w:pPr>
          </w:p>
        </w:tc>
        <w:tc>
          <w:tcPr>
            <w:tcW w:w="1843" w:type="dxa"/>
            <w:tcMar>
              <w:top w:w="30" w:type="dxa"/>
              <w:left w:w="30" w:type="dxa"/>
              <w:bottom w:w="20" w:type="dxa"/>
              <w:right w:w="30" w:type="dxa"/>
            </w:tcMar>
          </w:tcPr>
          <w:p w14:paraId="2055491D" w14:textId="77777777" w:rsidR="00B46F62" w:rsidRPr="00FF0611" w:rsidRDefault="00B46F62" w:rsidP="005A0AA8">
            <w:pPr>
              <w:numPr>
                <w:ilvl w:val="0"/>
                <w:numId w:val="41"/>
              </w:numPr>
              <w:spacing w:after="120" w:line="240" w:lineRule="auto"/>
              <w:ind w:right="259"/>
              <w:rPr>
                <w:lang w:val="en-GB"/>
              </w:rPr>
            </w:pPr>
          </w:p>
        </w:tc>
        <w:tc>
          <w:tcPr>
            <w:tcW w:w="1701" w:type="dxa"/>
            <w:tcMar>
              <w:top w:w="30" w:type="dxa"/>
              <w:left w:w="30" w:type="dxa"/>
              <w:bottom w:w="20" w:type="dxa"/>
              <w:right w:w="30" w:type="dxa"/>
            </w:tcMar>
          </w:tcPr>
          <w:p w14:paraId="02E296A2" w14:textId="77777777" w:rsidR="00B46F62" w:rsidRPr="00FF0611" w:rsidRDefault="00B46F62" w:rsidP="005A0AA8">
            <w:pPr>
              <w:numPr>
                <w:ilvl w:val="0"/>
                <w:numId w:val="38"/>
              </w:numPr>
              <w:spacing w:after="120" w:line="240" w:lineRule="auto"/>
              <w:ind w:right="259"/>
              <w:rPr>
                <w:lang w:val="en-GB"/>
              </w:rPr>
            </w:pPr>
          </w:p>
        </w:tc>
        <w:tc>
          <w:tcPr>
            <w:tcW w:w="1842" w:type="dxa"/>
            <w:tcMar>
              <w:top w:w="30" w:type="dxa"/>
              <w:left w:w="30" w:type="dxa"/>
              <w:bottom w:w="20" w:type="dxa"/>
              <w:right w:w="30" w:type="dxa"/>
            </w:tcMar>
          </w:tcPr>
          <w:p w14:paraId="49B98810" w14:textId="77777777" w:rsidR="00B46F62" w:rsidRPr="00FF0611" w:rsidRDefault="00B46F62" w:rsidP="005A0AA8">
            <w:pPr>
              <w:numPr>
                <w:ilvl w:val="0"/>
                <w:numId w:val="39"/>
              </w:numPr>
              <w:spacing w:after="120" w:line="240" w:lineRule="auto"/>
              <w:ind w:right="259"/>
              <w:rPr>
                <w:lang w:val="en-GB"/>
              </w:rPr>
            </w:pPr>
          </w:p>
        </w:tc>
      </w:tr>
    </w:tbl>
    <w:p w14:paraId="7CD0B9A7" w14:textId="32C3C4D7" w:rsidR="00B846BF" w:rsidRPr="00FF0611" w:rsidRDefault="00B846BF" w:rsidP="00B846BF">
      <w:pPr>
        <w:pStyle w:val="Legenda"/>
        <w:jc w:val="center"/>
        <w:rPr>
          <w:lang w:val="en-GB"/>
        </w:rPr>
      </w:pPr>
      <w:r w:rsidRPr="00FF0611">
        <w:rPr>
          <w:lang w:val="en-GB"/>
        </w:rPr>
        <w:t xml:space="preserve">Table </w:t>
      </w:r>
      <w:r w:rsidRPr="00FF0611">
        <w:rPr>
          <w:lang w:val="en-GB"/>
        </w:rPr>
        <w:fldChar w:fldCharType="begin"/>
      </w:r>
      <w:r w:rsidRPr="00FF0611">
        <w:rPr>
          <w:lang w:val="en-GB"/>
        </w:rPr>
        <w:instrText xml:space="preserve"> SEQ Table \* ARABIC </w:instrText>
      </w:r>
      <w:r w:rsidRPr="00FF0611">
        <w:rPr>
          <w:lang w:val="en-GB"/>
        </w:rPr>
        <w:fldChar w:fldCharType="separate"/>
      </w:r>
      <w:ins w:id="1652" w:author="Alba Colomer Padrosa" w:date="2021-01-27T17:55:00Z">
        <w:r>
          <w:rPr>
            <w:noProof/>
            <w:lang w:val="en-GB"/>
          </w:rPr>
          <w:t>18</w:t>
        </w:r>
      </w:ins>
      <w:del w:id="1653" w:author="Alba Colomer Padrosa" w:date="2021-01-27T17:55:00Z">
        <w:r w:rsidRPr="00FF0611" w:rsidDel="00B846BF">
          <w:rPr>
            <w:noProof/>
            <w:lang w:val="en-GB"/>
          </w:rPr>
          <w:delText>2</w:delText>
        </w:r>
      </w:del>
      <w:r w:rsidRPr="00FF0611">
        <w:rPr>
          <w:lang w:val="en-GB"/>
        </w:rPr>
        <w:fldChar w:fldCharType="end"/>
      </w:r>
      <w:r w:rsidRPr="00FF0611">
        <w:rPr>
          <w:lang w:val="en-GB"/>
        </w:rPr>
        <w:t xml:space="preserve"> – </w:t>
      </w:r>
      <w:del w:id="1654" w:author="Alba Colomer Padrosa" w:date="2021-01-27T17:55:00Z">
        <w:r w:rsidRPr="00FF0611" w:rsidDel="00B846BF">
          <w:rPr>
            <w:lang w:val="en-GB"/>
          </w:rPr>
          <w:delText>Main actors involved in a FA</w:delText>
        </w:r>
      </w:del>
      <w:ins w:id="1655" w:author="Alba Colomer Padrosa" w:date="2021-01-27T17:55:00Z">
        <w:r>
          <w:rPr>
            <w:lang w:val="en-GB"/>
          </w:rPr>
          <w:t>Award criteria</w:t>
        </w:r>
      </w:ins>
    </w:p>
    <w:p w14:paraId="168C1C9F" w14:textId="77777777" w:rsidR="00B46F62" w:rsidRPr="00FF0611" w:rsidRDefault="00B46F62" w:rsidP="00B46F62">
      <w:pPr>
        <w:jc w:val="both"/>
        <w:rPr>
          <w:rFonts w:ascii="Times New Roman" w:hAnsi="Times New Roman" w:cs="Times New Roman"/>
          <w:lang w:val="en-GB"/>
        </w:rPr>
      </w:pPr>
    </w:p>
    <w:p w14:paraId="41095AE3" w14:textId="1B633444" w:rsidR="00B46F62" w:rsidRPr="00FF0611" w:rsidRDefault="00B46F62" w:rsidP="00156AE4">
      <w:pPr>
        <w:jc w:val="both"/>
        <w:rPr>
          <w:rFonts w:ascii="Times New Roman" w:hAnsi="Times New Roman" w:cs="Times New Roman"/>
          <w:lang w:val="en-GB"/>
        </w:rPr>
      </w:pPr>
      <w:r w:rsidRPr="00FF0611">
        <w:rPr>
          <w:rFonts w:ascii="Times New Roman" w:hAnsi="Times New Roman" w:cs="Times New Roman"/>
          <w:lang w:val="en-GB"/>
        </w:rPr>
        <w:t>As shown in the table</w:t>
      </w:r>
      <w:r w:rsidR="00364B81" w:rsidRPr="00FF0611">
        <w:rPr>
          <w:rFonts w:ascii="Times New Roman" w:hAnsi="Times New Roman" w:cs="Times New Roman"/>
          <w:lang w:val="en-GB"/>
        </w:rPr>
        <w:t xml:space="preserve"> above</w:t>
      </w:r>
      <w:r w:rsidRPr="00FF0611">
        <w:rPr>
          <w:rFonts w:ascii="Times New Roman" w:hAnsi="Times New Roman" w:cs="Times New Roman"/>
          <w:lang w:val="en-GB"/>
        </w:rPr>
        <w:t xml:space="preserve">, automated ranking can be undertaken automatically using a set of </w:t>
      </w:r>
      <w:r w:rsidRPr="00156AE4">
        <w:rPr>
          <w:rFonts w:ascii="Times New Roman" w:eastAsia="Courier New" w:hAnsi="Times New Roman" w:cs="Times New Roman"/>
          <w:color w:val="DD1144"/>
          <w:shd w:val="clear" w:color="auto" w:fill="F3F3F3"/>
          <w:lang w:val="en-GB"/>
          <w:rPrChange w:id="1656" w:author="Alba Colomer Padrosa" w:date="2021-01-27T17:46:00Z">
            <w:rPr>
              <w:rFonts w:ascii="Courier New" w:eastAsia="Courier New" w:hAnsi="Courier New" w:cs="Courier New"/>
              <w:color w:val="000000"/>
              <w:lang w:val="en-GB"/>
            </w:rPr>
          </w:rPrChange>
        </w:rPr>
        <w:t>criteria</w:t>
      </w:r>
      <w:r w:rsidRPr="00FF0611">
        <w:rPr>
          <w:lang w:val="en-GB"/>
        </w:rPr>
        <w:t xml:space="preserve"> </w:t>
      </w:r>
      <w:r w:rsidRPr="00FF0611">
        <w:rPr>
          <w:rFonts w:ascii="Times New Roman" w:hAnsi="Times New Roman" w:cs="Times New Roman"/>
          <w:lang w:val="en-GB"/>
        </w:rPr>
        <w:t xml:space="preserve">and the relevant </w:t>
      </w:r>
      <w:r w:rsidRPr="00156AE4">
        <w:rPr>
          <w:rFonts w:ascii="Times New Roman" w:eastAsia="Courier New" w:hAnsi="Times New Roman" w:cs="Times New Roman"/>
          <w:color w:val="DD1144"/>
          <w:shd w:val="clear" w:color="auto" w:fill="F3F3F3"/>
          <w:lang w:val="en-GB"/>
          <w:rPrChange w:id="1657" w:author="Alba Colomer Padrosa" w:date="2021-01-27T17:46:00Z">
            <w:rPr>
              <w:rFonts w:ascii="Courier New" w:eastAsia="Courier New" w:hAnsi="Courier New" w:cs="Courier New"/>
              <w:color w:val="000000"/>
              <w:lang w:val="en-GB"/>
            </w:rPr>
          </w:rPrChange>
        </w:rPr>
        <w:t>conversions</w:t>
      </w:r>
      <w:r w:rsidRPr="00FF0611">
        <w:rPr>
          <w:lang w:val="en-GB"/>
        </w:rPr>
        <w:t> </w:t>
      </w:r>
      <w:r w:rsidRPr="00FF0611">
        <w:rPr>
          <w:rFonts w:ascii="Times New Roman" w:hAnsi="Times New Roman" w:cs="Times New Roman"/>
          <w:lang w:val="en-GB"/>
        </w:rPr>
        <w:t xml:space="preserve">applied by the CA for each available value of each applied </w:t>
      </w:r>
      <w:r w:rsidRPr="00156AE4">
        <w:rPr>
          <w:rFonts w:ascii="Times New Roman" w:eastAsia="Courier New" w:hAnsi="Times New Roman" w:cs="Times New Roman"/>
          <w:color w:val="DD1144"/>
          <w:shd w:val="clear" w:color="auto" w:fill="F3F3F3"/>
          <w:lang w:val="en-GB"/>
          <w:rPrChange w:id="1658" w:author="Alba Colomer Padrosa" w:date="2021-01-27T17:46:00Z">
            <w:rPr>
              <w:rFonts w:ascii="Courier New" w:eastAsia="Courier New" w:hAnsi="Courier New" w:cs="Courier New"/>
              <w:color w:val="000000"/>
              <w:lang w:val="en-GB"/>
            </w:rPr>
          </w:rPrChange>
        </w:rPr>
        <w:t>requirement</w:t>
      </w:r>
      <w:r w:rsidRPr="00FF0611">
        <w:rPr>
          <w:lang w:val="en-GB"/>
        </w:rPr>
        <w:t> </w:t>
      </w:r>
      <w:del w:id="1659" w:author="Alba Colomer Padrosa" w:date="2021-01-27T17:46:00Z">
        <w:r w:rsidRPr="00FF0611" w:rsidDel="00156AE4">
          <w:rPr>
            <w:rFonts w:ascii="Times New Roman" w:hAnsi="Times New Roman" w:cs="Times New Roman"/>
            <w:lang w:val="en-GB"/>
          </w:rPr>
          <w:delText xml:space="preserve"> </w:delText>
        </w:r>
      </w:del>
      <w:r w:rsidRPr="00FF0611">
        <w:rPr>
          <w:rFonts w:ascii="Times New Roman" w:hAnsi="Times New Roman" w:cs="Times New Roman"/>
          <w:lang w:val="en-GB"/>
        </w:rPr>
        <w:t>and published in a</w:t>
      </w:r>
      <w:del w:id="1660" w:author="Alba Colomer Padrosa" w:date="2021-01-27T17:55:00Z">
        <w:r w:rsidRPr="00FF0611" w:rsidDel="00B846BF">
          <w:rPr>
            <w:rFonts w:ascii="Times New Roman" w:hAnsi="Times New Roman" w:cs="Times New Roman"/>
            <w:lang w:val="en-GB"/>
          </w:rPr>
          <w:delText xml:space="preserve"> </w:delText>
        </w:r>
      </w:del>
      <w:r w:rsidRPr="00FF0611">
        <w:rPr>
          <w:rFonts w:ascii="Times New Roman" w:hAnsi="Times New Roman" w:cs="Times New Roman"/>
          <w:lang w:val="en-GB"/>
        </w:rPr>
        <w:t xml:space="preserve"> CN, on one hand; and the </w:t>
      </w:r>
      <w:r w:rsidRPr="00156AE4">
        <w:rPr>
          <w:rFonts w:ascii="Times New Roman" w:eastAsia="Courier New" w:hAnsi="Times New Roman" w:cs="Times New Roman"/>
          <w:color w:val="DD1144"/>
          <w:shd w:val="clear" w:color="auto" w:fill="F3F3F3"/>
          <w:lang w:val="en-GB"/>
          <w:rPrChange w:id="1661" w:author="Alba Colomer Padrosa" w:date="2021-01-27T17:47:00Z">
            <w:rPr>
              <w:rFonts w:ascii="Courier New" w:eastAsia="Courier New" w:hAnsi="Courier New" w:cs="Courier New"/>
              <w:color w:val="000000"/>
              <w:lang w:val="en-GB"/>
            </w:rPr>
          </w:rPrChange>
        </w:rPr>
        <w:t>bid.requirementResponses</w:t>
      </w:r>
      <w:r w:rsidRPr="00FF0611">
        <w:rPr>
          <w:lang w:val="en-GB"/>
        </w:rPr>
        <w:t> </w:t>
      </w:r>
      <w:r w:rsidRPr="00FF0611">
        <w:rPr>
          <w:rFonts w:ascii="Times New Roman" w:hAnsi="Times New Roman" w:cs="Times New Roman"/>
          <w:lang w:val="en-GB"/>
        </w:rPr>
        <w:t xml:space="preserve"> submitted by each EO against published </w:t>
      </w:r>
      <w:r w:rsidRPr="00156AE4">
        <w:rPr>
          <w:rFonts w:ascii="Times New Roman" w:eastAsia="Courier New" w:hAnsi="Times New Roman" w:cs="Times New Roman"/>
          <w:color w:val="DD1144"/>
          <w:shd w:val="clear" w:color="auto" w:fill="F3F3F3"/>
          <w:lang w:val="en-GB"/>
          <w:rPrChange w:id="1662" w:author="Alba Colomer Padrosa" w:date="2021-01-27T17:47:00Z">
            <w:rPr>
              <w:rFonts w:ascii="Courier New" w:eastAsia="Courier New" w:hAnsi="Courier New" w:cs="Courier New"/>
              <w:color w:val="000000"/>
              <w:lang w:val="en-GB"/>
            </w:rPr>
          </w:rPrChange>
        </w:rPr>
        <w:t>criteria</w:t>
      </w:r>
      <w:r w:rsidRPr="00FF0611">
        <w:rPr>
          <w:lang w:val="en-GB"/>
        </w:rPr>
        <w:t xml:space="preserve"> </w:t>
      </w:r>
      <w:r w:rsidRPr="00FF0611">
        <w:rPr>
          <w:rFonts w:ascii="Times New Roman" w:hAnsi="Times New Roman" w:cs="Times New Roman"/>
          <w:lang w:val="en-GB"/>
        </w:rPr>
        <w:t xml:space="preserve">on the other hand. These two data-sets allow the normalised value for each </w:t>
      </w:r>
      <w:r w:rsidRPr="00156AE4">
        <w:rPr>
          <w:rFonts w:ascii="Times New Roman" w:eastAsia="Courier New" w:hAnsi="Times New Roman" w:cs="Times New Roman"/>
          <w:color w:val="DD1144"/>
          <w:shd w:val="clear" w:color="auto" w:fill="F3F3F3"/>
          <w:lang w:val="en-GB"/>
          <w:rPrChange w:id="1663" w:author="Alba Colomer Padrosa" w:date="2021-01-27T17:47:00Z">
            <w:rPr>
              <w:rFonts w:ascii="Courier New" w:eastAsia="Courier New" w:hAnsi="Courier New" w:cs="Courier New"/>
              <w:color w:val="000000"/>
              <w:lang w:val="en-GB"/>
            </w:rPr>
          </w:rPrChange>
        </w:rPr>
        <w:t>bid</w:t>
      </w:r>
      <w:r w:rsidRPr="00FF0611">
        <w:rPr>
          <w:lang w:val="en-GB"/>
        </w:rPr>
        <w:t> </w:t>
      </w:r>
      <w:r w:rsidRPr="00FF0611">
        <w:rPr>
          <w:rFonts w:ascii="Times New Roman" w:hAnsi="Times New Roman" w:cs="Times New Roman"/>
          <w:lang w:val="en-GB"/>
        </w:rPr>
        <w:t>based on the same approach.</w:t>
      </w:r>
    </w:p>
    <w:p w14:paraId="1832B9C2" w14:textId="7F5D8ED1" w:rsidR="00B46F62" w:rsidRPr="00FF0611" w:rsidRDefault="00B46F62" w:rsidP="00364B81">
      <w:pPr>
        <w:pStyle w:val="Akapitzlist"/>
        <w:keepNext/>
        <w:numPr>
          <w:ilvl w:val="0"/>
          <w:numId w:val="21"/>
        </w:numPr>
        <w:rPr>
          <w:rFonts w:ascii="Times New Roman" w:hAnsi="Times New Roman"/>
        </w:rPr>
      </w:pPr>
      <w:r w:rsidRPr="00FF0611">
        <w:rPr>
          <w:rFonts w:ascii="Times New Roman" w:hAnsi="Times New Roman"/>
        </w:rPr>
        <w:t>Normalised price</w:t>
      </w:r>
    </w:p>
    <w:p w14:paraId="3F0C0842" w14:textId="77777777" w:rsidR="00B46F62" w:rsidRPr="00FF0611" w:rsidRDefault="00B46F62" w:rsidP="00364B81">
      <w:pPr>
        <w:keepNext/>
        <w:jc w:val="both"/>
        <w:rPr>
          <w:rFonts w:ascii="Times New Roman" w:hAnsi="Times New Roman" w:cs="Times New Roman"/>
          <w:lang w:val="en-GB"/>
        </w:rPr>
      </w:pPr>
      <w:bookmarkStart w:id="1664" w:name="bookmark=id.1v1yuxt" w:colFirst="0" w:colLast="0"/>
      <w:bookmarkEnd w:id="1664"/>
      <w:r w:rsidRPr="00FF0611">
        <w:rPr>
          <w:rFonts w:ascii="Times New Roman" w:hAnsi="Times New Roman" w:cs="Times New Roman"/>
          <w:lang w:val="en-GB"/>
        </w:rPr>
        <w:t>Where normalised price must be calculated, the following formula is applied for each tender in order to identify which one is most suitable by normalised price:</w:t>
      </w:r>
    </w:p>
    <w:p w14:paraId="4BA5A238" w14:textId="77777777" w:rsidR="00B46F62" w:rsidRPr="00B846BF" w:rsidRDefault="00B46F62" w:rsidP="00B46F62">
      <w:pPr>
        <w:spacing w:before="280" w:line="411" w:lineRule="auto"/>
        <w:ind w:left="900"/>
        <w:jc w:val="center"/>
        <w:rPr>
          <w:rFonts w:ascii="Times New Roman" w:hAnsi="Times New Roman" w:cs="Times New Roman"/>
          <w:i/>
          <w:sz w:val="21"/>
          <w:szCs w:val="21"/>
          <w:lang w:val="en-GB"/>
          <w:rPrChange w:id="1665" w:author="Alba Colomer Padrosa" w:date="2021-01-27T17:55:00Z">
            <w:rPr>
              <w:rFonts w:ascii="Times New Roman" w:hAnsi="Times New Roman" w:cs="Times New Roman"/>
              <w:i/>
              <w:color w:val="36B37E"/>
              <w:sz w:val="21"/>
              <w:szCs w:val="21"/>
              <w:lang w:val="en-GB"/>
            </w:rPr>
          </w:rPrChange>
        </w:rPr>
      </w:pPr>
      <w:r w:rsidRPr="00B846BF">
        <w:rPr>
          <w:rFonts w:ascii="Times New Roman" w:hAnsi="Times New Roman" w:cs="Times New Roman"/>
          <w:i/>
          <w:sz w:val="21"/>
          <w:szCs w:val="21"/>
          <w:lang w:val="en-GB"/>
          <w:rPrChange w:id="1666" w:author="Alba Colomer Padrosa" w:date="2021-01-27T17:55:00Z">
            <w:rPr>
              <w:rFonts w:ascii="Times New Roman" w:hAnsi="Times New Roman" w:cs="Times New Roman"/>
              <w:i/>
              <w:color w:val="36B37E"/>
              <w:sz w:val="21"/>
              <w:szCs w:val="21"/>
              <w:lang w:val="en-GB"/>
            </w:rPr>
          </w:rPrChange>
        </w:rPr>
        <w:t>P</w:t>
      </w:r>
      <w:r w:rsidRPr="00B846BF">
        <w:rPr>
          <w:rFonts w:ascii="Times New Roman" w:hAnsi="Times New Roman" w:cs="Times New Roman"/>
          <w:i/>
          <w:sz w:val="21"/>
          <w:szCs w:val="21"/>
          <w:vertAlign w:val="subscript"/>
          <w:lang w:val="en-GB"/>
          <w:rPrChange w:id="1667" w:author="Alba Colomer Padrosa" w:date="2021-01-27T17:55:00Z">
            <w:rPr>
              <w:rFonts w:ascii="Times New Roman" w:hAnsi="Times New Roman" w:cs="Times New Roman"/>
              <w:i/>
              <w:color w:val="36B37E"/>
              <w:sz w:val="21"/>
              <w:szCs w:val="21"/>
              <w:vertAlign w:val="subscript"/>
              <w:lang w:val="en-GB"/>
            </w:rPr>
          </w:rPrChange>
        </w:rPr>
        <w:t>n</w:t>
      </w:r>
      <w:r w:rsidRPr="00B846BF">
        <w:rPr>
          <w:rFonts w:ascii="Times New Roman" w:hAnsi="Times New Roman" w:cs="Times New Roman"/>
          <w:i/>
          <w:sz w:val="21"/>
          <w:szCs w:val="21"/>
          <w:lang w:val="en-GB"/>
          <w:rPrChange w:id="1668" w:author="Alba Colomer Padrosa" w:date="2021-01-27T17:55:00Z">
            <w:rPr>
              <w:rFonts w:ascii="Times New Roman" w:hAnsi="Times New Roman" w:cs="Times New Roman"/>
              <w:i/>
              <w:color w:val="36B37E"/>
              <w:sz w:val="21"/>
              <w:szCs w:val="21"/>
              <w:lang w:val="en-GB"/>
            </w:rPr>
          </w:rPrChange>
        </w:rPr>
        <w:t xml:space="preserve"> = P * C</w:t>
      </w:r>
      <w:r w:rsidRPr="00B846BF">
        <w:rPr>
          <w:rFonts w:ascii="Times New Roman" w:hAnsi="Times New Roman" w:cs="Times New Roman"/>
          <w:i/>
          <w:sz w:val="21"/>
          <w:szCs w:val="21"/>
          <w:vertAlign w:val="subscript"/>
          <w:lang w:val="en-GB"/>
          <w:rPrChange w:id="1669" w:author="Alba Colomer Padrosa" w:date="2021-01-27T17:55:00Z">
            <w:rPr>
              <w:rFonts w:ascii="Times New Roman" w:hAnsi="Times New Roman" w:cs="Times New Roman"/>
              <w:i/>
              <w:color w:val="36B37E"/>
              <w:sz w:val="21"/>
              <w:szCs w:val="21"/>
              <w:vertAlign w:val="subscript"/>
              <w:lang w:val="en-GB"/>
            </w:rPr>
          </w:rPrChange>
        </w:rPr>
        <w:t>1</w:t>
      </w:r>
      <w:r w:rsidRPr="00B846BF">
        <w:rPr>
          <w:rFonts w:ascii="Times New Roman" w:hAnsi="Times New Roman" w:cs="Times New Roman"/>
          <w:i/>
          <w:sz w:val="21"/>
          <w:szCs w:val="21"/>
          <w:lang w:val="en-GB"/>
          <w:rPrChange w:id="1670" w:author="Alba Colomer Padrosa" w:date="2021-01-27T17:55:00Z">
            <w:rPr>
              <w:rFonts w:ascii="Times New Roman" w:hAnsi="Times New Roman" w:cs="Times New Roman"/>
              <w:i/>
              <w:color w:val="36B37E"/>
              <w:sz w:val="21"/>
              <w:szCs w:val="21"/>
              <w:lang w:val="en-GB"/>
            </w:rPr>
          </w:rPrChange>
        </w:rPr>
        <w:t xml:space="preserve"> * C</w:t>
      </w:r>
      <w:r w:rsidRPr="00B846BF">
        <w:rPr>
          <w:rFonts w:ascii="Times New Roman" w:hAnsi="Times New Roman" w:cs="Times New Roman"/>
          <w:i/>
          <w:sz w:val="21"/>
          <w:szCs w:val="21"/>
          <w:vertAlign w:val="subscript"/>
          <w:lang w:val="en-GB"/>
          <w:rPrChange w:id="1671" w:author="Alba Colomer Padrosa" w:date="2021-01-27T17:55:00Z">
            <w:rPr>
              <w:rFonts w:ascii="Times New Roman" w:hAnsi="Times New Roman" w:cs="Times New Roman"/>
              <w:i/>
              <w:color w:val="36B37E"/>
              <w:sz w:val="21"/>
              <w:szCs w:val="21"/>
              <w:vertAlign w:val="subscript"/>
              <w:lang w:val="en-GB"/>
            </w:rPr>
          </w:rPrChange>
        </w:rPr>
        <w:t>2</w:t>
      </w:r>
      <w:r w:rsidRPr="00B846BF">
        <w:rPr>
          <w:rFonts w:ascii="Times New Roman" w:hAnsi="Times New Roman" w:cs="Times New Roman"/>
          <w:i/>
          <w:sz w:val="21"/>
          <w:szCs w:val="21"/>
          <w:lang w:val="en-GB"/>
          <w:rPrChange w:id="1672" w:author="Alba Colomer Padrosa" w:date="2021-01-27T17:55:00Z">
            <w:rPr>
              <w:rFonts w:ascii="Times New Roman" w:hAnsi="Times New Roman" w:cs="Times New Roman"/>
              <w:i/>
              <w:color w:val="36B37E"/>
              <w:sz w:val="21"/>
              <w:szCs w:val="21"/>
              <w:lang w:val="en-GB"/>
            </w:rPr>
          </w:rPrChange>
        </w:rPr>
        <w:t xml:space="preserve"> * ... C</w:t>
      </w:r>
      <w:r w:rsidRPr="00B846BF">
        <w:rPr>
          <w:rFonts w:ascii="Times New Roman" w:hAnsi="Times New Roman" w:cs="Times New Roman"/>
          <w:i/>
          <w:sz w:val="21"/>
          <w:szCs w:val="21"/>
          <w:vertAlign w:val="subscript"/>
          <w:lang w:val="en-GB"/>
          <w:rPrChange w:id="1673" w:author="Alba Colomer Padrosa" w:date="2021-01-27T17:55:00Z">
            <w:rPr>
              <w:rFonts w:ascii="Times New Roman" w:hAnsi="Times New Roman" w:cs="Times New Roman"/>
              <w:i/>
              <w:color w:val="36B37E"/>
              <w:sz w:val="21"/>
              <w:szCs w:val="21"/>
              <w:vertAlign w:val="subscript"/>
              <w:lang w:val="en-GB"/>
            </w:rPr>
          </w:rPrChange>
        </w:rPr>
        <w:t>n</w:t>
      </w:r>
      <w:r w:rsidRPr="00B846BF">
        <w:rPr>
          <w:rFonts w:ascii="Times New Roman" w:hAnsi="Times New Roman" w:cs="Times New Roman"/>
          <w:i/>
          <w:sz w:val="21"/>
          <w:szCs w:val="21"/>
          <w:lang w:val="en-GB"/>
          <w:rPrChange w:id="1674" w:author="Alba Colomer Padrosa" w:date="2021-01-27T17:55:00Z">
            <w:rPr>
              <w:rFonts w:ascii="Times New Roman" w:hAnsi="Times New Roman" w:cs="Times New Roman"/>
              <w:i/>
              <w:color w:val="36B37E"/>
              <w:sz w:val="21"/>
              <w:szCs w:val="21"/>
              <w:lang w:val="en-GB"/>
            </w:rPr>
          </w:rPrChange>
        </w:rPr>
        <w:t xml:space="preserve"> </w:t>
      </w:r>
    </w:p>
    <w:p w14:paraId="2C4D1ACF" w14:textId="77777777" w:rsidR="00B46F62" w:rsidRPr="00FF0611" w:rsidRDefault="00B46F62" w:rsidP="00B46F62">
      <w:pPr>
        <w:rPr>
          <w:rFonts w:ascii="Times New Roman" w:hAnsi="Times New Roman" w:cs="Times New Roman"/>
          <w:lang w:val="en-GB"/>
        </w:rPr>
      </w:pPr>
      <w:r w:rsidRPr="00FF0611">
        <w:rPr>
          <w:rFonts w:ascii="Times New Roman" w:hAnsi="Times New Roman" w:cs="Times New Roman"/>
          <w:lang w:val="en-GB"/>
        </w:rPr>
        <w:t>where:</w:t>
      </w:r>
    </w:p>
    <w:p w14:paraId="250A3039" w14:textId="77777777" w:rsidR="00B46F62" w:rsidRPr="00FF0611" w:rsidRDefault="00B46F62" w:rsidP="005A0AA8">
      <w:pPr>
        <w:pStyle w:val="Akapitzlist"/>
        <w:numPr>
          <w:ilvl w:val="1"/>
          <w:numId w:val="44"/>
        </w:numPr>
        <w:spacing w:after="0" w:line="360" w:lineRule="auto"/>
        <w:rPr>
          <w:rFonts w:ascii="Times New Roman" w:hAnsi="Times New Roman"/>
          <w:szCs w:val="20"/>
        </w:rPr>
      </w:pPr>
      <w:r w:rsidRPr="00FF0611">
        <w:rPr>
          <w:rFonts w:ascii="Times New Roman" w:hAnsi="Times New Roman"/>
          <w:szCs w:val="20"/>
        </w:rPr>
        <w:t>P</w:t>
      </w:r>
      <w:r w:rsidRPr="00FF0611">
        <w:rPr>
          <w:rFonts w:ascii="Times New Roman" w:hAnsi="Times New Roman"/>
          <w:szCs w:val="20"/>
          <w:vertAlign w:val="subscript"/>
        </w:rPr>
        <w:t>n</w:t>
      </w:r>
      <w:r w:rsidRPr="00FF0611">
        <w:rPr>
          <w:rFonts w:ascii="Times New Roman" w:hAnsi="Times New Roman"/>
          <w:szCs w:val="20"/>
        </w:rPr>
        <w:t xml:space="preserve"> - value of normalised price</w:t>
      </w:r>
    </w:p>
    <w:p w14:paraId="12E8B6F4" w14:textId="3D315C61" w:rsidR="00B46F62" w:rsidRPr="00FF0611" w:rsidRDefault="00B46F62" w:rsidP="005A0AA8">
      <w:pPr>
        <w:pStyle w:val="Akapitzlist"/>
        <w:numPr>
          <w:ilvl w:val="1"/>
          <w:numId w:val="44"/>
        </w:numPr>
        <w:spacing w:after="0" w:line="360" w:lineRule="auto"/>
        <w:rPr>
          <w:rFonts w:ascii="Times New Roman" w:hAnsi="Times New Roman"/>
          <w:sz w:val="20"/>
          <w:szCs w:val="20"/>
        </w:rPr>
      </w:pPr>
      <w:r w:rsidRPr="00FF0611">
        <w:rPr>
          <w:rFonts w:ascii="Times New Roman" w:hAnsi="Times New Roman"/>
          <w:szCs w:val="20"/>
        </w:rPr>
        <w:t>P - basic price taken from</w:t>
      </w:r>
      <w:r w:rsidRPr="00FF0611">
        <w:rPr>
          <w:rFonts w:ascii="Times New Roman" w:hAnsi="Times New Roman"/>
          <w:sz w:val="20"/>
          <w:szCs w:val="18"/>
        </w:rPr>
        <w:t xml:space="preserve"> </w:t>
      </w:r>
      <w:r w:rsidR="004207EC" w:rsidRPr="00156AE4">
        <w:rPr>
          <w:rFonts w:ascii="Times New Roman" w:eastAsia="Courier New" w:hAnsi="Times New Roman"/>
          <w:color w:val="DD1144"/>
          <w:szCs w:val="22"/>
          <w:shd w:val="clear" w:color="auto" w:fill="F3F3F3"/>
          <w:lang w:eastAsia="en-US"/>
          <w:rPrChange w:id="1675" w:author="Alba Colomer Padrosa" w:date="2021-01-27T17:47:00Z">
            <w:rPr>
              <w:rFonts w:ascii="Courier New" w:eastAsia="Courier New" w:hAnsi="Courier New" w:cs="Courier New"/>
              <w:color w:val="000000"/>
            </w:rPr>
          </w:rPrChange>
        </w:rPr>
        <w:t>bid.value</w:t>
      </w:r>
      <w:r w:rsidR="004207EC" w:rsidRPr="00FF0611">
        <w:rPr>
          <w:rFonts w:ascii="Times New Roman" w:hAnsi="Times New Roman"/>
          <w:sz w:val="20"/>
          <w:szCs w:val="20"/>
        </w:rPr>
        <w:t xml:space="preserve"> </w:t>
      </w:r>
      <w:r w:rsidRPr="00FF0611">
        <w:rPr>
          <w:rFonts w:ascii="Times New Roman" w:hAnsi="Times New Roman"/>
          <w:sz w:val="20"/>
          <w:szCs w:val="20"/>
        </w:rPr>
        <w:t xml:space="preserve">or </w:t>
      </w:r>
      <w:r w:rsidR="004207EC" w:rsidRPr="00156AE4">
        <w:rPr>
          <w:rFonts w:ascii="Times New Roman" w:eastAsia="Courier New" w:hAnsi="Times New Roman"/>
          <w:color w:val="DD1144"/>
          <w:szCs w:val="22"/>
          <w:shd w:val="clear" w:color="auto" w:fill="F3F3F3"/>
          <w:lang w:eastAsia="en-US"/>
          <w:rPrChange w:id="1676" w:author="Alba Colomer Padrosa" w:date="2021-01-27T17:47:00Z">
            <w:rPr>
              <w:rFonts w:ascii="Courier New" w:eastAsia="Courier New" w:hAnsi="Courier New" w:cs="Courier New"/>
              <w:color w:val="000000"/>
            </w:rPr>
          </w:rPrChange>
        </w:rPr>
        <w:t>lot.value</w:t>
      </w:r>
      <w:r w:rsidR="004207EC" w:rsidRPr="00FF0611">
        <w:t> </w:t>
      </w:r>
      <w:r w:rsidR="004207EC" w:rsidRPr="00FF0611">
        <w:rPr>
          <w:rFonts w:ascii="Times New Roman" w:hAnsi="Times New Roman"/>
          <w:sz w:val="20"/>
          <w:szCs w:val="20"/>
        </w:rPr>
        <w:t xml:space="preserve"> </w:t>
      </w:r>
      <w:r w:rsidRPr="00FF0611">
        <w:rPr>
          <w:rFonts w:ascii="Times New Roman" w:hAnsi="Times New Roman"/>
          <w:szCs w:val="20"/>
        </w:rPr>
        <w:t xml:space="preserve">or equal to '1' depending on </w:t>
      </w:r>
      <w:r w:rsidR="004207EC" w:rsidRPr="00156AE4">
        <w:rPr>
          <w:rFonts w:ascii="Times New Roman" w:eastAsia="Courier New" w:hAnsi="Times New Roman"/>
          <w:color w:val="DD1144"/>
          <w:szCs w:val="22"/>
          <w:shd w:val="clear" w:color="auto" w:fill="F3F3F3"/>
          <w:lang w:eastAsia="en-US"/>
          <w:rPrChange w:id="1677" w:author="Alba Colomer Padrosa" w:date="2021-01-27T17:47:00Z">
            <w:rPr>
              <w:rFonts w:ascii="Courier New" w:eastAsia="Courier New" w:hAnsi="Courier New" w:cs="Courier New"/>
              <w:color w:val="000000"/>
            </w:rPr>
          </w:rPrChange>
        </w:rPr>
        <w:t>awardCriteria</w:t>
      </w:r>
    </w:p>
    <w:p w14:paraId="04BF639E" w14:textId="09EFEEAA" w:rsidR="00B46F62" w:rsidRPr="00FF0611" w:rsidRDefault="00B46F62">
      <w:pPr>
        <w:pStyle w:val="Akapitzlist"/>
        <w:numPr>
          <w:ilvl w:val="1"/>
          <w:numId w:val="44"/>
        </w:numPr>
        <w:spacing w:after="0" w:line="360" w:lineRule="auto"/>
        <w:rPr>
          <w:rFonts w:ascii="Times New Roman" w:hAnsi="Times New Roman"/>
          <w:sz w:val="20"/>
          <w:szCs w:val="20"/>
        </w:rPr>
        <w:pPrChange w:id="1678" w:author="Alba Colomer Padrosa" w:date="2021-01-27T17:47:00Z">
          <w:pPr>
            <w:pStyle w:val="Akapitzlist"/>
            <w:numPr>
              <w:ilvl w:val="1"/>
              <w:numId w:val="44"/>
            </w:numPr>
            <w:spacing w:after="200" w:line="360" w:lineRule="auto"/>
            <w:ind w:left="1440" w:hanging="360"/>
          </w:pPr>
        </w:pPrChange>
      </w:pPr>
      <w:r w:rsidRPr="00FF0611">
        <w:rPr>
          <w:rFonts w:ascii="Times New Roman" w:hAnsi="Times New Roman"/>
          <w:szCs w:val="20"/>
        </w:rPr>
        <w:t>C</w:t>
      </w:r>
      <w:r w:rsidRPr="00FF0611">
        <w:rPr>
          <w:rFonts w:ascii="Times New Roman" w:hAnsi="Times New Roman"/>
          <w:szCs w:val="20"/>
          <w:vertAlign w:val="subscript"/>
        </w:rPr>
        <w:t>1</w:t>
      </w:r>
      <w:r w:rsidRPr="00FF0611">
        <w:rPr>
          <w:rFonts w:ascii="Times New Roman" w:hAnsi="Times New Roman"/>
          <w:szCs w:val="20"/>
        </w:rPr>
        <w:t xml:space="preserve"> ... C</w:t>
      </w:r>
      <w:r w:rsidRPr="00FF0611">
        <w:rPr>
          <w:rFonts w:ascii="Times New Roman" w:hAnsi="Times New Roman"/>
          <w:szCs w:val="20"/>
          <w:vertAlign w:val="subscript"/>
        </w:rPr>
        <w:t>n</w:t>
      </w:r>
      <w:r w:rsidRPr="00FF0611">
        <w:rPr>
          <w:rFonts w:ascii="Times New Roman" w:hAnsi="Times New Roman"/>
          <w:szCs w:val="20"/>
        </w:rPr>
        <w:t xml:space="preserve"> - values of the coefficients to be applied (related with values of requirements, available for </w:t>
      </w:r>
      <w:r w:rsidR="004207EC" w:rsidRPr="00FF0611">
        <w:rPr>
          <w:rFonts w:ascii="Times New Roman" w:hAnsi="Times New Roman"/>
          <w:szCs w:val="20"/>
        </w:rPr>
        <w:t>EO</w:t>
      </w:r>
      <w:r w:rsidRPr="00FF0611">
        <w:rPr>
          <w:rFonts w:ascii="Times New Roman" w:hAnsi="Times New Roman"/>
          <w:szCs w:val="20"/>
        </w:rPr>
        <w:t xml:space="preserve"> and indicated in </w:t>
      </w:r>
      <w:r w:rsidR="004207EC" w:rsidRPr="00156AE4">
        <w:rPr>
          <w:rFonts w:ascii="Times New Roman" w:eastAsia="Courier New" w:hAnsi="Times New Roman"/>
          <w:color w:val="DD1144"/>
          <w:szCs w:val="22"/>
          <w:shd w:val="clear" w:color="auto" w:fill="F3F3F3"/>
          <w:lang w:eastAsia="en-US"/>
          <w:rPrChange w:id="1679" w:author="Alba Colomer Padrosa" w:date="2021-01-27T17:47:00Z">
            <w:rPr>
              <w:rFonts w:ascii="Courier New" w:eastAsia="Courier New" w:hAnsi="Courier New" w:cs="Courier New"/>
              <w:color w:val="000000"/>
            </w:rPr>
          </w:rPrChange>
        </w:rPr>
        <w:t>requirementResponses</w:t>
      </w:r>
      <w:r w:rsidRPr="00FF0611">
        <w:rPr>
          <w:rFonts w:ascii="Times New Roman" w:hAnsi="Times New Roman"/>
          <w:sz w:val="20"/>
          <w:szCs w:val="20"/>
        </w:rPr>
        <w:t>)</w:t>
      </w:r>
    </w:p>
    <w:p w14:paraId="2EBB3D88" w14:textId="61D4F667" w:rsidR="004207EC" w:rsidRPr="00FF0611" w:rsidRDefault="004207EC" w:rsidP="005A0AA8">
      <w:pPr>
        <w:pStyle w:val="Akapitzlist"/>
        <w:numPr>
          <w:ilvl w:val="0"/>
          <w:numId w:val="43"/>
        </w:numPr>
        <w:rPr>
          <w:rFonts w:ascii="Times New Roman" w:hAnsi="Times New Roman"/>
        </w:rPr>
      </w:pPr>
      <w:r w:rsidRPr="00FF0611">
        <w:rPr>
          <w:rFonts w:ascii="Times New Roman" w:hAnsi="Times New Roman"/>
        </w:rPr>
        <w:t>Ranking approach</w:t>
      </w:r>
    </w:p>
    <w:p w14:paraId="1D15E137" w14:textId="3063A21F" w:rsidR="004207EC" w:rsidRPr="00FF0611" w:rsidRDefault="004207EC" w:rsidP="005A0AA8">
      <w:pPr>
        <w:pStyle w:val="Akapitzlist"/>
        <w:numPr>
          <w:ilvl w:val="1"/>
          <w:numId w:val="43"/>
        </w:numPr>
        <w:rPr>
          <w:rFonts w:ascii="Times New Roman" w:eastAsiaTheme="minorEastAsia" w:hAnsi="Times New Roman"/>
        </w:rPr>
      </w:pPr>
      <w:r w:rsidRPr="00FF0611">
        <w:rPr>
          <w:rFonts w:ascii="Times New Roman" w:hAnsi="Times New Roman"/>
        </w:rPr>
        <w:t xml:space="preserve">Where </w:t>
      </w:r>
      <w:r w:rsidRPr="00B846BF">
        <w:rPr>
          <w:rFonts w:ascii="Times New Roman" w:eastAsia="Courier New" w:hAnsi="Times New Roman"/>
          <w:color w:val="DD1144"/>
          <w:szCs w:val="22"/>
          <w:shd w:val="clear" w:color="auto" w:fill="F3F3F3"/>
          <w:lang w:eastAsia="en-US"/>
          <w:rPrChange w:id="1680" w:author="Alba Colomer Padrosa" w:date="2021-01-27T17:56:00Z">
            <w:rPr>
              <w:rFonts w:ascii="Courier New" w:eastAsia="Courier New" w:hAnsi="Courier New" w:cs="Courier New"/>
              <w:color w:val="000000"/>
              <w:sz w:val="20"/>
              <w:szCs w:val="20"/>
              <w:lang w:eastAsia="es-ES"/>
            </w:rPr>
          </w:rPrChange>
        </w:rPr>
        <w:t>awardCriteria: priceOnly</w:t>
      </w:r>
      <w:r w:rsidRPr="00FF0611">
        <w:rPr>
          <w:rFonts w:ascii="Courier New" w:eastAsia="Courier New" w:hAnsi="Courier New" w:cs="Courier New"/>
          <w:color w:val="000000"/>
          <w:sz w:val="20"/>
          <w:szCs w:val="20"/>
          <w:lang w:eastAsia="es-ES"/>
        </w:rPr>
        <w:t>,</w:t>
      </w:r>
      <w:r w:rsidRPr="00FF0611">
        <w:rPr>
          <w:rFonts w:ascii="Times New Roman" w:eastAsiaTheme="minorEastAsia" w:hAnsi="Times New Roman"/>
        </w:rPr>
        <w:t xml:space="preserve"> only </w:t>
      </w:r>
      <w:r w:rsidRPr="00B846BF">
        <w:rPr>
          <w:rFonts w:ascii="Times New Roman" w:eastAsia="Courier New" w:hAnsi="Times New Roman"/>
          <w:color w:val="DD1144"/>
          <w:szCs w:val="22"/>
          <w:shd w:val="clear" w:color="auto" w:fill="F3F3F3"/>
          <w:lang w:eastAsia="en-US"/>
          <w:rPrChange w:id="1681" w:author="Alba Colomer Padrosa" w:date="2021-01-27T17:56:00Z">
            <w:rPr>
              <w:rFonts w:ascii="Courier New" w:eastAsia="Courier New" w:hAnsi="Courier New" w:cs="Courier New"/>
              <w:color w:val="000000"/>
              <w:sz w:val="20"/>
              <w:szCs w:val="20"/>
              <w:lang w:eastAsia="es-ES"/>
            </w:rPr>
          </w:rPrChange>
        </w:rPr>
        <w:t>bid.value</w:t>
      </w:r>
      <w:r w:rsidRPr="00FF0611">
        <w:rPr>
          <w:rFonts w:ascii="Times New Roman" w:eastAsiaTheme="minorEastAsia" w:hAnsi="Times New Roman"/>
        </w:rPr>
        <w:t xml:space="preserve"> is to be compared in order to identify the most suitable tender - cheapest goes first;</w:t>
      </w:r>
    </w:p>
    <w:p w14:paraId="6B6DB559" w14:textId="54F9AC56" w:rsidR="004207EC" w:rsidRPr="00FF0611" w:rsidRDefault="004207EC" w:rsidP="005A0AA8">
      <w:pPr>
        <w:pStyle w:val="Akapitzlist"/>
        <w:numPr>
          <w:ilvl w:val="1"/>
          <w:numId w:val="43"/>
        </w:numPr>
        <w:rPr>
          <w:rFonts w:ascii="Times New Roman" w:hAnsi="Times New Roman"/>
        </w:rPr>
      </w:pPr>
      <w:r w:rsidRPr="00FF0611">
        <w:rPr>
          <w:rFonts w:ascii="Times New Roman" w:hAnsi="Times New Roman"/>
        </w:rPr>
        <w:t xml:space="preserve">where </w:t>
      </w:r>
      <w:r w:rsidRPr="00B846BF">
        <w:rPr>
          <w:rFonts w:ascii="Times New Roman" w:eastAsia="Courier New" w:hAnsi="Times New Roman"/>
          <w:color w:val="DD1144"/>
          <w:szCs w:val="22"/>
          <w:shd w:val="clear" w:color="auto" w:fill="F3F3F3"/>
          <w:lang w:eastAsia="en-US"/>
          <w:rPrChange w:id="1682" w:author="Alba Colomer Padrosa" w:date="2021-01-27T17:56:00Z">
            <w:rPr>
              <w:rFonts w:ascii="Courier New" w:eastAsia="Courier New" w:hAnsi="Courier New" w:cs="Courier New"/>
              <w:color w:val="000000"/>
              <w:sz w:val="20"/>
              <w:szCs w:val="20"/>
              <w:lang w:eastAsia="es-ES"/>
            </w:rPr>
          </w:rPrChange>
        </w:rPr>
        <w:t>awardCriteria: costOnly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all the tenderers have the </w:t>
      </w:r>
      <w:r w:rsidRPr="00B846BF">
        <w:rPr>
          <w:rFonts w:ascii="Times New Roman" w:eastAsia="Courier New" w:hAnsi="Times New Roman"/>
          <w:color w:val="DD1144"/>
          <w:szCs w:val="22"/>
          <w:shd w:val="clear" w:color="auto" w:fill="F3F3F3"/>
          <w:lang w:eastAsia="en-US"/>
          <w:rPrChange w:id="1683" w:author="Alba Colomer Padrosa" w:date="2021-01-27T17:56:00Z">
            <w:rPr>
              <w:rFonts w:ascii="Courier New" w:eastAsia="Courier New" w:hAnsi="Courier New" w:cs="Courier New"/>
              <w:color w:val="000000"/>
            </w:rPr>
          </w:rPrChange>
        </w:rPr>
        <w:t>bid.value</w:t>
      </w:r>
      <w:r w:rsidRPr="00FF0611">
        <w:t> </w:t>
      </w:r>
      <w:r w:rsidRPr="00FF0611">
        <w:rPr>
          <w:rFonts w:ascii="Times New Roman" w:eastAsiaTheme="minorEastAsia" w:hAnsi="Times New Roman"/>
        </w:rPr>
        <w:t>equal to</w:t>
      </w:r>
      <w:r w:rsidRPr="00FF0611">
        <w:t> </w:t>
      </w:r>
      <w:r w:rsidRPr="00B846BF">
        <w:rPr>
          <w:rFonts w:ascii="Times New Roman" w:eastAsia="Courier New" w:hAnsi="Times New Roman"/>
          <w:color w:val="DD1144"/>
          <w:szCs w:val="22"/>
          <w:shd w:val="clear" w:color="auto" w:fill="F3F3F3"/>
          <w:lang w:eastAsia="en-US"/>
          <w:rPrChange w:id="1684" w:author="Alba Colomer Padrosa" w:date="2021-01-27T17:56:00Z">
            <w:rPr>
              <w:rFonts w:ascii="Courier New" w:eastAsia="Courier New" w:hAnsi="Courier New" w:cs="Courier New"/>
              <w:color w:val="000000"/>
            </w:rPr>
          </w:rPrChange>
        </w:rPr>
        <w:t>lot.value</w:t>
      </w:r>
      <w:r w:rsidRPr="00FF0611">
        <w:rPr>
          <w:rFonts w:ascii="Times New Roman" w:hAnsi="Times New Roman"/>
        </w:rPr>
        <w:t xml:space="preserve">. </w:t>
      </w:r>
      <w:r w:rsidRPr="00FF0611">
        <w:rPr>
          <w:rFonts w:ascii="Times New Roman" w:eastAsiaTheme="minorEastAsia" w:hAnsi="Times New Roman"/>
        </w:rPr>
        <w:t xml:space="preserve">This means that the normalised price needs to be calculated for each </w:t>
      </w:r>
      <w:r w:rsidRPr="00B846BF">
        <w:rPr>
          <w:rFonts w:ascii="Times New Roman" w:eastAsia="Courier New" w:hAnsi="Times New Roman"/>
          <w:color w:val="DD1144"/>
          <w:szCs w:val="22"/>
          <w:shd w:val="clear" w:color="auto" w:fill="F3F3F3"/>
          <w:lang w:eastAsia="en-US"/>
          <w:rPrChange w:id="1685" w:author="Alba Colomer Padrosa" w:date="2021-01-27T17:56:00Z">
            <w:rPr>
              <w:rFonts w:ascii="Courier New" w:eastAsia="Courier New" w:hAnsi="Courier New" w:cs="Courier New"/>
              <w:color w:val="000000"/>
            </w:rPr>
          </w:rPrChange>
        </w:rPr>
        <w:t>bid</w:t>
      </w:r>
      <w:r w:rsidRPr="00FF0611">
        <w:t> </w:t>
      </w:r>
      <w:r w:rsidRPr="00FF0611">
        <w:rPr>
          <w:rFonts w:ascii="Times New Roman" w:eastAsiaTheme="minorEastAsia" w:hAnsi="Times New Roman"/>
        </w:rPr>
        <w:t xml:space="preserve"> received, based on an</w:t>
      </w:r>
      <w:r w:rsidRPr="00FF0611">
        <w:rPr>
          <w:rFonts w:ascii="Times New Roman" w:hAnsi="Times New Roman"/>
        </w:rPr>
        <w:t xml:space="preserve"> estimated value </w:t>
      </w:r>
      <w:r w:rsidRPr="00B846BF">
        <w:rPr>
          <w:rFonts w:ascii="Times New Roman" w:eastAsia="Courier New" w:hAnsi="Times New Roman"/>
          <w:color w:val="DD1144"/>
          <w:szCs w:val="22"/>
          <w:shd w:val="clear" w:color="auto" w:fill="F3F3F3"/>
          <w:lang w:eastAsia="en-US"/>
          <w:rPrChange w:id="1686" w:author="Alba Colomer Padrosa" w:date="2021-01-27T17:56:00Z">
            <w:rPr>
              <w:rFonts w:ascii="Courier New" w:eastAsia="Courier New" w:hAnsi="Courier New" w:cs="Courier New"/>
              <w:color w:val="000000"/>
            </w:rPr>
          </w:rPrChange>
        </w:rPr>
        <w:t>lot.value</w:t>
      </w:r>
      <w:r w:rsidRPr="00FF0611">
        <w:t> </w:t>
      </w:r>
      <w:r w:rsidRPr="00FF0611">
        <w:rPr>
          <w:rFonts w:ascii="Times New Roman" w:eastAsiaTheme="minorEastAsia" w:hAnsi="Times New Roman"/>
        </w:rPr>
        <w:t>- cheapest goes first</w:t>
      </w:r>
      <w:r w:rsidRPr="00FF0611">
        <w:rPr>
          <w:rFonts w:ascii="Times New Roman" w:hAnsi="Times New Roman"/>
        </w:rPr>
        <w:t>;</w:t>
      </w:r>
    </w:p>
    <w:p w14:paraId="6AD30447" w14:textId="1B8DD684" w:rsidR="004207EC" w:rsidRPr="00FF0611" w:rsidRDefault="004207EC" w:rsidP="005A0AA8">
      <w:pPr>
        <w:pStyle w:val="Akapitzlist"/>
        <w:numPr>
          <w:ilvl w:val="1"/>
          <w:numId w:val="43"/>
        </w:numPr>
        <w:rPr>
          <w:rFonts w:ascii="Times New Roman" w:eastAsiaTheme="minorEastAsia" w:hAnsi="Times New Roman"/>
        </w:rPr>
      </w:pPr>
      <w:r w:rsidRPr="00FF0611">
        <w:rPr>
          <w:rFonts w:ascii="Times New Roman" w:hAnsi="Times New Roman"/>
        </w:rPr>
        <w:t xml:space="preserve">where </w:t>
      </w:r>
      <w:r w:rsidRPr="00B846BF">
        <w:rPr>
          <w:rFonts w:ascii="Times New Roman" w:eastAsia="Courier New" w:hAnsi="Times New Roman"/>
          <w:color w:val="DD1144"/>
          <w:szCs w:val="22"/>
          <w:shd w:val="clear" w:color="auto" w:fill="F3F3F3"/>
          <w:lang w:eastAsia="en-US"/>
          <w:rPrChange w:id="1687" w:author="Alba Colomer Padrosa" w:date="2021-01-27T17:56:00Z">
            <w:rPr>
              <w:rFonts w:ascii="Courier New" w:eastAsia="Courier New" w:hAnsi="Courier New" w:cs="Courier New"/>
              <w:color w:val="000000"/>
              <w:sz w:val="20"/>
              <w:szCs w:val="20"/>
              <w:lang w:eastAsia="es-ES"/>
            </w:rPr>
          </w:rPrChange>
        </w:rPr>
        <w:t>awardCriteria: qualityOnly</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the price doesn't matter and the only valuable part of the tender is the quality, meaning the set of values of criteria, selected by the EO while submitting a tender. This means that the normalised price needs to be calculated for each </w:t>
      </w:r>
      <w:r w:rsidRPr="00B846BF">
        <w:rPr>
          <w:rFonts w:ascii="Times New Roman" w:eastAsia="Courier New" w:hAnsi="Times New Roman"/>
          <w:color w:val="DD1144"/>
          <w:szCs w:val="22"/>
          <w:shd w:val="clear" w:color="auto" w:fill="F3F3F3"/>
          <w:lang w:eastAsia="en-US"/>
          <w:rPrChange w:id="1688" w:author="Alba Colomer Padrosa" w:date="2021-01-27T17:56:00Z">
            <w:rPr>
              <w:rFonts w:ascii="Courier New" w:eastAsia="Courier New" w:hAnsi="Courier New" w:cs="Courier New"/>
              <w:color w:val="000000"/>
            </w:rPr>
          </w:rPrChange>
        </w:rPr>
        <w:t>bid</w:t>
      </w:r>
      <w:r w:rsidRPr="00FF0611">
        <w:t> </w:t>
      </w:r>
      <w:r w:rsidRPr="00FF0611">
        <w:rPr>
          <w:rFonts w:ascii="Times New Roman" w:hAnsi="Times New Roman"/>
        </w:rPr>
        <w:t xml:space="preserve"> received, based on '1';</w:t>
      </w:r>
    </w:p>
    <w:p w14:paraId="3C57F5D4" w14:textId="7B0B263A" w:rsidR="004207EC" w:rsidRPr="00FF0611" w:rsidRDefault="004207EC" w:rsidP="005A0AA8">
      <w:pPr>
        <w:pStyle w:val="Akapitzlist"/>
        <w:numPr>
          <w:ilvl w:val="1"/>
          <w:numId w:val="43"/>
        </w:numPr>
        <w:rPr>
          <w:rFonts w:ascii="Times New Roman" w:hAnsi="Times New Roman"/>
        </w:rPr>
      </w:pPr>
      <w:r w:rsidRPr="00FF0611">
        <w:rPr>
          <w:rFonts w:ascii="Times New Roman" w:hAnsi="Times New Roman"/>
        </w:rPr>
        <w:t xml:space="preserve">where </w:t>
      </w:r>
      <w:r w:rsidRPr="00B846BF">
        <w:rPr>
          <w:rFonts w:ascii="Times New Roman" w:eastAsia="Courier New" w:hAnsi="Times New Roman"/>
          <w:color w:val="DD1144"/>
          <w:szCs w:val="22"/>
          <w:shd w:val="clear" w:color="auto" w:fill="F3F3F3"/>
          <w:lang w:eastAsia="en-US"/>
          <w:rPrChange w:id="1689" w:author="Alba Colomer Padrosa" w:date="2021-01-27T17:56:00Z">
            <w:rPr>
              <w:rFonts w:ascii="Courier New" w:eastAsia="Courier New" w:hAnsi="Courier New" w:cs="Courier New"/>
              <w:color w:val="000000"/>
              <w:sz w:val="20"/>
              <w:szCs w:val="20"/>
              <w:lang w:eastAsia="es-ES"/>
            </w:rPr>
          </w:rPrChange>
        </w:rPr>
        <w:t>awardCriteria: ratedCriteria</w:t>
      </w:r>
      <w:r w:rsidRPr="00FF0611">
        <w:rPr>
          <w:rFonts w:ascii="Courier New" w:eastAsia="Courier New" w:hAnsi="Courier New" w:cs="Courier New"/>
          <w:color w:val="000000"/>
          <w:sz w:val="20"/>
          <w:szCs w:val="20"/>
          <w:lang w:eastAsia="es-ES"/>
        </w:rPr>
        <w:t>,</w:t>
      </w:r>
      <w:r w:rsidRPr="00FF0611">
        <w:rPr>
          <w:rFonts w:ascii="Times New Roman" w:hAnsi="Times New Roman"/>
        </w:rPr>
        <w:t xml:space="preserve"> assumption is that both price and quality matter. </w:t>
      </w:r>
      <w:r w:rsidRPr="00FF0611">
        <w:rPr>
          <w:rFonts w:ascii="Times New Roman" w:eastAsiaTheme="minorEastAsia" w:hAnsi="Times New Roman"/>
        </w:rPr>
        <w:t xml:space="preserve">This means that the normalised price needs to be calculated for each </w:t>
      </w:r>
      <w:r w:rsidRPr="00B846BF">
        <w:rPr>
          <w:rFonts w:ascii="Times New Roman" w:eastAsia="Courier New" w:hAnsi="Times New Roman"/>
          <w:color w:val="DD1144"/>
          <w:szCs w:val="22"/>
          <w:shd w:val="clear" w:color="auto" w:fill="F3F3F3"/>
          <w:lang w:eastAsia="en-US"/>
          <w:rPrChange w:id="1690" w:author="Alba Colomer Padrosa" w:date="2021-01-27T17:56:00Z">
            <w:rPr>
              <w:rFonts w:ascii="Courier New" w:eastAsia="Courier New" w:hAnsi="Courier New" w:cs="Courier New"/>
              <w:color w:val="000000"/>
            </w:rPr>
          </w:rPrChange>
        </w:rPr>
        <w:t>bid</w:t>
      </w:r>
      <w:r w:rsidRPr="00FF0611">
        <w:t> </w:t>
      </w:r>
      <w:r w:rsidRPr="00FF0611">
        <w:rPr>
          <w:rFonts w:ascii="Times New Roman" w:eastAsiaTheme="minorEastAsia" w:hAnsi="Times New Roman"/>
        </w:rPr>
        <w:t xml:space="preserve"> received</w:t>
      </w:r>
      <w:r w:rsidRPr="00FF0611">
        <w:rPr>
          <w:rFonts w:ascii="Times New Roman" w:hAnsi="Times New Roman"/>
        </w:rPr>
        <w:t xml:space="preserve"> based on </w:t>
      </w:r>
      <w:r w:rsidRPr="00B846BF">
        <w:rPr>
          <w:rFonts w:ascii="Times New Roman" w:eastAsia="Courier New" w:hAnsi="Times New Roman"/>
          <w:color w:val="DD1144"/>
          <w:szCs w:val="22"/>
          <w:shd w:val="clear" w:color="auto" w:fill="F3F3F3"/>
          <w:lang w:eastAsia="en-US"/>
          <w:rPrChange w:id="1691" w:author="Alba Colomer Padrosa" w:date="2021-01-27T17:56:00Z">
            <w:rPr>
              <w:rFonts w:ascii="Courier New" w:eastAsia="Courier New" w:hAnsi="Courier New" w:cs="Courier New"/>
              <w:color w:val="000000"/>
            </w:rPr>
          </w:rPrChange>
        </w:rPr>
        <w:t>'bid.value'</w:t>
      </w:r>
      <w:r w:rsidRPr="00FF0611">
        <w:rPr>
          <w:rFonts w:ascii="Times New Roman" w:hAnsi="Times New Roman"/>
        </w:rPr>
        <w:t>.</w:t>
      </w:r>
    </w:p>
    <w:p w14:paraId="596D39AE" w14:textId="2B232D85" w:rsidR="004207EC" w:rsidRPr="00FF0611" w:rsidRDefault="004207EC" w:rsidP="00131DFE">
      <w:pPr>
        <w:jc w:val="both"/>
        <w:rPr>
          <w:rFonts w:ascii="Times New Roman" w:hAnsi="Times New Roman" w:cs="Times New Roman"/>
          <w:lang w:val="en-GB"/>
        </w:rPr>
      </w:pPr>
      <w:bookmarkStart w:id="1692" w:name="bookmark=id.3tbugp1" w:colFirst="0" w:colLast="0"/>
      <w:bookmarkStart w:id="1693" w:name="bookmark=id.28h4qwu" w:colFirst="0" w:colLast="0"/>
      <w:bookmarkEnd w:id="1692"/>
      <w:bookmarkEnd w:id="1693"/>
      <w:r w:rsidRPr="00FF0611">
        <w:rPr>
          <w:rFonts w:ascii="Times New Roman" w:hAnsi="Times New Roman" w:cs="Times New Roman"/>
          <w:lang w:val="en-GB"/>
        </w:rPr>
        <w:t xml:space="preserve">Where automated ranking is the case, all the awards are ranked into order for evaluation and the first award (most suitable according to the prescribed evaluation function) will be switched to the next state ‘available for evaluation’ by the </w:t>
      </w:r>
      <w:r w:rsidR="00131DFE" w:rsidRPr="00FF0611">
        <w:rPr>
          <w:rFonts w:ascii="Times New Roman" w:hAnsi="Times New Roman" w:cs="Times New Roman"/>
          <w:lang w:val="en-GB"/>
        </w:rPr>
        <w:t>CA</w:t>
      </w:r>
      <w:r w:rsidRPr="00FF0611">
        <w:rPr>
          <w:rFonts w:ascii="Times New Roman" w:hAnsi="Times New Roman" w:cs="Times New Roman"/>
          <w:lang w:val="en-GB"/>
        </w:rPr>
        <w:t xml:space="preserve">. </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shd w:val="clear" w:color="auto" w:fill="D5DCE4" w:themeFill="text2" w:themeFillTint="33"/>
        <w:tblLayout w:type="fixed"/>
        <w:tblLook w:val="0000" w:firstRow="0" w:lastRow="0" w:firstColumn="0" w:lastColumn="0" w:noHBand="0" w:noVBand="0"/>
      </w:tblPr>
      <w:tblGrid>
        <w:gridCol w:w="9067"/>
      </w:tblGrid>
      <w:tr w:rsidR="00B46F62" w:rsidRPr="00FF0611" w14:paraId="1C975408" w14:textId="77777777" w:rsidTr="00364B81">
        <w:tc>
          <w:tcPr>
            <w:tcW w:w="9067" w:type="dxa"/>
            <w:shd w:val="clear" w:color="auto" w:fill="D5DCE4" w:themeFill="text2" w:themeFillTint="33"/>
            <w:tcMar>
              <w:top w:w="30" w:type="dxa"/>
              <w:left w:w="30" w:type="dxa"/>
              <w:bottom w:w="20" w:type="dxa"/>
              <w:right w:w="30" w:type="dxa"/>
            </w:tcMar>
          </w:tcPr>
          <w:p w14:paraId="3BDBDA07" w14:textId="3384ADCC" w:rsidR="00B46F62" w:rsidRPr="00FF0611" w:rsidRDefault="00B46F62" w:rsidP="00E72F20">
            <w:pPr>
              <w:rPr>
                <w:lang w:val="en-GB"/>
              </w:rPr>
            </w:pPr>
            <w:r w:rsidRPr="00FF0611">
              <w:rPr>
                <w:lang w:val="en-GB"/>
              </w:rPr>
              <w:t>D</w:t>
            </w:r>
            <w:r w:rsidRPr="00FF0611">
              <w:rPr>
                <w:rFonts w:ascii="Times New Roman" w:hAnsi="Times New Roman" w:cs="Times New Roman"/>
                <w:lang w:val="en-GB"/>
              </w:rPr>
              <w:t>epending on previously established or no</w:t>
            </w:r>
            <w:r w:rsidR="00131DFE" w:rsidRPr="00FF0611">
              <w:rPr>
                <w:rFonts w:ascii="Times New Roman" w:hAnsi="Times New Roman" w:cs="Times New Roman"/>
                <w:lang w:val="en-GB"/>
              </w:rPr>
              <w:t>t</w:t>
            </w:r>
            <w:r w:rsidRPr="00FF0611">
              <w:rPr>
                <w:rFonts w:ascii="Times New Roman" w:hAnsi="Times New Roman" w:cs="Times New Roman"/>
                <w:lang w:val="en-GB"/>
              </w:rPr>
              <w:t xml:space="preserve"> established eligibility check</w:t>
            </w:r>
            <w:r w:rsidR="00131DFE" w:rsidRPr="00FF0611">
              <w:rPr>
                <w:rFonts w:ascii="Times New Roman" w:hAnsi="Times New Roman" w:cs="Times New Roman"/>
                <w:lang w:val="en-GB"/>
              </w:rPr>
              <w:t>,</w:t>
            </w:r>
            <w:r w:rsidRPr="00FF0611">
              <w:rPr>
                <w:rFonts w:ascii="Times New Roman" w:hAnsi="Times New Roman" w:cs="Times New Roman"/>
                <w:lang w:val="en-GB"/>
              </w:rPr>
              <w:t xml:space="preserve"> this state may be:</w:t>
            </w:r>
          </w:p>
          <w:p w14:paraId="7C48050C" w14:textId="75A38F4A" w:rsidR="00B46F62" w:rsidRPr="00FF0611" w:rsidRDefault="00B46F62" w:rsidP="00364B81">
            <w:pPr>
              <w:pStyle w:val="Akapitzlist"/>
              <w:numPr>
                <w:ilvl w:val="0"/>
                <w:numId w:val="21"/>
              </w:numPr>
              <w:spacing w:after="120"/>
              <w:ind w:right="259"/>
              <w:rPr>
                <w:rFonts w:ascii="Times New Roman" w:hAnsi="Times New Roman"/>
              </w:rPr>
            </w:pPr>
            <w:r w:rsidRPr="00B846BF">
              <w:rPr>
                <w:rFonts w:ascii="Times New Roman" w:eastAsia="Courier New" w:hAnsi="Times New Roman"/>
                <w:color w:val="DD1144"/>
                <w:szCs w:val="22"/>
                <w:shd w:val="clear" w:color="auto" w:fill="F3F3F3"/>
                <w:lang w:eastAsia="en-US"/>
                <w:rPrChange w:id="1694" w:author="Alba Colomer Padrosa" w:date="2021-01-27T17:56:00Z">
                  <w:rPr>
                    <w:rFonts w:ascii="Courier New" w:eastAsia="Courier New" w:hAnsi="Courier New" w:cs="Courier New"/>
                    <w:color w:val="000000"/>
                  </w:rPr>
                </w:rPrChange>
              </w:rPr>
              <w:t>award.statusDetails: consideration</w:t>
            </w:r>
            <w:r w:rsidRPr="00FF0611">
              <w:t xml:space="preserve"> - </w:t>
            </w:r>
            <w:r w:rsidRPr="00FF0611">
              <w:rPr>
                <w:rFonts w:ascii="Times New Roman" w:hAnsi="Times New Roman"/>
              </w:rPr>
              <w:t>where eligibility check took place previously</w:t>
            </w:r>
            <w:r w:rsidR="00131DFE" w:rsidRPr="00FF0611">
              <w:rPr>
                <w:rFonts w:ascii="Times New Roman" w:hAnsi="Times New Roman"/>
              </w:rPr>
              <w:t>;</w:t>
            </w:r>
          </w:p>
          <w:p w14:paraId="71F69AA3" w14:textId="1EBD0E22" w:rsidR="00B46F62" w:rsidRPr="00FF0611" w:rsidRDefault="00B46F62" w:rsidP="00364B81">
            <w:pPr>
              <w:pStyle w:val="Akapitzlist"/>
              <w:numPr>
                <w:ilvl w:val="0"/>
                <w:numId w:val="21"/>
              </w:numPr>
              <w:spacing w:after="120"/>
              <w:ind w:right="259"/>
            </w:pPr>
            <w:r w:rsidRPr="00B846BF">
              <w:rPr>
                <w:rFonts w:ascii="Times New Roman" w:eastAsia="Courier New" w:hAnsi="Times New Roman"/>
                <w:color w:val="DD1144"/>
                <w:szCs w:val="22"/>
                <w:shd w:val="clear" w:color="auto" w:fill="F3F3F3"/>
                <w:lang w:eastAsia="en-US"/>
                <w:rPrChange w:id="1695" w:author="Alba Colomer Padrosa" w:date="2021-01-27T17:56:00Z">
                  <w:rPr>
                    <w:rFonts w:ascii="Courier New" w:eastAsia="Courier New" w:hAnsi="Courier New" w:cs="Courier New"/>
                    <w:color w:val="000000"/>
                  </w:rPr>
                </w:rPrChange>
              </w:rPr>
              <w:t>award.statusDetails: awaiting</w:t>
            </w:r>
            <w:r w:rsidRPr="00FF0611">
              <w:t xml:space="preserve"> - </w:t>
            </w:r>
            <w:r w:rsidRPr="00FF0611">
              <w:rPr>
                <w:rFonts w:ascii="Times New Roman" w:hAnsi="Times New Roman"/>
              </w:rPr>
              <w:t xml:space="preserve">where eligibility check was not </w:t>
            </w:r>
            <w:r w:rsidR="00131DFE" w:rsidRPr="00FF0611">
              <w:rPr>
                <w:rFonts w:ascii="Times New Roman" w:hAnsi="Times New Roman"/>
              </w:rPr>
              <w:t>conducted previously</w:t>
            </w:r>
            <w:r w:rsidRPr="00FF0611">
              <w:rPr>
                <w:rFonts w:ascii="Times New Roman" w:hAnsi="Times New Roman"/>
              </w:rPr>
              <w:t xml:space="preserve"> by </w:t>
            </w:r>
            <w:r w:rsidR="00131DFE" w:rsidRPr="00FF0611">
              <w:rPr>
                <w:rFonts w:ascii="Times New Roman" w:hAnsi="Times New Roman"/>
              </w:rPr>
              <w:t>the CA.</w:t>
            </w:r>
          </w:p>
        </w:tc>
      </w:tr>
    </w:tbl>
    <w:p w14:paraId="2BBF32CA" w14:textId="77777777" w:rsidR="006817FD" w:rsidRPr="00FF0611" w:rsidRDefault="006817FD" w:rsidP="007D1574">
      <w:pPr>
        <w:rPr>
          <w:rFonts w:ascii="Times New Roman" w:hAnsi="Times New Roman"/>
          <w:lang w:val="en-GB"/>
        </w:rPr>
      </w:pPr>
    </w:p>
    <w:p w14:paraId="7194A723" w14:textId="3C024154" w:rsidR="006817FD" w:rsidRPr="00FF0611" w:rsidRDefault="006817FD" w:rsidP="006817FD">
      <w:pPr>
        <w:rPr>
          <w:rFonts w:ascii="Times New Roman" w:hAnsi="Times New Roman" w:cs="Times New Roman"/>
          <w:u w:val="single"/>
          <w:lang w:val="en-GB"/>
        </w:rPr>
      </w:pPr>
      <w:r w:rsidRPr="00FF0611">
        <w:rPr>
          <w:rFonts w:ascii="Times New Roman" w:hAnsi="Times New Roman" w:cs="Times New Roman"/>
          <w:u w:val="single"/>
          <w:lang w:val="en-GB"/>
        </w:rPr>
        <w:t>Consideraton</w:t>
      </w:r>
    </w:p>
    <w:p w14:paraId="077C2A44" w14:textId="3A0920E4" w:rsidR="00131DFE" w:rsidRPr="00FF0611" w:rsidRDefault="00131DFE" w:rsidP="005A0AA8">
      <w:pPr>
        <w:pStyle w:val="Akapitzlist"/>
        <w:numPr>
          <w:ilvl w:val="0"/>
          <w:numId w:val="43"/>
        </w:numPr>
        <w:rPr>
          <w:rFonts w:ascii="Times New Roman" w:hAnsi="Times New Roman"/>
        </w:rPr>
      </w:pPr>
      <w:bookmarkStart w:id="1696" w:name="bookmark=id.1mrcu09" w:colFirst="0" w:colLast="0"/>
      <w:bookmarkEnd w:id="1696"/>
      <w:r w:rsidRPr="00FF0611">
        <w:rPr>
          <w:rFonts w:ascii="Times New Roman" w:hAnsi="Times New Roman"/>
        </w:rPr>
        <w:t>Evauation</w:t>
      </w:r>
    </w:p>
    <w:p w14:paraId="543AD9F9" w14:textId="04AC97A0" w:rsidR="00131DFE" w:rsidRPr="00FF0611" w:rsidRDefault="00131DFE" w:rsidP="00131DFE">
      <w:pPr>
        <w:spacing w:after="0"/>
        <w:jc w:val="both"/>
        <w:rPr>
          <w:rFonts w:ascii="Times New Roman" w:hAnsi="Times New Roman" w:cs="Times New Roman"/>
          <w:lang w:val="en-GB"/>
        </w:rPr>
      </w:pPr>
      <w:r w:rsidRPr="00FF0611">
        <w:rPr>
          <w:rFonts w:ascii="Times New Roman" w:hAnsi="Times New Roman" w:cs="Times New Roman"/>
          <w:lang w:val="en-GB"/>
        </w:rPr>
        <w:t xml:space="preserve">To evaluate the award, the CA shall update it with all the required meta-data. In these updates, the </w:t>
      </w:r>
      <w:r w:rsidR="00FB0979" w:rsidRPr="00FF0611">
        <w:rPr>
          <w:rFonts w:ascii="Times New Roman" w:hAnsi="Times New Roman" w:cs="Times New Roman"/>
          <w:lang w:val="en-GB"/>
        </w:rPr>
        <w:t>CA</w:t>
      </w:r>
      <w:r w:rsidRPr="00FF0611">
        <w:rPr>
          <w:rFonts w:ascii="Times New Roman" w:hAnsi="Times New Roman" w:cs="Times New Roman"/>
          <w:lang w:val="en-GB"/>
        </w:rPr>
        <w:t xml:space="preserve"> is allowed to:</w:t>
      </w:r>
    </w:p>
    <w:p w14:paraId="70C900F1" w14:textId="1782011E" w:rsidR="00131DFE" w:rsidRPr="00FF0611" w:rsidRDefault="00131DFE" w:rsidP="005A0AA8">
      <w:pPr>
        <w:pStyle w:val="Akapitzlist"/>
        <w:numPr>
          <w:ilvl w:val="1"/>
          <w:numId w:val="43"/>
        </w:numPr>
        <w:spacing w:after="0" w:line="360" w:lineRule="auto"/>
        <w:rPr>
          <w:rFonts w:ascii="Times New Roman" w:hAnsi="Times New Roman"/>
        </w:rPr>
      </w:pPr>
      <w:r w:rsidRPr="00FF0611">
        <w:rPr>
          <w:rFonts w:ascii="Times New Roman" w:hAnsi="Times New Roman"/>
        </w:rPr>
        <w:t xml:space="preserve">Add any </w:t>
      </w:r>
      <w:r w:rsidR="00FB0979" w:rsidRPr="00B846BF">
        <w:rPr>
          <w:rFonts w:ascii="Times New Roman" w:eastAsia="Courier New" w:hAnsi="Times New Roman"/>
          <w:color w:val="DD1144"/>
          <w:szCs w:val="22"/>
          <w:shd w:val="clear" w:color="auto" w:fill="F3F3F3"/>
          <w:lang w:eastAsia="en-US"/>
          <w:rPrChange w:id="1697" w:author="Alba Colomer Padrosa" w:date="2021-01-27T17:56:00Z">
            <w:rPr>
              <w:rFonts w:ascii="Courier New" w:eastAsia="Courier New" w:hAnsi="Courier New" w:cs="Courier New"/>
              <w:color w:val="000000"/>
            </w:rPr>
          </w:rPrChange>
        </w:rPr>
        <w:t>documents</w:t>
      </w:r>
      <w:r w:rsidR="00FB0979" w:rsidRPr="00FF0611">
        <w:t> </w:t>
      </w:r>
      <w:r w:rsidR="00FB0979" w:rsidRPr="00FF0611">
        <w:rPr>
          <w:rFonts w:ascii="Times New Roman" w:hAnsi="Times New Roman"/>
        </w:rPr>
        <w:t xml:space="preserve"> </w:t>
      </w:r>
      <w:r w:rsidRPr="00FF0611">
        <w:rPr>
          <w:rFonts w:ascii="Times New Roman" w:hAnsi="Times New Roman"/>
        </w:rPr>
        <w:t>if needed;</w:t>
      </w:r>
    </w:p>
    <w:p w14:paraId="6A36156F" w14:textId="1AE102A5" w:rsidR="00131DFE" w:rsidRPr="00FF0611" w:rsidRDefault="00131DFE" w:rsidP="005A0AA8">
      <w:pPr>
        <w:pStyle w:val="Akapitzlist"/>
        <w:numPr>
          <w:ilvl w:val="1"/>
          <w:numId w:val="43"/>
        </w:numPr>
        <w:spacing w:after="0" w:line="360" w:lineRule="auto"/>
        <w:rPr>
          <w:rFonts w:ascii="Times New Roman" w:hAnsi="Times New Roman"/>
        </w:rPr>
      </w:pPr>
      <w:r w:rsidRPr="00FF0611">
        <w:rPr>
          <w:rFonts w:ascii="Times New Roman" w:hAnsi="Times New Roman"/>
        </w:rPr>
        <w:t xml:space="preserve">Add </w:t>
      </w:r>
      <w:r w:rsidR="00FB0979" w:rsidRPr="00B846BF">
        <w:rPr>
          <w:rFonts w:ascii="Times New Roman" w:eastAsia="Courier New" w:hAnsi="Times New Roman"/>
          <w:color w:val="DD1144"/>
          <w:szCs w:val="22"/>
          <w:shd w:val="clear" w:color="auto" w:fill="F3F3F3"/>
          <w:lang w:eastAsia="en-US"/>
          <w:rPrChange w:id="1698" w:author="Alba Colomer Padrosa" w:date="2021-01-27T17:56:00Z">
            <w:rPr>
              <w:rFonts w:ascii="Courier New" w:eastAsia="Courier New" w:hAnsi="Courier New" w:cs="Courier New"/>
              <w:color w:val="000000"/>
            </w:rPr>
          </w:rPrChange>
        </w:rPr>
        <w:t>requirementResponses</w:t>
      </w:r>
      <w:r w:rsidR="00FB0979" w:rsidRPr="00FF0611">
        <w:t> </w:t>
      </w:r>
      <w:r w:rsidRPr="00FF0611">
        <w:rPr>
          <w:rFonts w:ascii="Times New Roman" w:hAnsi="Times New Roman"/>
        </w:rPr>
        <w:t xml:space="preserve">if there are any relevant </w:t>
      </w:r>
      <w:r w:rsidR="00FB0979" w:rsidRPr="00B846BF">
        <w:rPr>
          <w:rFonts w:ascii="Times New Roman" w:eastAsia="Courier New" w:hAnsi="Times New Roman"/>
          <w:color w:val="DD1144"/>
          <w:szCs w:val="22"/>
          <w:shd w:val="clear" w:color="auto" w:fill="F3F3F3"/>
          <w:lang w:eastAsia="en-US"/>
          <w:rPrChange w:id="1699" w:author="Alba Colomer Padrosa" w:date="2021-01-27T17:56:00Z">
            <w:rPr>
              <w:rFonts w:ascii="Courier New" w:eastAsia="Courier New" w:hAnsi="Courier New" w:cs="Courier New"/>
              <w:color w:val="000000"/>
            </w:rPr>
          </w:rPrChange>
        </w:rPr>
        <w:t>requirements</w:t>
      </w:r>
      <w:r w:rsidR="00FB0979" w:rsidRPr="00FF0611">
        <w:t> </w:t>
      </w:r>
      <w:r w:rsidR="00FB0979" w:rsidRPr="00FF0611">
        <w:rPr>
          <w:rFonts w:ascii="Times New Roman" w:hAnsi="Times New Roman"/>
        </w:rPr>
        <w:t xml:space="preserve"> </w:t>
      </w:r>
      <w:r w:rsidRPr="00FF0611">
        <w:rPr>
          <w:rFonts w:ascii="Times New Roman" w:hAnsi="Times New Roman"/>
        </w:rPr>
        <w:t xml:space="preserve">related to the </w:t>
      </w:r>
      <w:r w:rsidR="00FB0979" w:rsidRPr="00FF0611">
        <w:rPr>
          <w:rFonts w:ascii="Times New Roman" w:hAnsi="Times New Roman"/>
        </w:rPr>
        <w:t>CA</w:t>
      </w:r>
      <w:r w:rsidRPr="00FF0611">
        <w:rPr>
          <w:rFonts w:ascii="Times New Roman" w:hAnsi="Times New Roman"/>
        </w:rPr>
        <w:t xml:space="preserve"> within the evaluation phase prescribed by </w:t>
      </w:r>
      <w:r w:rsidR="00FB0979" w:rsidRPr="00B846BF">
        <w:rPr>
          <w:rFonts w:ascii="Times New Roman" w:eastAsia="Courier New" w:hAnsi="Times New Roman"/>
          <w:color w:val="DD1144"/>
          <w:szCs w:val="22"/>
          <w:shd w:val="clear" w:color="auto" w:fill="F3F3F3"/>
          <w:lang w:eastAsia="en-US"/>
          <w:rPrChange w:id="1700" w:author="Alba Colomer Padrosa" w:date="2021-01-27T17:56:00Z">
            <w:rPr>
              <w:rFonts w:ascii="Courier New" w:eastAsia="Courier New" w:hAnsi="Courier New" w:cs="Courier New"/>
              <w:color w:val="000000"/>
            </w:rPr>
          </w:rPrChange>
        </w:rPr>
        <w:t>tender.criteria</w:t>
      </w:r>
      <w:r w:rsidR="00FB0979" w:rsidRPr="00FF0611">
        <w:rPr>
          <w:rFonts w:ascii="Courier New" w:eastAsia="Courier New" w:hAnsi="Courier New" w:cs="Courier New"/>
          <w:color w:val="000000"/>
        </w:rPr>
        <w:t>;</w:t>
      </w:r>
      <w:r w:rsidR="00FB0979" w:rsidRPr="00FF0611">
        <w:t> </w:t>
      </w:r>
      <w:r w:rsidRPr="00FF0611">
        <w:rPr>
          <w:rFonts w:ascii="Times New Roman" w:hAnsi="Times New Roman"/>
        </w:rPr>
        <w:t xml:space="preserve"> </w:t>
      </w:r>
    </w:p>
    <w:p w14:paraId="37E13524" w14:textId="11BE66E5" w:rsidR="00131DFE" w:rsidRPr="00FF0611" w:rsidRDefault="00131DFE" w:rsidP="005A0AA8">
      <w:pPr>
        <w:pStyle w:val="Akapitzlist"/>
        <w:numPr>
          <w:ilvl w:val="1"/>
          <w:numId w:val="43"/>
        </w:numPr>
        <w:spacing w:after="0" w:line="360" w:lineRule="auto"/>
        <w:rPr>
          <w:rFonts w:ascii="Times New Roman" w:hAnsi="Times New Roman"/>
        </w:rPr>
      </w:pPr>
      <w:r w:rsidRPr="00FF0611">
        <w:rPr>
          <w:rFonts w:ascii="Times New Roman" w:hAnsi="Times New Roman"/>
        </w:rPr>
        <w:t xml:space="preserve">Add text </w:t>
      </w:r>
      <w:r w:rsidR="00FB0979" w:rsidRPr="00B846BF">
        <w:rPr>
          <w:rFonts w:ascii="Times New Roman" w:eastAsia="Courier New" w:hAnsi="Times New Roman"/>
          <w:color w:val="DD1144"/>
          <w:szCs w:val="22"/>
          <w:shd w:val="clear" w:color="auto" w:fill="F3F3F3"/>
          <w:lang w:eastAsia="en-US"/>
          <w:rPrChange w:id="1701" w:author="Alba Colomer Padrosa" w:date="2021-01-27T17:56:00Z">
            <w:rPr>
              <w:rFonts w:ascii="Courier New" w:eastAsia="Courier New" w:hAnsi="Courier New" w:cs="Courier New"/>
              <w:color w:val="000000"/>
            </w:rPr>
          </w:rPrChange>
        </w:rPr>
        <w:t>descriptions</w:t>
      </w:r>
      <w:r w:rsidR="00FB0979" w:rsidRPr="00FF0611">
        <w:t> </w:t>
      </w:r>
      <w:r w:rsidR="00FB0979" w:rsidRPr="00FF0611">
        <w:rPr>
          <w:rFonts w:ascii="Times New Roman" w:hAnsi="Times New Roman"/>
        </w:rPr>
        <w:t xml:space="preserve"> </w:t>
      </w:r>
      <w:r w:rsidRPr="00FF0611">
        <w:rPr>
          <w:rFonts w:ascii="Times New Roman" w:hAnsi="Times New Roman"/>
        </w:rPr>
        <w:t xml:space="preserve">where any justification is needed; </w:t>
      </w:r>
    </w:p>
    <w:p w14:paraId="55C07C8B" w14:textId="777CA724" w:rsidR="00131DFE" w:rsidRPr="00FF0611" w:rsidRDefault="00131DFE" w:rsidP="005A0AA8">
      <w:pPr>
        <w:pStyle w:val="Akapitzlist"/>
        <w:numPr>
          <w:ilvl w:val="1"/>
          <w:numId w:val="43"/>
        </w:numPr>
        <w:spacing w:after="0" w:line="360" w:lineRule="auto"/>
        <w:rPr>
          <w:rFonts w:ascii="Times New Roman" w:hAnsi="Times New Roman"/>
        </w:rPr>
      </w:pPr>
      <w:r w:rsidRPr="00FF0611">
        <w:rPr>
          <w:rFonts w:ascii="Times New Roman" w:hAnsi="Times New Roman"/>
        </w:rPr>
        <w:t xml:space="preserve">Add </w:t>
      </w:r>
      <w:r w:rsidR="00FB0979" w:rsidRPr="00B846BF">
        <w:rPr>
          <w:rFonts w:ascii="Times New Roman" w:eastAsia="Courier New" w:hAnsi="Times New Roman"/>
          <w:color w:val="DD1144"/>
          <w:szCs w:val="22"/>
          <w:shd w:val="clear" w:color="auto" w:fill="F3F3F3"/>
          <w:lang w:eastAsia="en-US"/>
          <w:rPrChange w:id="1702" w:author="Alba Colomer Padrosa" w:date="2021-01-27T17:56:00Z">
            <w:rPr>
              <w:rFonts w:ascii="Courier New" w:eastAsia="Courier New" w:hAnsi="Courier New" w:cs="Courier New"/>
              <w:color w:val="000000"/>
            </w:rPr>
          </w:rPrChange>
        </w:rPr>
        <w:t>date</w:t>
      </w:r>
      <w:r w:rsidR="00FB0979" w:rsidRPr="00FF0611">
        <w:t> </w:t>
      </w:r>
      <w:r w:rsidR="00FB0979" w:rsidRPr="00FF0611">
        <w:rPr>
          <w:rFonts w:ascii="Times New Roman" w:hAnsi="Times New Roman"/>
        </w:rPr>
        <w:t xml:space="preserve"> </w:t>
      </w:r>
      <w:r w:rsidRPr="00FF0611">
        <w:rPr>
          <w:rFonts w:ascii="Times New Roman" w:hAnsi="Times New Roman"/>
        </w:rPr>
        <w:t>when the decision was taken;</w:t>
      </w:r>
    </w:p>
    <w:p w14:paraId="5476D1DD" w14:textId="1E99D236" w:rsidR="00131DFE" w:rsidRPr="00FF0611" w:rsidRDefault="00131DFE" w:rsidP="005A0AA8">
      <w:pPr>
        <w:pStyle w:val="Akapitzlist"/>
        <w:numPr>
          <w:ilvl w:val="1"/>
          <w:numId w:val="43"/>
        </w:numPr>
        <w:spacing w:after="200" w:line="360" w:lineRule="auto"/>
        <w:rPr>
          <w:rFonts w:ascii="Times New Roman" w:hAnsi="Times New Roman"/>
        </w:rPr>
      </w:pPr>
      <w:r w:rsidRPr="00FF0611">
        <w:rPr>
          <w:rFonts w:ascii="Times New Roman" w:hAnsi="Times New Roman"/>
        </w:rPr>
        <w:t xml:space="preserve">Add </w:t>
      </w:r>
      <w:r w:rsidR="00FB0979" w:rsidRPr="00B846BF">
        <w:rPr>
          <w:rFonts w:ascii="Times New Roman" w:eastAsia="Courier New" w:hAnsi="Times New Roman"/>
          <w:color w:val="DD1144"/>
          <w:szCs w:val="22"/>
          <w:shd w:val="clear" w:color="auto" w:fill="F3F3F3"/>
          <w:lang w:eastAsia="en-US"/>
          <w:rPrChange w:id="1703" w:author="Alba Colomer Padrosa" w:date="2021-01-27T17:56:00Z">
            <w:rPr>
              <w:rFonts w:ascii="Courier New" w:eastAsia="Courier New" w:hAnsi="Courier New" w:cs="Courier New"/>
              <w:color w:val="000000"/>
            </w:rPr>
          </w:rPrChange>
        </w:rPr>
        <w:t>internalID</w:t>
      </w:r>
      <w:r w:rsidRPr="00FF0611">
        <w:rPr>
          <w:rFonts w:ascii="Times New Roman" w:hAnsi="Times New Roman"/>
        </w:rPr>
        <w:t xml:space="preserve"> if any. </w:t>
      </w:r>
    </w:p>
    <w:p w14:paraId="4D38511B" w14:textId="77777777" w:rsidR="00131DFE" w:rsidRPr="00FF0611" w:rsidRDefault="00131DFE" w:rsidP="005A0AA8">
      <w:pPr>
        <w:pStyle w:val="Akapitzlist"/>
        <w:numPr>
          <w:ilvl w:val="0"/>
          <w:numId w:val="43"/>
        </w:numPr>
        <w:rPr>
          <w:rFonts w:ascii="Times New Roman" w:hAnsi="Times New Roman"/>
        </w:rPr>
      </w:pPr>
      <w:bookmarkStart w:id="1704" w:name="bookmark=id.2lwamvv" w:colFirst="0" w:colLast="0"/>
      <w:bookmarkEnd w:id="1704"/>
      <w:r w:rsidRPr="00FF0611">
        <w:rPr>
          <w:rFonts w:ascii="Times New Roman" w:hAnsi="Times New Roman"/>
        </w:rPr>
        <w:t>Indication of a decision</w:t>
      </w:r>
    </w:p>
    <w:p w14:paraId="7E30F168" w14:textId="7ECC19A7" w:rsidR="007D0F02" w:rsidRPr="00FF0611" w:rsidRDefault="007D0F02" w:rsidP="007D0F02">
      <w:pPr>
        <w:spacing w:after="0"/>
        <w:jc w:val="both"/>
        <w:rPr>
          <w:rFonts w:ascii="Times New Roman" w:hAnsi="Times New Roman" w:cs="Times New Roman"/>
          <w:lang w:val="en-GB"/>
        </w:rPr>
      </w:pPr>
      <w:r w:rsidRPr="00FF0611">
        <w:rPr>
          <w:rFonts w:ascii="Times New Roman" w:hAnsi="Times New Roman" w:cs="Times New Roman"/>
          <w:lang w:val="en-GB"/>
        </w:rPr>
        <w:t xml:space="preserve">Once the evaluation of a specific tender is complete and the related </w:t>
      </w:r>
      <w:r w:rsidRPr="00FF0611">
        <w:rPr>
          <w:rFonts w:ascii="Courier New" w:eastAsia="Courier New" w:hAnsi="Courier New" w:cs="Courier New"/>
          <w:color w:val="000000"/>
          <w:lang w:val="en-GB"/>
        </w:rPr>
        <w:t>award</w:t>
      </w:r>
      <w:r w:rsidRPr="00FF0611">
        <w:rPr>
          <w:lang w:val="en-GB"/>
        </w:rPr>
        <w:t xml:space="preserve"> </w:t>
      </w:r>
      <w:r w:rsidRPr="00FF0611">
        <w:rPr>
          <w:rFonts w:ascii="Times New Roman" w:hAnsi="Times New Roman" w:cs="Times New Roman"/>
          <w:lang w:val="en-GB"/>
        </w:rPr>
        <w:t xml:space="preserve">is fully updated with all relevant data, the CA shall switch the </w:t>
      </w:r>
      <w:r w:rsidRPr="00FF0611">
        <w:rPr>
          <w:rFonts w:ascii="Courier New" w:eastAsia="Courier New" w:hAnsi="Courier New" w:cs="Courier New"/>
          <w:color w:val="000000"/>
          <w:lang w:val="en-GB"/>
        </w:rPr>
        <w:t>award</w:t>
      </w:r>
      <w:r w:rsidRPr="00FF0611">
        <w:rPr>
          <w:lang w:val="en-GB"/>
        </w:rPr>
        <w:t xml:space="preserve"> </w:t>
      </w:r>
      <w:r w:rsidRPr="00FF0611">
        <w:rPr>
          <w:rFonts w:ascii="Times New Roman" w:hAnsi="Times New Roman" w:cs="Times New Roman"/>
          <w:lang w:val="en-GB"/>
        </w:rPr>
        <w:t>to one of the states, reflecting a positive or negative decision:</w:t>
      </w:r>
    </w:p>
    <w:p w14:paraId="36AA2E13" w14:textId="11785A63" w:rsidR="007D0F02" w:rsidRPr="00FF0611" w:rsidRDefault="007D0F02" w:rsidP="005A0AA8">
      <w:pPr>
        <w:pStyle w:val="Akapitzlist"/>
        <w:numPr>
          <w:ilvl w:val="0"/>
          <w:numId w:val="45"/>
        </w:numPr>
        <w:spacing w:after="0"/>
        <w:rPr>
          <w:rFonts w:ascii="Times New Roman" w:hAnsi="Times New Roman"/>
        </w:rPr>
      </w:pPr>
      <w:r w:rsidRPr="00B846BF">
        <w:rPr>
          <w:rFonts w:ascii="Times New Roman" w:eastAsia="Courier New" w:hAnsi="Times New Roman"/>
          <w:color w:val="DD1144"/>
          <w:szCs w:val="22"/>
          <w:shd w:val="clear" w:color="auto" w:fill="F3F3F3"/>
          <w:lang w:eastAsia="en-US"/>
          <w:rPrChange w:id="1705" w:author="Alba Colomer Padrosa" w:date="2021-01-27T17:56:00Z">
            <w:rPr>
              <w:rFonts w:ascii="Courier New" w:eastAsia="Courier New" w:hAnsi="Courier New" w:cs="Courier New"/>
              <w:color w:val="000000"/>
            </w:rPr>
          </w:rPrChange>
        </w:rPr>
        <w:t>award.statusDetails: active</w:t>
      </w:r>
      <w:r w:rsidRPr="00FF0611">
        <w:t xml:space="preserve"> </w:t>
      </w:r>
      <w:r w:rsidRPr="00FF0611">
        <w:rPr>
          <w:rFonts w:ascii="Times New Roman" w:hAnsi="Times New Roman"/>
        </w:rPr>
        <w:t xml:space="preserve">- means the related </w:t>
      </w:r>
      <w:r w:rsidRPr="00FF0611">
        <w:rPr>
          <w:rFonts w:ascii="Courier New" w:eastAsia="Courier New" w:hAnsi="Courier New" w:cs="Courier New"/>
          <w:color w:val="000000"/>
        </w:rPr>
        <w:t>bid</w:t>
      </w:r>
      <w:r w:rsidRPr="00FF0611">
        <w:t xml:space="preserve"> </w:t>
      </w:r>
      <w:r w:rsidRPr="00FF0611">
        <w:rPr>
          <w:rFonts w:ascii="Times New Roman" w:hAnsi="Times New Roman"/>
        </w:rPr>
        <w:t>is selected as a winning tender to be awarded;</w:t>
      </w:r>
    </w:p>
    <w:p w14:paraId="6CADC756" w14:textId="47128296" w:rsidR="00131DFE" w:rsidRPr="00FF0611" w:rsidRDefault="007D0F02" w:rsidP="005A0AA8">
      <w:pPr>
        <w:pStyle w:val="Akapitzlist"/>
        <w:numPr>
          <w:ilvl w:val="0"/>
          <w:numId w:val="45"/>
        </w:numPr>
        <w:spacing w:after="200"/>
        <w:rPr>
          <w:rFonts w:ascii="Times New Roman" w:hAnsi="Times New Roman"/>
        </w:rPr>
      </w:pPr>
      <w:r w:rsidRPr="00B846BF">
        <w:rPr>
          <w:rFonts w:ascii="Times New Roman" w:eastAsia="Courier New" w:hAnsi="Times New Roman"/>
          <w:color w:val="DD1144"/>
          <w:szCs w:val="22"/>
          <w:shd w:val="clear" w:color="auto" w:fill="F3F3F3"/>
          <w:lang w:eastAsia="en-US"/>
          <w:rPrChange w:id="1706" w:author="Alba Colomer Padrosa" w:date="2021-01-27T17:56:00Z">
            <w:rPr>
              <w:rFonts w:ascii="Courier New" w:eastAsia="Courier New" w:hAnsi="Courier New" w:cs="Courier New"/>
              <w:color w:val="000000"/>
            </w:rPr>
          </w:rPrChange>
        </w:rPr>
        <w:t>award.statusDetails: unsuccessful</w:t>
      </w:r>
      <w:r w:rsidRPr="00FF0611">
        <w:t xml:space="preserve"> </w:t>
      </w:r>
      <w:r w:rsidRPr="00FF0611">
        <w:rPr>
          <w:rFonts w:ascii="Times New Roman" w:hAnsi="Times New Roman"/>
        </w:rPr>
        <w:t xml:space="preserve">- means the related </w:t>
      </w:r>
      <w:r w:rsidRPr="00B846BF">
        <w:rPr>
          <w:rFonts w:ascii="Times New Roman" w:eastAsia="Courier New" w:hAnsi="Times New Roman"/>
          <w:color w:val="DD1144"/>
          <w:szCs w:val="22"/>
          <w:shd w:val="clear" w:color="auto" w:fill="F3F3F3"/>
          <w:lang w:eastAsia="en-US"/>
          <w:rPrChange w:id="1707" w:author="Alba Colomer Padrosa" w:date="2021-01-27T17:57:00Z">
            <w:rPr>
              <w:rFonts w:ascii="Courier New" w:eastAsia="Courier New" w:hAnsi="Courier New" w:cs="Courier New"/>
              <w:color w:val="000000"/>
            </w:rPr>
          </w:rPrChange>
        </w:rPr>
        <w:t>bid</w:t>
      </w:r>
      <w:r w:rsidRPr="00FF0611">
        <w:t xml:space="preserve"> </w:t>
      </w:r>
      <w:r w:rsidRPr="00FF0611">
        <w:rPr>
          <w:rFonts w:ascii="Times New Roman" w:hAnsi="Times New Roman"/>
        </w:rPr>
        <w:t>is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131DFE" w:rsidRPr="00FF0611" w14:paraId="73CD2A87" w14:textId="77777777" w:rsidTr="00E72F20">
        <w:tc>
          <w:tcPr>
            <w:tcW w:w="8417" w:type="dxa"/>
            <w:tcMar>
              <w:right w:w="100" w:type="dxa"/>
            </w:tcMar>
          </w:tcPr>
          <w:p w14:paraId="61C51771"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612124CA"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"awards"</w:t>
            </w:r>
            <w:r w:rsidRPr="00FF0611">
              <w:rPr>
                <w:rFonts w:ascii="Courier New" w:eastAsia="Courier New" w:hAnsi="Courier New" w:cs="Courier New"/>
                <w:color w:val="000000"/>
                <w:sz w:val="18"/>
                <w:szCs w:val="18"/>
                <w:lang w:val="en-GB"/>
              </w:rPr>
              <w:t>: [</w:t>
            </w:r>
          </w:p>
          <w:p w14:paraId="4F8D31F3"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6C20593"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0C5CD17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"description"</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5FDD7044"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4D28C1F6"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"active"</w:t>
            </w:r>
            <w:r w:rsidRPr="00FF0611">
              <w:rPr>
                <w:rFonts w:ascii="Courier New" w:eastAsia="Courier New" w:hAnsi="Courier New" w:cs="Courier New"/>
                <w:color w:val="000000"/>
                <w:sz w:val="18"/>
                <w:szCs w:val="18"/>
                <w:lang w:val="en-GB"/>
              </w:rPr>
              <w:t>,</w:t>
            </w:r>
          </w:p>
          <w:p w14:paraId="2FA5CB5E"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"suppliers"</w:t>
            </w:r>
            <w:r w:rsidRPr="00FF0611">
              <w:rPr>
                <w:rFonts w:ascii="Courier New" w:eastAsia="Courier New" w:hAnsi="Courier New" w:cs="Courier New"/>
                <w:color w:val="000000"/>
                <w:sz w:val="18"/>
                <w:szCs w:val="18"/>
                <w:lang w:val="en-GB"/>
              </w:rPr>
              <w:t>: [],</w:t>
            </w:r>
          </w:p>
          <w:p w14:paraId="06779631"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"relatedLots"</w:t>
            </w:r>
            <w:r w:rsidRPr="00FF0611">
              <w:rPr>
                <w:rFonts w:ascii="Courier New" w:eastAsia="Courier New" w:hAnsi="Courier New" w:cs="Courier New"/>
                <w:color w:val="000000"/>
                <w:sz w:val="18"/>
                <w:szCs w:val="18"/>
                <w:lang w:val="en-GB"/>
              </w:rPr>
              <w:t>: [],</w:t>
            </w:r>
          </w:p>
          <w:p w14:paraId="34C97C64"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"relatedBid"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30B5D0B6"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"documents"</w:t>
            </w:r>
            <w:r w:rsidRPr="00FF0611">
              <w:rPr>
                <w:rFonts w:ascii="Courier New" w:eastAsia="Courier New" w:hAnsi="Courier New" w:cs="Courier New"/>
                <w:color w:val="000000"/>
                <w:sz w:val="18"/>
                <w:szCs w:val="18"/>
                <w:lang w:val="en-GB"/>
              </w:rPr>
              <w:t>: [],</w:t>
            </w:r>
          </w:p>
          <w:p w14:paraId="4A149B6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"requirementResponses"</w:t>
            </w:r>
            <w:r w:rsidRPr="00FF0611">
              <w:rPr>
                <w:rFonts w:ascii="Courier New" w:eastAsia="Courier New" w:hAnsi="Courier New" w:cs="Courier New"/>
                <w:color w:val="000000"/>
                <w:sz w:val="18"/>
                <w:szCs w:val="18"/>
                <w:lang w:val="en-GB"/>
              </w:rPr>
              <w:t>: [],</w:t>
            </w:r>
          </w:p>
          <w:p w14:paraId="139B7F1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"indernalId"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F683F32"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6D4D3BD3"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46FD059D" w14:textId="77777777" w:rsidR="00131DFE" w:rsidRPr="00FF0611" w:rsidRDefault="00131DFE"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69D91D6B" w14:textId="60727FBD"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08" w:author="Alba Colomer Padrosa" w:date="2021-01-27T17:58:00Z">
        <w:r>
          <w:rPr>
            <w:noProof/>
            <w:lang w:val="en-GB"/>
          </w:rPr>
          <w:t>60</w:t>
        </w:r>
      </w:ins>
      <w:del w:id="1709" w:author="Alba Colomer Padrosa" w:date="2021-01-27T17:58:00Z">
        <w:r w:rsidDel="00B846BF">
          <w:rPr>
            <w:noProof/>
            <w:lang w:val="en-GB"/>
          </w:rPr>
          <w:delText>57</w:delText>
        </w:r>
      </w:del>
      <w:r w:rsidRPr="00FF0611">
        <w:rPr>
          <w:lang w:val="en-GB"/>
        </w:rPr>
        <w:fldChar w:fldCharType="end"/>
      </w:r>
      <w:r w:rsidRPr="00FF0611">
        <w:rPr>
          <w:lang w:val="en-GB"/>
        </w:rPr>
        <w:t xml:space="preserve"> – </w:t>
      </w:r>
      <w:r>
        <w:rPr>
          <w:lang w:val="en-GB"/>
        </w:rPr>
        <w:t>Awards</w:t>
      </w:r>
    </w:p>
    <w:p w14:paraId="3CC0023A" w14:textId="38ABF315" w:rsidR="007D0F02" w:rsidRPr="00FF0611" w:rsidRDefault="007D0F02" w:rsidP="007D0F02">
      <w:pPr>
        <w:spacing w:before="200" w:after="0"/>
        <w:jc w:val="both"/>
        <w:rPr>
          <w:rFonts w:ascii="Times New Roman" w:hAnsi="Times New Roman" w:cs="Times New Roman"/>
          <w:lang w:val="en-GB"/>
        </w:rPr>
      </w:pPr>
      <w:r w:rsidRPr="00FF0611">
        <w:rPr>
          <w:rFonts w:ascii="Times New Roman" w:hAnsi="Times New Roman" w:cs="Times New Roman"/>
          <w:lang w:val="en-GB"/>
        </w:rPr>
        <w:t xml:space="preserve">As soon as the CA has completed the evaluation and the winning candidates for a particular </w:t>
      </w:r>
      <w:r w:rsidRPr="00FF0611">
        <w:rPr>
          <w:lang w:val="en-GB"/>
        </w:rPr>
        <w:t xml:space="preserve">lot </w:t>
      </w:r>
      <w:r w:rsidRPr="00FF0611">
        <w:rPr>
          <w:rFonts w:ascii="Times New Roman" w:hAnsi="Times New Roman" w:cs="Times New Roman"/>
          <w:lang w:val="en-GB"/>
        </w:rPr>
        <w:t xml:space="preserve">are identified or all the proposals under this </w:t>
      </w:r>
      <w:r w:rsidRPr="00FF0611">
        <w:rPr>
          <w:lang w:val="en-GB"/>
        </w:rPr>
        <w:t xml:space="preserve">lot </w:t>
      </w:r>
      <w:r w:rsidRPr="00FF0611">
        <w:rPr>
          <w:rFonts w:ascii="Times New Roman" w:hAnsi="Times New Roman" w:cs="Times New Roman"/>
          <w:lang w:val="en-GB"/>
        </w:rPr>
        <w:t>are rejected, the CA indicates the end of evaluation for the lot by publishing an intention to award a contract (award decision).</w:t>
      </w:r>
    </w:p>
    <w:p w14:paraId="48E6D742" w14:textId="77777777" w:rsidR="008F04AA" w:rsidRPr="00FF0611" w:rsidRDefault="008F04AA" w:rsidP="008F04AA">
      <w:pPr>
        <w:rPr>
          <w:u w:val="single"/>
          <w:lang w:val="en-GB"/>
        </w:rPr>
      </w:pPr>
    </w:p>
    <w:p w14:paraId="26D99DF8" w14:textId="1F49EFC1" w:rsidR="00685624" w:rsidRPr="00FF0611" w:rsidRDefault="00685624" w:rsidP="008F04AA">
      <w:pPr>
        <w:rPr>
          <w:u w:val="single"/>
          <w:lang w:val="en-GB"/>
        </w:rPr>
      </w:pPr>
      <w:r w:rsidRPr="00FF0611">
        <w:rPr>
          <w:u w:val="single"/>
          <w:lang w:val="en-GB"/>
        </w:rPr>
        <w:t xml:space="preserve">Award </w:t>
      </w:r>
      <w:r w:rsidR="007D0F02" w:rsidRPr="00FF0611">
        <w:rPr>
          <w:u w:val="single"/>
          <w:lang w:val="en-GB"/>
        </w:rPr>
        <w:t>decision</w:t>
      </w:r>
    </w:p>
    <w:p w14:paraId="40D76BAD" w14:textId="68FB7A09" w:rsidR="00100103" w:rsidRPr="00FF0611" w:rsidRDefault="00100103" w:rsidP="00100103">
      <w:pPr>
        <w:jc w:val="both"/>
        <w:rPr>
          <w:rFonts w:ascii="Times New Roman" w:hAnsi="Times New Roman" w:cs="Times New Roman"/>
          <w:lang w:val="en-GB"/>
        </w:rPr>
      </w:pPr>
      <w:r w:rsidRPr="00FF0611">
        <w:rPr>
          <w:rFonts w:ascii="Times New Roman" w:hAnsi="Times New Roman" w:cs="Times New Roman"/>
          <w:lang w:val="en-GB"/>
        </w:rPr>
        <w:t>To reflect a decision regarding each specific lot and the proposal selected to be awarded with a contract (</w:t>
      </w:r>
      <w:r w:rsidRPr="00B846BF">
        <w:rPr>
          <w:rFonts w:ascii="Times New Roman" w:eastAsia="Courier New" w:hAnsi="Times New Roman" w:cs="Times New Roman"/>
          <w:color w:val="DD1144"/>
          <w:shd w:val="clear" w:color="auto" w:fill="F3F3F3"/>
          <w:lang w:val="en-GB"/>
          <w:rPrChange w:id="1710" w:author="Alba Colomer Padrosa" w:date="2021-01-27T17:57:00Z">
            <w:rPr>
              <w:rFonts w:ascii="Courier New" w:eastAsia="Courier New" w:hAnsi="Courier New" w:cs="Courier New"/>
              <w:color w:val="000000"/>
              <w:lang w:val="en-GB"/>
            </w:rPr>
          </w:rPrChange>
        </w:rPr>
        <w:t>award.statusDetails:active</w:t>
      </w:r>
      <w:r w:rsidRPr="00FF0611">
        <w:rPr>
          <w:rFonts w:ascii="Times New Roman" w:hAnsi="Times New Roman" w:cs="Times New Roman"/>
          <w:lang w:val="en-GB"/>
        </w:rPr>
        <w:t xml:space="preserve">), the CA prepares a Notice on Award Decision. This data-entity is included in a </w:t>
      </w:r>
      <w:r w:rsidRPr="00FF0611">
        <w:rPr>
          <w:rFonts w:ascii="Courier New" w:eastAsia="Courier New" w:hAnsi="Courier New" w:cs="Courier New"/>
          <w:color w:val="000000"/>
          <w:lang w:val="en-GB"/>
        </w:rPr>
        <w:t>contracts</w:t>
      </w:r>
      <w:r w:rsidRPr="00FF0611">
        <w:rPr>
          <w:lang w:val="en-GB"/>
        </w:rPr>
        <w:t xml:space="preserve"> </w:t>
      </w:r>
      <w:r w:rsidRPr="00FF0611">
        <w:rPr>
          <w:rFonts w:ascii="Times New Roman" w:hAnsi="Times New Roman" w:cs="Times New Roman"/>
          <w:lang w:val="en-GB"/>
        </w:rPr>
        <w:t xml:space="preserve">array. </w:t>
      </w:r>
    </w:p>
    <w:p w14:paraId="234AAD98" w14:textId="5C5460A3" w:rsidR="00100103" w:rsidRPr="00FF0611" w:rsidRDefault="00100103" w:rsidP="00100103">
      <w:pPr>
        <w:jc w:val="both"/>
        <w:rPr>
          <w:rFonts w:ascii="Times New Roman" w:hAnsi="Times New Roman" w:cs="Times New Roman"/>
          <w:lang w:val="en-GB"/>
        </w:rPr>
      </w:pPr>
      <w:r w:rsidRPr="00FF0611">
        <w:rPr>
          <w:rFonts w:ascii="Times New Roman" w:hAnsi="Times New Roman" w:cs="Times New Roman"/>
          <w:lang w:val="en-GB"/>
        </w:rPr>
        <w:t xml:space="preserve">Since it is a stand-still period for evaluation, initially these </w:t>
      </w:r>
      <w:r w:rsidRPr="00B846BF">
        <w:rPr>
          <w:rFonts w:ascii="Times New Roman" w:eastAsia="Courier New" w:hAnsi="Times New Roman" w:cs="Times New Roman"/>
          <w:color w:val="DD1144"/>
          <w:shd w:val="clear" w:color="auto" w:fill="F3F3F3"/>
          <w:lang w:val="en-GB"/>
          <w:rPrChange w:id="1711" w:author="Alba Colomer Padrosa" w:date="2021-01-27T17:57:00Z">
            <w:rPr>
              <w:rFonts w:ascii="Courier New" w:eastAsia="Courier New" w:hAnsi="Courier New" w:cs="Courier New"/>
              <w:color w:val="000000"/>
              <w:lang w:val="en-GB"/>
            </w:rPr>
          </w:rPrChange>
        </w:rPr>
        <w:t>contracts</w:t>
      </w:r>
      <w:r w:rsidRPr="00FF0611">
        <w:rPr>
          <w:lang w:val="en-GB"/>
        </w:rPr>
        <w:t xml:space="preserve"> </w:t>
      </w:r>
      <w:r w:rsidRPr="00FF0611">
        <w:rPr>
          <w:rFonts w:ascii="Times New Roman" w:hAnsi="Times New Roman" w:cs="Times New Roman"/>
          <w:lang w:val="en-GB"/>
        </w:rPr>
        <w:t xml:space="preserve">are established with a </w:t>
      </w:r>
      <w:r w:rsidRPr="00B846BF">
        <w:rPr>
          <w:rFonts w:ascii="Times New Roman" w:eastAsia="Courier New" w:hAnsi="Times New Roman" w:cs="Times New Roman"/>
          <w:color w:val="DD1144"/>
          <w:shd w:val="clear" w:color="auto" w:fill="F3F3F3"/>
          <w:lang w:val="en-GB"/>
          <w:rPrChange w:id="1712" w:author="Alba Colomer Padrosa" w:date="2021-01-27T17:57:00Z">
            <w:rPr>
              <w:rFonts w:ascii="Courier New" w:eastAsia="Courier New" w:hAnsi="Courier New" w:cs="Courier New"/>
              <w:color w:val="000000"/>
              <w:lang w:val="en-GB"/>
            </w:rPr>
          </w:rPrChange>
        </w:rPr>
        <w:t>status: pending</w:t>
      </w:r>
      <w:r w:rsidRPr="00FF0611">
        <w:rPr>
          <w:rFonts w:ascii="Times New Roman" w:hAnsi="Times New Roman" w:cs="Times New Roman"/>
          <w:lang w:val="en-GB"/>
        </w:rPr>
        <w:t xml:space="preserve"> and </w:t>
      </w:r>
      <w:r w:rsidRPr="00B846BF">
        <w:rPr>
          <w:rFonts w:ascii="Times New Roman" w:eastAsia="Courier New" w:hAnsi="Times New Roman" w:cs="Times New Roman"/>
          <w:color w:val="DD1144"/>
          <w:shd w:val="clear" w:color="auto" w:fill="F3F3F3"/>
          <w:lang w:val="en-GB"/>
          <w:rPrChange w:id="1713" w:author="Alba Colomer Padrosa" w:date="2021-01-27T17:57:00Z">
            <w:rPr>
              <w:rFonts w:ascii="Courier New" w:eastAsia="Courier New" w:hAnsi="Courier New" w:cs="Courier New"/>
              <w:color w:val="000000"/>
              <w:lang w:val="en-GB"/>
            </w:rPr>
          </w:rPrChange>
        </w:rPr>
        <w:t>statusDetails</w:t>
      </w:r>
      <w:r w:rsidRPr="00FF0611">
        <w:rPr>
          <w:rFonts w:ascii="Times New Roman" w:hAnsi="Times New Roman" w:cs="Times New Roman"/>
          <w:lang w:val="en-GB"/>
        </w:rPr>
        <w:t xml:space="preserve"> which reflects a decisions' character:</w:t>
      </w:r>
    </w:p>
    <w:p w14:paraId="02F26502" w14:textId="36ACA87B" w:rsidR="00100103" w:rsidRPr="00FF0611" w:rsidRDefault="00100103" w:rsidP="005A0AA8">
      <w:pPr>
        <w:numPr>
          <w:ilvl w:val="0"/>
          <w:numId w:val="46"/>
        </w:numPr>
        <w:spacing w:after="0" w:line="240" w:lineRule="auto"/>
        <w:ind w:left="1434" w:hanging="357"/>
        <w:jc w:val="both"/>
        <w:rPr>
          <w:rFonts w:ascii="Times New Roman" w:hAnsi="Times New Roman" w:cs="Times New Roman"/>
          <w:lang w:val="en-GB"/>
        </w:rPr>
      </w:pPr>
      <w:r w:rsidRPr="00B846BF">
        <w:rPr>
          <w:rFonts w:ascii="Times New Roman" w:eastAsia="Courier New" w:hAnsi="Times New Roman" w:cs="Times New Roman"/>
          <w:color w:val="DD1144"/>
          <w:shd w:val="clear" w:color="auto" w:fill="F3F3F3"/>
          <w:lang w:val="en-GB"/>
          <w:rPrChange w:id="1714" w:author="Alba Colomer Padrosa" w:date="2021-01-27T17:57:00Z">
            <w:rPr>
              <w:rFonts w:ascii="Courier New" w:eastAsia="Courier New" w:hAnsi="Courier New" w:cs="Courier New"/>
              <w:color w:val="000000"/>
              <w:lang w:val="en-GB"/>
            </w:rPr>
          </w:rPrChange>
        </w:rPr>
        <w:t>contract.statusDetails: active</w:t>
      </w:r>
      <w:r w:rsidRPr="00FF0611">
        <w:rPr>
          <w:lang w:val="en-GB"/>
        </w:rPr>
        <w:t xml:space="preserve"> </w:t>
      </w:r>
      <w:r w:rsidRPr="00FF0611">
        <w:rPr>
          <w:rFonts w:ascii="Times New Roman" w:hAnsi="Times New Roman" w:cs="Times New Roman"/>
          <w:lang w:val="en-GB"/>
        </w:rPr>
        <w:t>where the decision regarding the lot is positive (winner is identified);</w:t>
      </w:r>
    </w:p>
    <w:p w14:paraId="2819A777" w14:textId="6B36E6A3" w:rsidR="00100103" w:rsidRPr="00FF0611" w:rsidRDefault="00100103" w:rsidP="005A0AA8">
      <w:pPr>
        <w:numPr>
          <w:ilvl w:val="0"/>
          <w:numId w:val="46"/>
        </w:numPr>
        <w:spacing w:after="200" w:line="240" w:lineRule="auto"/>
        <w:ind w:left="1434" w:hanging="357"/>
        <w:jc w:val="both"/>
        <w:rPr>
          <w:rFonts w:ascii="Times New Roman" w:hAnsi="Times New Roman" w:cs="Times New Roman"/>
          <w:lang w:val="en-GB"/>
        </w:rPr>
      </w:pPr>
      <w:r w:rsidRPr="00B846BF">
        <w:rPr>
          <w:rFonts w:ascii="Times New Roman" w:eastAsia="Courier New" w:hAnsi="Times New Roman" w:cs="Times New Roman"/>
          <w:color w:val="DD1144"/>
          <w:shd w:val="clear" w:color="auto" w:fill="F3F3F3"/>
          <w:lang w:val="en-GB"/>
          <w:rPrChange w:id="1715" w:author="Alba Colomer Padrosa" w:date="2021-01-27T17:57:00Z">
            <w:rPr>
              <w:rFonts w:ascii="Courier New" w:eastAsia="Courier New" w:hAnsi="Courier New" w:cs="Courier New"/>
              <w:color w:val="000000"/>
              <w:lang w:val="en-GB"/>
            </w:rPr>
          </w:rPrChange>
        </w:rPr>
        <w:t>contract.statusDetails: unsuccessful</w:t>
      </w:r>
      <w:r w:rsidRPr="00FF0611">
        <w:rPr>
          <w:lang w:val="en-GB"/>
        </w:rPr>
        <w:t xml:space="preserve"> </w:t>
      </w:r>
      <w:r w:rsidRPr="00FF0611">
        <w:rPr>
          <w:rFonts w:ascii="Times New Roman" w:hAnsi="Times New Roman" w:cs="Times New Roman"/>
          <w:lang w:val="en-GB"/>
        </w:rPr>
        <w:t>where the decision regarding the lot is negative (all the tenders were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100103" w:rsidRPr="00FF0611" w14:paraId="61D5D6DC" w14:textId="77777777" w:rsidTr="00E72F20">
        <w:tc>
          <w:tcPr>
            <w:tcW w:w="8417" w:type="dxa"/>
            <w:tcMar>
              <w:right w:w="100" w:type="dxa"/>
            </w:tcMar>
          </w:tcPr>
          <w:p w14:paraId="09BD574A"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3FCA734C"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w:t>
            </w:r>
          </w:p>
          <w:p w14:paraId="54B5F40A"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635FFDC5"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74975C1C"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"date"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DB58D70"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8FFF7D9"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3ED42AE8"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"awaiting"</w:t>
            </w:r>
            <w:r w:rsidRPr="00FF0611">
              <w:rPr>
                <w:rFonts w:ascii="Courier New" w:eastAsia="Courier New" w:hAnsi="Courier New" w:cs="Courier New"/>
                <w:color w:val="000000"/>
                <w:sz w:val="18"/>
                <w:szCs w:val="18"/>
                <w:lang w:val="en-GB"/>
              </w:rPr>
              <w:t>,</w:t>
            </w:r>
          </w:p>
          <w:p w14:paraId="6C7ECF69"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57E7D3C6"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73B42AAB" w14:textId="77777777" w:rsidR="00100103" w:rsidRPr="00FF0611" w:rsidRDefault="00100103"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39B6515" w14:textId="540F0078"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16" w:author="Alba Colomer Padrosa" w:date="2021-01-27T17:59:00Z">
        <w:r>
          <w:rPr>
            <w:noProof/>
            <w:lang w:val="en-GB"/>
          </w:rPr>
          <w:t>61</w:t>
        </w:r>
      </w:ins>
      <w:del w:id="1717" w:author="Alba Colomer Padrosa" w:date="2021-01-27T17:59:00Z">
        <w:r w:rsidDel="00B846BF">
          <w:rPr>
            <w:noProof/>
            <w:lang w:val="en-GB"/>
          </w:rPr>
          <w:delText>57</w:delText>
        </w:r>
      </w:del>
      <w:r w:rsidRPr="00FF0611">
        <w:rPr>
          <w:lang w:val="en-GB"/>
        </w:rPr>
        <w:fldChar w:fldCharType="end"/>
      </w:r>
      <w:r w:rsidRPr="00FF0611">
        <w:rPr>
          <w:lang w:val="en-GB"/>
        </w:rPr>
        <w:t xml:space="preserve"> – </w:t>
      </w:r>
      <w:r>
        <w:rPr>
          <w:lang w:val="en-GB"/>
        </w:rPr>
        <w:t>Contracts</w:t>
      </w:r>
    </w:p>
    <w:p w14:paraId="0F8FEB7E" w14:textId="77777777" w:rsidR="007D0F02" w:rsidRPr="00FF0611" w:rsidRDefault="007D0F02" w:rsidP="007D0F02">
      <w:pPr>
        <w:rPr>
          <w:lang w:val="en-GB" w:eastAsia="en-GB"/>
        </w:rPr>
      </w:pPr>
    </w:p>
    <w:p w14:paraId="058DF483" w14:textId="75517B46" w:rsidR="00685624" w:rsidRPr="00FF0611" w:rsidRDefault="00100103" w:rsidP="008F04AA">
      <w:pPr>
        <w:rPr>
          <w:u w:val="single"/>
          <w:lang w:val="en-GB"/>
        </w:rPr>
      </w:pPr>
      <w:r w:rsidRPr="00FF0611">
        <w:rPr>
          <w:u w:val="single"/>
          <w:lang w:val="en-GB"/>
        </w:rPr>
        <w:t>Stand-still period</w:t>
      </w:r>
    </w:p>
    <w:p w14:paraId="601A7A8C" w14:textId="1679CE24" w:rsidR="002A7FA0" w:rsidRPr="00FF0611" w:rsidRDefault="002A7FA0" w:rsidP="002A7FA0">
      <w:pPr>
        <w:rPr>
          <w:rFonts w:ascii="Times New Roman" w:hAnsi="Times New Roman"/>
          <w:lang w:val="en-GB"/>
        </w:rPr>
      </w:pPr>
      <w:r w:rsidRPr="00FF0611">
        <w:rPr>
          <w:rFonts w:ascii="Times New Roman" w:hAnsi="Times New Roman"/>
          <w:lang w:val="en-GB"/>
        </w:rPr>
        <w:t xml:space="preserve">In this state, no one can take any actions except the CA, who switches the process to State4 or back to State2. No other actions can be prescribed for the system - all review procedures go offline, and the time tracking is up to the CA. </w:t>
      </w:r>
    </w:p>
    <w:p w14:paraId="26F441DE" w14:textId="77777777" w:rsidR="008F04AA" w:rsidRPr="00FF0611" w:rsidRDefault="008F04AA" w:rsidP="002A7FA0">
      <w:pPr>
        <w:rPr>
          <w:rFonts w:ascii="Times New Roman" w:hAnsi="Times New Roman"/>
          <w:lang w:val="en-GB"/>
        </w:rPr>
      </w:pPr>
    </w:p>
    <w:p w14:paraId="17121FC6" w14:textId="02BA4A0B" w:rsidR="00E72F20" w:rsidRPr="00FF0611" w:rsidRDefault="00E72F20" w:rsidP="008F04AA">
      <w:pPr>
        <w:rPr>
          <w:u w:val="single"/>
          <w:lang w:val="en-GB"/>
        </w:rPr>
      </w:pPr>
      <w:r w:rsidRPr="00FF0611">
        <w:rPr>
          <w:u w:val="single"/>
          <w:lang w:val="en-GB"/>
        </w:rPr>
        <w:t>Cancellation of the award decision</w:t>
      </w:r>
    </w:p>
    <w:p w14:paraId="2B3DFD43" w14:textId="6CF11C5D" w:rsidR="00E72F20" w:rsidRPr="00FF0611" w:rsidRDefault="002A7FA0" w:rsidP="00E72F20">
      <w:pPr>
        <w:rPr>
          <w:rFonts w:ascii="Times New Roman" w:hAnsi="Times New Roman"/>
          <w:color w:val="8993A4"/>
          <w:sz w:val="21"/>
          <w:szCs w:val="21"/>
          <w:shd w:val="clear" w:color="auto" w:fill="EBECF0"/>
          <w:lang w:val="en-GB"/>
        </w:rPr>
      </w:pPr>
      <w:r w:rsidRPr="00FF0611">
        <w:rPr>
          <w:rFonts w:ascii="Times New Roman" w:hAnsi="Times New Roman"/>
          <w:lang w:val="en-GB"/>
        </w:rPr>
        <w:t xml:space="preserve">To reflect a decision to cancel a specific award decision taken previously under a particular lot, the CA shall switch the relevant </w:t>
      </w:r>
      <w:r w:rsidRPr="00B846BF">
        <w:rPr>
          <w:rFonts w:ascii="Times New Roman" w:eastAsia="Courier New" w:hAnsi="Times New Roman" w:cs="Times New Roman"/>
          <w:color w:val="DD1144"/>
          <w:shd w:val="clear" w:color="auto" w:fill="F3F3F3"/>
          <w:lang w:val="en-GB"/>
          <w:rPrChange w:id="1718" w:author="Alba Colomer Padrosa" w:date="2021-01-27T17:57:00Z">
            <w:rPr>
              <w:rFonts w:ascii="Courier New" w:eastAsia="Courier New" w:hAnsi="Courier New" w:cs="Courier New"/>
              <w:color w:val="000000"/>
              <w:lang w:val="en-GB"/>
            </w:rPr>
          </w:rPrChange>
        </w:rPr>
        <w:t>contract</w:t>
      </w:r>
      <w:r w:rsidRPr="00FF0611">
        <w:rPr>
          <w:lang w:val="en-GB"/>
        </w:rPr>
        <w:t xml:space="preserve"> </w:t>
      </w:r>
      <w:r w:rsidRPr="00FF0611">
        <w:rPr>
          <w:rFonts w:ascii="Times New Roman" w:hAnsi="Times New Roman"/>
          <w:lang w:val="en-GB"/>
        </w:rPr>
        <w:t xml:space="preserve">object into </w:t>
      </w:r>
      <w:r w:rsidRPr="00B846BF">
        <w:rPr>
          <w:rFonts w:ascii="Times New Roman" w:eastAsia="Courier New" w:hAnsi="Times New Roman" w:cs="Times New Roman"/>
          <w:color w:val="DD1144"/>
          <w:shd w:val="clear" w:color="auto" w:fill="F3F3F3"/>
          <w:lang w:val="en-GB"/>
          <w:rPrChange w:id="1719" w:author="Alba Colomer Padrosa" w:date="2021-01-27T17:57:00Z">
            <w:rPr>
              <w:rFonts w:ascii="Courier New" w:eastAsia="Courier New" w:hAnsi="Courier New" w:cs="Courier New"/>
              <w:color w:val="000000"/>
              <w:lang w:val="en-GB"/>
            </w:rPr>
          </w:rPrChange>
        </w:rPr>
        <w:t>contract.status: cancelled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72F20" w:rsidRPr="00FF0611" w14:paraId="71D3BF41" w14:textId="77777777" w:rsidTr="00E72F20">
        <w:tc>
          <w:tcPr>
            <w:tcW w:w="8417" w:type="dxa"/>
            <w:tcMar>
              <w:right w:w="100" w:type="dxa"/>
            </w:tcMar>
          </w:tcPr>
          <w:p w14:paraId="0429CC22"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288F131"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w:t>
            </w:r>
          </w:p>
          <w:p w14:paraId="6A99D185"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2A07CAA9"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"cancelled"</w:t>
            </w:r>
          </w:p>
          <w:p w14:paraId="07F68C17"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186907E7"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1060EF94" w14:textId="77777777" w:rsidR="00E72F20" w:rsidRPr="00FF0611" w:rsidRDefault="00E72F20" w:rsidP="00E72F20">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5E91D38F" w14:textId="371F4C3A"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20" w:author="Alba Colomer Padrosa" w:date="2021-01-27T17:59:00Z">
        <w:r>
          <w:rPr>
            <w:noProof/>
            <w:lang w:val="en-GB"/>
          </w:rPr>
          <w:t>62</w:t>
        </w:r>
      </w:ins>
      <w:del w:id="1721" w:author="Alba Colomer Padrosa" w:date="2021-01-27T17:59:00Z">
        <w:r w:rsidDel="00B846BF">
          <w:rPr>
            <w:noProof/>
            <w:lang w:val="en-GB"/>
          </w:rPr>
          <w:delText>57</w:delText>
        </w:r>
      </w:del>
      <w:r w:rsidRPr="00FF0611">
        <w:rPr>
          <w:lang w:val="en-GB"/>
        </w:rPr>
        <w:fldChar w:fldCharType="end"/>
      </w:r>
      <w:r w:rsidRPr="00FF0611">
        <w:rPr>
          <w:lang w:val="en-GB"/>
        </w:rPr>
        <w:t xml:space="preserve"> – </w:t>
      </w:r>
      <w:r>
        <w:rPr>
          <w:lang w:val="en-GB"/>
        </w:rPr>
        <w:t>Contract status</w:t>
      </w:r>
    </w:p>
    <w:p w14:paraId="230988D0" w14:textId="77777777" w:rsidR="008F04AA" w:rsidRPr="00FF0611" w:rsidRDefault="008F04AA" w:rsidP="008F04AA">
      <w:pPr>
        <w:rPr>
          <w:u w:val="single"/>
          <w:lang w:val="en-GB"/>
        </w:rPr>
      </w:pPr>
    </w:p>
    <w:p w14:paraId="21155BB2" w14:textId="35007FCD" w:rsidR="00E72F20" w:rsidRPr="00FF0611" w:rsidRDefault="002A7FA0" w:rsidP="008F04AA">
      <w:pPr>
        <w:rPr>
          <w:u w:val="single"/>
          <w:lang w:val="en-GB"/>
        </w:rPr>
      </w:pPr>
      <w:r w:rsidRPr="00FF0611">
        <w:rPr>
          <w:u w:val="single"/>
          <w:lang w:val="en-GB"/>
        </w:rPr>
        <w:t>Confirmation of the award decisions</w:t>
      </w:r>
    </w:p>
    <w:p w14:paraId="60679BFA" w14:textId="56E0E5E2" w:rsidR="00D95FB8" w:rsidRPr="00FF0611" w:rsidRDefault="00D95FB8" w:rsidP="00D95FB8">
      <w:pPr>
        <w:jc w:val="both"/>
        <w:rPr>
          <w:rFonts w:ascii="Times New Roman" w:hAnsi="Times New Roman"/>
          <w:lang w:val="en-GB"/>
        </w:rPr>
      </w:pPr>
      <w:r w:rsidRPr="00FF0611">
        <w:rPr>
          <w:rFonts w:ascii="Times New Roman" w:hAnsi="Times New Roman"/>
          <w:lang w:val="en-GB"/>
        </w:rPr>
        <w:t>If no blockers indicated during stand-still period, the CA can initiate contract preparation for the awarded lot or finalization of an unsuccessful output of a lot where all the proposals were rejected during the evaluation phase.</w:t>
      </w:r>
    </w:p>
    <w:p w14:paraId="014DE331" w14:textId="77777777" w:rsidR="00D95FB8" w:rsidRPr="00FF0611" w:rsidRDefault="00D95FB8" w:rsidP="005A0AA8">
      <w:pPr>
        <w:pStyle w:val="Akapitzlist"/>
        <w:numPr>
          <w:ilvl w:val="0"/>
          <w:numId w:val="43"/>
        </w:numPr>
        <w:rPr>
          <w:rFonts w:ascii="Times New Roman" w:hAnsi="Times New Roman"/>
        </w:rPr>
      </w:pPr>
      <w:bookmarkStart w:id="1722" w:name="bookmark=id.sqyw64" w:colFirst="0" w:colLast="0"/>
      <w:bookmarkEnd w:id="1722"/>
      <w:r w:rsidRPr="00FF0611">
        <w:rPr>
          <w:rFonts w:ascii="Times New Roman" w:hAnsi="Times New Roman"/>
        </w:rPr>
        <w:t>Confirmation of a negative award decision</w:t>
      </w:r>
    </w:p>
    <w:p w14:paraId="5ADFA291" w14:textId="36878919" w:rsidR="00D95FB8" w:rsidRPr="00FF0611" w:rsidRDefault="00D95FB8" w:rsidP="00D95FB8">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Confirmation of a negative award decision requires switching the relevant </w:t>
      </w:r>
      <w:r w:rsidRPr="00FF0611">
        <w:rPr>
          <w:rFonts w:ascii="Courier New" w:eastAsia="Courier New" w:hAnsi="Courier New" w:cs="Courier New"/>
          <w:color w:val="000000"/>
          <w:lang w:val="en-GB"/>
        </w:rPr>
        <w:t>contract</w:t>
      </w:r>
      <w:r w:rsidRPr="00FF0611">
        <w:rPr>
          <w:lang w:val="en-GB"/>
        </w:rPr>
        <w:t xml:space="preserve"> </w:t>
      </w:r>
      <w:r w:rsidRPr="00FF0611">
        <w:rPr>
          <w:rFonts w:ascii="Times New Roman" w:hAnsi="Times New Roman"/>
          <w:lang w:val="en-GB"/>
        </w:rPr>
        <w:t xml:space="preserve">object to final </w:t>
      </w:r>
      <w:r w:rsidRPr="00B846BF">
        <w:rPr>
          <w:rFonts w:ascii="Times New Roman" w:eastAsia="Courier New" w:hAnsi="Times New Roman" w:cs="Times New Roman"/>
          <w:color w:val="DD1144"/>
          <w:shd w:val="clear" w:color="auto" w:fill="F3F3F3"/>
          <w:lang w:val="en-GB"/>
          <w:rPrChange w:id="1723" w:author="Alba Colomer Padrosa" w:date="2021-01-27T17:57:00Z">
            <w:rPr>
              <w:rFonts w:ascii="Courier New" w:eastAsia="Courier New" w:hAnsi="Courier New" w:cs="Courier New"/>
              <w:color w:val="000000"/>
              <w:lang w:val="en-GB"/>
            </w:rPr>
          </w:rPrChange>
        </w:rPr>
        <w:t>status:unsuccessful</w:t>
      </w:r>
      <w:r w:rsidRPr="00FF0611">
        <w:rPr>
          <w:rFonts w:ascii="Times New Roman" w:eastAsia="Courier New" w:hAnsi="Times New Roman"/>
          <w:color w:val="DD1144"/>
          <w:sz w:val="18"/>
          <w:szCs w:val="18"/>
          <w:shd w:val="clear" w:color="auto" w:fill="F3F3F3"/>
          <w:lang w:val="en-GB"/>
        </w:rPr>
        <w:t>,</w:t>
      </w:r>
      <w:r w:rsidRPr="00FF0611">
        <w:rPr>
          <w:rFonts w:ascii="Times New Roman" w:hAnsi="Times New Roman"/>
          <w:lang w:val="en-GB"/>
        </w:rPr>
        <w:t xml:space="preserve"> with a parallel indication of the reason for a negative outcome as a </w:t>
      </w:r>
      <w:r w:rsidRPr="00B846BF">
        <w:rPr>
          <w:rFonts w:ascii="Times New Roman" w:eastAsia="Courier New" w:hAnsi="Times New Roman" w:cs="Times New Roman"/>
          <w:color w:val="DD1144"/>
          <w:shd w:val="clear" w:color="auto" w:fill="F3F3F3"/>
          <w:lang w:val="en-GB"/>
          <w:rPrChange w:id="1724" w:author="Alba Colomer Padrosa" w:date="2021-01-27T17:57:00Z">
            <w:rPr>
              <w:rFonts w:ascii="Courier New" w:eastAsia="Courier New" w:hAnsi="Courier New" w:cs="Courier New"/>
              <w:color w:val="000000"/>
              <w:lang w:val="en-GB"/>
            </w:rPr>
          </w:rPrChange>
        </w:rPr>
        <w:t>statusDetails</w:t>
      </w:r>
      <w:r w:rsidRPr="00FF0611">
        <w:rPr>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D95FB8" w:rsidRPr="00FF0611" w14:paraId="0243180D" w14:textId="77777777" w:rsidTr="008F4EB7">
        <w:tc>
          <w:tcPr>
            <w:tcW w:w="8417" w:type="dxa"/>
            <w:tcMar>
              <w:right w:w="100" w:type="dxa"/>
            </w:tcMar>
          </w:tcPr>
          <w:p w14:paraId="4E977147"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22E182A7"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xml:space="preserve"> : [</w:t>
            </w:r>
          </w:p>
          <w:p w14:paraId="405E1856"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4D862A5"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C4D581E"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E3A3A43"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"unsuccessful"</w:t>
            </w:r>
            <w:r w:rsidRPr="00FF0611">
              <w:rPr>
                <w:rFonts w:ascii="Courier New" w:eastAsia="Courier New" w:hAnsi="Courier New" w:cs="Courier New"/>
                <w:color w:val="000000"/>
                <w:sz w:val="18"/>
                <w:szCs w:val="18"/>
                <w:lang w:val="en-GB"/>
              </w:rPr>
              <w:t>,</w:t>
            </w:r>
          </w:p>
          <w:p w14:paraId="0AD9DB22"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"allOffersRejected"</w:t>
            </w:r>
          </w:p>
          <w:p w14:paraId="62B86311"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6BD7A76"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E0FE14D"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46BC0D6F" w14:textId="6F99C876"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25" w:author="Alba Colomer Padrosa" w:date="2021-01-27T17:59:00Z">
        <w:r>
          <w:rPr>
            <w:noProof/>
            <w:lang w:val="en-GB"/>
          </w:rPr>
          <w:t>63</w:t>
        </w:r>
      </w:ins>
      <w:del w:id="1726" w:author="Alba Colomer Padrosa" w:date="2021-01-27T17:59:00Z">
        <w:r w:rsidDel="00B846BF">
          <w:rPr>
            <w:noProof/>
            <w:lang w:val="en-GB"/>
          </w:rPr>
          <w:delText>57</w:delText>
        </w:r>
      </w:del>
      <w:r w:rsidRPr="00FF0611">
        <w:rPr>
          <w:lang w:val="en-GB"/>
        </w:rPr>
        <w:fldChar w:fldCharType="end"/>
      </w:r>
      <w:r w:rsidRPr="00FF0611">
        <w:rPr>
          <w:lang w:val="en-GB"/>
        </w:rPr>
        <w:t xml:space="preserve"> – </w:t>
      </w:r>
      <w:r>
        <w:rPr>
          <w:lang w:val="en-GB"/>
        </w:rPr>
        <w:t>Unsuccessful contract</w:t>
      </w:r>
    </w:p>
    <w:p w14:paraId="62FE4C5D" w14:textId="77777777" w:rsidR="00D95FB8" w:rsidRPr="00FF0611" w:rsidRDefault="00D95FB8" w:rsidP="00D95FB8">
      <w:pPr>
        <w:rPr>
          <w:lang w:val="en-GB"/>
        </w:rPr>
      </w:pPr>
    </w:p>
    <w:p w14:paraId="50C47AFB" w14:textId="77777777" w:rsidR="00D95FB8" w:rsidRPr="00FF0611" w:rsidRDefault="00D95FB8" w:rsidP="005A0AA8">
      <w:pPr>
        <w:pStyle w:val="Akapitzlist"/>
        <w:numPr>
          <w:ilvl w:val="0"/>
          <w:numId w:val="43"/>
        </w:numPr>
        <w:rPr>
          <w:rFonts w:ascii="Times New Roman" w:hAnsi="Times New Roman"/>
        </w:rPr>
      </w:pPr>
      <w:bookmarkStart w:id="1727" w:name="bookmark=id.3cqmetx" w:colFirst="0" w:colLast="0"/>
      <w:bookmarkEnd w:id="1727"/>
      <w:r w:rsidRPr="00FF0611">
        <w:rPr>
          <w:rFonts w:ascii="Times New Roman" w:hAnsi="Times New Roman"/>
        </w:rPr>
        <w:t>Confirmation of a positive award decision</w:t>
      </w:r>
    </w:p>
    <w:p w14:paraId="1CAECEF2" w14:textId="7CC20D0B" w:rsidR="00D95FB8" w:rsidRPr="00FF0611" w:rsidRDefault="00D95FB8" w:rsidP="00D95FB8">
      <w:pPr>
        <w:jc w:val="both"/>
        <w:rPr>
          <w:rFonts w:ascii="Times New Roman" w:hAnsi="Times New Roman"/>
          <w:color w:val="8993A4"/>
          <w:sz w:val="21"/>
          <w:szCs w:val="21"/>
          <w:shd w:val="clear" w:color="auto" w:fill="EBECF0"/>
          <w:lang w:val="en-GB"/>
        </w:rPr>
      </w:pPr>
      <w:r w:rsidRPr="00FF0611">
        <w:rPr>
          <w:rFonts w:ascii="Times New Roman" w:hAnsi="Times New Roman"/>
          <w:lang w:val="en-GB"/>
        </w:rPr>
        <w:t xml:space="preserve">Confirmation of a positive decision requires reflecting the subsequent contract initiation into a relevant contract object by indicating </w:t>
      </w:r>
      <w:r w:rsidRPr="00B846BF">
        <w:rPr>
          <w:rFonts w:ascii="Times New Roman" w:eastAsia="Courier New" w:hAnsi="Times New Roman" w:cs="Times New Roman"/>
          <w:color w:val="DD1144"/>
          <w:shd w:val="clear" w:color="auto" w:fill="F3F3F3"/>
          <w:lang w:val="en-GB"/>
          <w:rPrChange w:id="1728" w:author="Alba Colomer Padrosa" w:date="2021-01-27T17:57:00Z">
            <w:rPr>
              <w:rFonts w:ascii="Courier New" w:eastAsia="Courier New" w:hAnsi="Courier New" w:cs="Courier New"/>
              <w:color w:val="000000"/>
              <w:lang w:val="en-GB"/>
            </w:rPr>
          </w:rPrChange>
        </w:rPr>
        <w:t>statusDetails</w:t>
      </w:r>
      <w:r w:rsidRPr="00FF0611">
        <w:rPr>
          <w:rFonts w:ascii="Times New Roman" w:eastAsia="Courier New" w:hAnsi="Times New Roman"/>
          <w:color w:val="DD1144"/>
          <w:sz w:val="18"/>
          <w:szCs w:val="18"/>
          <w:shd w:val="clear" w:color="auto" w:fill="F3F3F3"/>
          <w:lang w:val="en-GB"/>
        </w:rPr>
        <w:t>,</w:t>
      </w:r>
      <w:r w:rsidRPr="00FF0611">
        <w:rPr>
          <w:rFonts w:ascii="Times New Roman" w:hAnsi="Times New Roman"/>
          <w:lang w:val="en-GB"/>
        </w:rPr>
        <w:t xml:space="preserve"> provided that the object remains intermediate </w:t>
      </w:r>
      <w:r w:rsidRPr="00B846BF">
        <w:rPr>
          <w:rFonts w:ascii="Times New Roman" w:eastAsia="Courier New" w:hAnsi="Times New Roman" w:cs="Times New Roman"/>
          <w:color w:val="DD1144"/>
          <w:shd w:val="clear" w:color="auto" w:fill="F3F3F3"/>
          <w:lang w:val="en-GB"/>
          <w:rPrChange w:id="1729" w:author="Alba Colomer Padrosa" w:date="2021-01-27T17:57:00Z">
            <w:rPr>
              <w:rFonts w:ascii="Courier New" w:eastAsia="Courier New" w:hAnsi="Courier New" w:cs="Courier New"/>
              <w:color w:val="000000"/>
              <w:lang w:val="en-GB"/>
            </w:rPr>
          </w:rPrChange>
        </w:rPr>
        <w:t>status: pending</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D95FB8" w:rsidRPr="00FF0611" w14:paraId="79CE4B96" w14:textId="77777777" w:rsidTr="008F4EB7">
        <w:tc>
          <w:tcPr>
            <w:tcW w:w="8417" w:type="dxa"/>
            <w:tcMar>
              <w:right w:w="100" w:type="dxa"/>
            </w:tcMar>
          </w:tcPr>
          <w:p w14:paraId="7945D2A2"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06AE7DF3"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xml:space="preserve"> : [</w:t>
            </w:r>
          </w:p>
          <w:p w14:paraId="6F2298BC"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D4A4CC0"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466F1D51"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2FC495C7"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23B2B59B"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"contractPreparation"</w:t>
            </w:r>
          </w:p>
          <w:p w14:paraId="19EDCBA2"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2A9D4E6"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8596D98" w14:textId="77777777" w:rsidR="00D95FB8" w:rsidRPr="00FF0611" w:rsidRDefault="00D95FB8"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79AC3A85" w14:textId="15E7AFEE"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30" w:author="Alba Colomer Padrosa" w:date="2021-01-27T18:00:00Z">
        <w:r>
          <w:rPr>
            <w:noProof/>
            <w:lang w:val="en-GB"/>
          </w:rPr>
          <w:t>64</w:t>
        </w:r>
      </w:ins>
      <w:del w:id="1731" w:author="Alba Colomer Padrosa" w:date="2021-01-27T18:00:00Z">
        <w:r w:rsidDel="00B846BF">
          <w:rPr>
            <w:noProof/>
            <w:lang w:val="en-GB"/>
          </w:rPr>
          <w:delText>57</w:delText>
        </w:r>
      </w:del>
      <w:r w:rsidRPr="00FF0611">
        <w:rPr>
          <w:lang w:val="en-GB"/>
        </w:rPr>
        <w:fldChar w:fldCharType="end"/>
      </w:r>
      <w:r w:rsidRPr="00FF0611">
        <w:rPr>
          <w:lang w:val="en-GB"/>
        </w:rPr>
        <w:t xml:space="preserve"> – </w:t>
      </w:r>
      <w:r>
        <w:rPr>
          <w:lang w:val="en-GB"/>
        </w:rPr>
        <w:t>Status “Pending”</w:t>
      </w:r>
    </w:p>
    <w:p w14:paraId="7E22ED43" w14:textId="77777777" w:rsidR="00685624" w:rsidRPr="00FF0611" w:rsidRDefault="00685624" w:rsidP="00241C30">
      <w:pPr>
        <w:spacing w:before="160"/>
        <w:rPr>
          <w:rFonts w:eastAsiaTheme="minorEastAsia"/>
          <w:lang w:val="en-GB"/>
        </w:rPr>
      </w:pPr>
    </w:p>
    <w:p w14:paraId="4B757A29" w14:textId="0DC6BC0A" w:rsidR="00D95FB8" w:rsidRPr="00FF0611" w:rsidRDefault="00D95FB8" w:rsidP="008F04AA">
      <w:pPr>
        <w:rPr>
          <w:u w:val="single"/>
          <w:lang w:val="en-GB"/>
        </w:rPr>
      </w:pPr>
      <w:r w:rsidRPr="00FF0611">
        <w:rPr>
          <w:u w:val="single"/>
          <w:lang w:val="en-GB"/>
        </w:rPr>
        <w:t>Contract initiation</w:t>
      </w:r>
    </w:p>
    <w:p w14:paraId="7C6E1827" w14:textId="3BA4BB8F" w:rsidR="005F3B21" w:rsidRPr="00FF0611" w:rsidRDefault="005F3B21" w:rsidP="005F3B21">
      <w:pPr>
        <w:jc w:val="both"/>
        <w:rPr>
          <w:rFonts w:ascii="Times New Roman" w:hAnsi="Times New Roman" w:cs="Times New Roman"/>
          <w:color w:val="8993A4"/>
          <w:sz w:val="21"/>
          <w:szCs w:val="21"/>
          <w:shd w:val="clear" w:color="auto" w:fill="EBECF0"/>
          <w:lang w:val="en-GB"/>
        </w:rPr>
      </w:pPr>
      <w:r w:rsidRPr="00FF0611">
        <w:rPr>
          <w:rFonts w:ascii="Times New Roman" w:hAnsi="Times New Roman" w:cs="Times New Roman"/>
          <w:lang w:val="en-GB"/>
        </w:rPr>
        <w:t xml:space="preserve">To describe and reflect the scope of a </w:t>
      </w:r>
      <w:r w:rsidRPr="00B846BF">
        <w:rPr>
          <w:rFonts w:ascii="Times New Roman" w:eastAsia="Courier New" w:hAnsi="Times New Roman" w:cs="Times New Roman"/>
          <w:color w:val="DD1144"/>
          <w:shd w:val="clear" w:color="auto" w:fill="F3F3F3"/>
          <w:lang w:val="en-GB"/>
          <w:rPrChange w:id="1732" w:author="Alba Colomer Padrosa" w:date="2021-01-27T17:57:00Z">
            <w:rPr>
              <w:rFonts w:ascii="Courier New" w:eastAsia="Courier New" w:hAnsi="Courier New" w:cs="Courier New"/>
              <w:color w:val="000000"/>
              <w:lang w:val="en-GB"/>
            </w:rPr>
          </w:rPrChange>
        </w:rPr>
        <w:t>contract</w:t>
      </w:r>
      <w:r w:rsidRPr="00FF0611">
        <w:rPr>
          <w:lang w:val="en-GB"/>
        </w:rPr>
        <w:t xml:space="preserve"> </w:t>
      </w:r>
      <w:r w:rsidRPr="00FF0611">
        <w:rPr>
          <w:rFonts w:ascii="Times New Roman" w:hAnsi="Times New Roman" w:cs="Times New Roman"/>
          <w:lang w:val="en-GB"/>
        </w:rPr>
        <w:t xml:space="preserve">to be concluded on a positive award decision, a parallel data-stream will be initiated. This stream is a separate OCDS-record where all the information related to future contracts is collected from a current procurement process. In order to establish the relation with this parallel stream, the relevant </w:t>
      </w:r>
      <w:r w:rsidRPr="00B846BF">
        <w:rPr>
          <w:rFonts w:ascii="Times New Roman" w:eastAsia="Courier New" w:hAnsi="Times New Roman" w:cs="Times New Roman"/>
          <w:color w:val="DD1144"/>
          <w:shd w:val="clear" w:color="auto" w:fill="F3F3F3"/>
          <w:lang w:val="en-GB"/>
          <w:rPrChange w:id="1733" w:author="Alba Colomer Padrosa" w:date="2021-01-27T17:58:00Z">
            <w:rPr>
              <w:rFonts w:ascii="Courier New" w:eastAsia="Courier New" w:hAnsi="Courier New" w:cs="Courier New"/>
              <w:color w:val="000000"/>
              <w:lang w:val="en-GB"/>
            </w:rPr>
          </w:rPrChange>
        </w:rPr>
        <w:t>contract</w:t>
      </w:r>
      <w:r w:rsidRPr="00FF0611">
        <w:rPr>
          <w:lang w:val="en-GB"/>
        </w:rPr>
        <w:t xml:space="preserve"> </w:t>
      </w:r>
      <w:r w:rsidRPr="00FF0611">
        <w:rPr>
          <w:rFonts w:ascii="Times New Roman" w:hAnsi="Times New Roman" w:cs="Times New Roman"/>
          <w:lang w:val="en-GB"/>
        </w:rPr>
        <w:t xml:space="preserve">reflects a positive award decision and shall be extended with a </w:t>
      </w:r>
      <w:r w:rsidRPr="00B846BF">
        <w:rPr>
          <w:rFonts w:ascii="Times New Roman" w:eastAsia="Courier New" w:hAnsi="Times New Roman" w:cs="Times New Roman"/>
          <w:color w:val="DD1144"/>
          <w:shd w:val="clear" w:color="auto" w:fill="F3F3F3"/>
          <w:lang w:val="en-GB"/>
          <w:rPrChange w:id="1734" w:author="Alba Colomer Padrosa" w:date="2021-01-27T17:57:00Z">
            <w:rPr>
              <w:rFonts w:ascii="Courier New" w:eastAsia="Courier New" w:hAnsi="Courier New" w:cs="Courier New"/>
              <w:color w:val="000000"/>
              <w:lang w:val="en-GB"/>
            </w:rPr>
          </w:rPrChange>
        </w:rPr>
        <w:t>relatedProcess.relationship: [x_contracting]</w:t>
      </w:r>
      <w:r w:rsidRPr="00FF0611">
        <w:rPr>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5F3B21" w:rsidRPr="00FF0611" w14:paraId="2A20736D" w14:textId="77777777" w:rsidTr="008F4EB7">
        <w:tc>
          <w:tcPr>
            <w:tcW w:w="8417" w:type="dxa"/>
            <w:tcMar>
              <w:right w:w="100" w:type="dxa"/>
            </w:tcMar>
          </w:tcPr>
          <w:p w14:paraId="353887FD"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4C5B725"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"contracts"</w:t>
            </w:r>
            <w:r w:rsidRPr="00FF0611">
              <w:rPr>
                <w:rFonts w:ascii="Courier New" w:eastAsia="Courier New" w:hAnsi="Courier New" w:cs="Courier New"/>
                <w:color w:val="000000"/>
                <w:sz w:val="18"/>
                <w:szCs w:val="18"/>
                <w:lang w:val="en-GB"/>
              </w:rPr>
              <w:t xml:space="preserve"> : [</w:t>
            </w:r>
          </w:p>
          <w:p w14:paraId="400FF629"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F635611"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60E9957A"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"awardId"</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7C185836"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w:t>
            </w:r>
            <w:r w:rsidRPr="00FF0611">
              <w:rPr>
                <w:rFonts w:ascii="Courier New" w:eastAsia="Courier New" w:hAnsi="Courier New" w:cs="Courier New"/>
                <w:color w:val="003366"/>
                <w:sz w:val="18"/>
                <w:szCs w:val="18"/>
                <w:lang w:val="en-GB"/>
              </w:rPr>
              <w:t>"pending"</w:t>
            </w:r>
            <w:r w:rsidRPr="00FF0611">
              <w:rPr>
                <w:rFonts w:ascii="Courier New" w:eastAsia="Courier New" w:hAnsi="Courier New" w:cs="Courier New"/>
                <w:color w:val="000000"/>
                <w:sz w:val="18"/>
                <w:szCs w:val="18"/>
                <w:lang w:val="en-GB"/>
              </w:rPr>
              <w:t>,</w:t>
            </w:r>
          </w:p>
          <w:p w14:paraId="4CFD093A"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"contractPreparation"</w:t>
            </w:r>
            <w:r w:rsidRPr="00FF0611">
              <w:rPr>
                <w:rFonts w:ascii="Courier New" w:eastAsia="Courier New" w:hAnsi="Courier New" w:cs="Courier New"/>
                <w:color w:val="000000"/>
                <w:sz w:val="18"/>
                <w:szCs w:val="18"/>
                <w:lang w:val="en-GB"/>
              </w:rPr>
              <w:t>,</w:t>
            </w:r>
          </w:p>
          <w:p w14:paraId="2257C86B"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"relatedProcesses"</w:t>
            </w:r>
            <w:r w:rsidRPr="00FF0611">
              <w:rPr>
                <w:rFonts w:ascii="Courier New" w:eastAsia="Courier New" w:hAnsi="Courier New" w:cs="Courier New"/>
                <w:color w:val="000000"/>
                <w:sz w:val="18"/>
                <w:szCs w:val="18"/>
                <w:lang w:val="en-GB"/>
              </w:rPr>
              <w:t>: [</w:t>
            </w:r>
          </w:p>
          <w:p w14:paraId="1CB07C40"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399B72C0"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"id"</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r w:rsidRPr="00FF0611">
              <w:rPr>
                <w:rFonts w:ascii="Courier New" w:eastAsia="Courier New" w:hAnsi="Courier New" w:cs="Courier New"/>
                <w:color w:val="000000"/>
                <w:sz w:val="18"/>
                <w:szCs w:val="18"/>
                <w:lang w:val="en-GB"/>
              </w:rPr>
              <w:t>,</w:t>
            </w:r>
          </w:p>
          <w:p w14:paraId="1B8DFEE0"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"relationship"</w:t>
            </w:r>
            <w:r w:rsidRPr="00FF0611">
              <w:rPr>
                <w:rFonts w:ascii="Courier New" w:eastAsia="Courier New" w:hAnsi="Courier New" w:cs="Courier New"/>
                <w:color w:val="000000"/>
                <w:sz w:val="18"/>
                <w:szCs w:val="18"/>
                <w:lang w:val="en-GB"/>
              </w:rPr>
              <w:t>: [</w:t>
            </w:r>
          </w:p>
          <w:p w14:paraId="3177AA06"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"x_contracting"</w:t>
            </w:r>
          </w:p>
          <w:p w14:paraId="56C26911"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B45968D"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"scheme"</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"ocid"</w:t>
            </w:r>
          </w:p>
          <w:p w14:paraId="37AD9636"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9685A2E"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535851E7"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7E4AF7C9"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p>
          <w:p w14:paraId="1D10D74D" w14:textId="77777777" w:rsidR="005F3B21" w:rsidRPr="00FF0611" w:rsidRDefault="005F3B21"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7454FE7F" w14:textId="7A9F222E" w:rsidR="00B846BF" w:rsidRPr="00FF0611" w:rsidRDefault="00B846BF" w:rsidP="00B846BF">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35" w:author="Alba Colomer Padrosa" w:date="2021-01-27T18:00:00Z">
        <w:r>
          <w:rPr>
            <w:noProof/>
            <w:lang w:val="en-GB"/>
          </w:rPr>
          <w:t>65</w:t>
        </w:r>
      </w:ins>
      <w:del w:id="1736" w:author="Alba Colomer Padrosa" w:date="2021-01-27T18:00:00Z">
        <w:r w:rsidDel="00B846BF">
          <w:rPr>
            <w:noProof/>
            <w:lang w:val="en-GB"/>
          </w:rPr>
          <w:delText>57</w:delText>
        </w:r>
      </w:del>
      <w:r w:rsidRPr="00FF0611">
        <w:rPr>
          <w:lang w:val="en-GB"/>
        </w:rPr>
        <w:fldChar w:fldCharType="end"/>
      </w:r>
      <w:r w:rsidRPr="00FF0611">
        <w:rPr>
          <w:lang w:val="en-GB"/>
        </w:rPr>
        <w:t xml:space="preserve"> – </w:t>
      </w:r>
      <w:r>
        <w:rPr>
          <w:lang w:val="en-GB"/>
        </w:rPr>
        <w:t>Contract initiation</w:t>
      </w:r>
    </w:p>
    <w:p w14:paraId="3E89BDC2" w14:textId="77777777" w:rsidR="008F04AA" w:rsidRPr="00FF0611" w:rsidRDefault="008F04AA" w:rsidP="008F04AA">
      <w:pPr>
        <w:rPr>
          <w:u w:val="single"/>
          <w:lang w:val="en-GB"/>
        </w:rPr>
      </w:pPr>
    </w:p>
    <w:p w14:paraId="3E0A4E5C" w14:textId="1CFD20F1" w:rsidR="005F3B21" w:rsidRPr="00FF0611" w:rsidRDefault="005F3B21" w:rsidP="008F04AA">
      <w:pPr>
        <w:rPr>
          <w:u w:val="single"/>
          <w:lang w:val="en-GB"/>
        </w:rPr>
      </w:pPr>
      <w:r w:rsidRPr="00FF0611">
        <w:rPr>
          <w:u w:val="single"/>
          <w:lang w:val="en-GB"/>
        </w:rPr>
        <w:t>Contract preparation and activation</w:t>
      </w:r>
    </w:p>
    <w:p w14:paraId="7C361B89" w14:textId="63CE7F14" w:rsidR="005F3B21" w:rsidRPr="00FF0611" w:rsidRDefault="005F3B21" w:rsidP="005F3B21">
      <w:pPr>
        <w:rPr>
          <w:rFonts w:ascii="Times New Roman" w:hAnsi="Times New Roman" w:cs="Times New Roman"/>
          <w:color w:val="0000FF"/>
          <w:u w:val="single"/>
          <w:lang w:val="en-GB"/>
        </w:rPr>
      </w:pPr>
      <w:r w:rsidRPr="00FF0611">
        <w:rPr>
          <w:rFonts w:ascii="Times New Roman" w:hAnsi="Times New Roman" w:cs="Times New Roman"/>
          <w:lang w:val="en-GB"/>
        </w:rPr>
        <w:t xml:space="preserve">According to a common flow of </w:t>
      </w:r>
      <w:hyperlink r:id="rId81">
        <w:r w:rsidRPr="00FF0611">
          <w:rPr>
            <w:rFonts w:ascii="Times New Roman" w:hAnsi="Times New Roman" w:cs="Times New Roman"/>
            <w:color w:val="0000FF"/>
            <w:u w:val="single"/>
            <w:lang w:val="en-GB"/>
          </w:rPr>
          <w:t>preparation of a contract to be concluded</w:t>
        </w:r>
      </w:hyperlink>
    </w:p>
    <w:p w14:paraId="69F313E0" w14:textId="77777777" w:rsidR="008F04AA" w:rsidRPr="00FF0611" w:rsidRDefault="008F04AA" w:rsidP="005F3B21">
      <w:pPr>
        <w:rPr>
          <w:rFonts w:ascii="Times New Roman" w:hAnsi="Times New Roman" w:cs="Times New Roman"/>
          <w:lang w:val="en-GB"/>
        </w:rPr>
      </w:pPr>
    </w:p>
    <w:p w14:paraId="56EC3C1E" w14:textId="7A85BB70" w:rsidR="00E3036A" w:rsidRPr="00FF0611" w:rsidRDefault="00E3036A" w:rsidP="00E3036A">
      <w:pPr>
        <w:pStyle w:val="Nagwek5"/>
        <w:numPr>
          <w:ilvl w:val="4"/>
          <w:numId w:val="3"/>
        </w:numPr>
        <w:rPr>
          <w:rFonts w:ascii="Times New Roman" w:hAnsi="Times New Roman" w:cs="Times New Roman"/>
        </w:rPr>
      </w:pPr>
      <w:r w:rsidRPr="00FF0611">
        <w:rPr>
          <w:rFonts w:ascii="Times New Roman" w:hAnsi="Times New Roman" w:cs="Times New Roman"/>
        </w:rPr>
        <w:t>State3.1 - Unsuccessful completion of evaluation (</w:t>
      </w:r>
      <w:r w:rsidRPr="0041642B">
        <w:rPr>
          <w:rFonts w:ascii="Times New Roman" w:eastAsia="Courier New" w:hAnsi="Times New Roman" w:cs="Times New Roman"/>
          <w:color w:val="DD1144"/>
          <w:szCs w:val="22"/>
          <w:shd w:val="clear" w:color="auto" w:fill="F3F3F3"/>
          <w:lang w:eastAsia="en-US"/>
          <w:rPrChange w:id="1737" w:author="Alba Colomer Padrosa" w:date="2021-01-27T18:12:00Z">
            <w:rPr>
              <w:rFonts w:ascii="Times New Roman" w:hAnsi="Times New Roman" w:cs="Times New Roman"/>
            </w:rPr>
          </w:rPrChange>
        </w:rPr>
        <w:t>unsuccessful.lackOfOffers</w:t>
      </w:r>
      <w:r w:rsidRPr="00FF0611">
        <w:rPr>
          <w:rFonts w:ascii="Times New Roman" w:hAnsi="Times New Roman" w:cs="Times New Roman"/>
        </w:rPr>
        <w:t>)</w:t>
      </w:r>
    </w:p>
    <w:p w14:paraId="7AA5DA88" w14:textId="1CB3ABF0" w:rsidR="00E3036A" w:rsidRPr="00FF0611" w:rsidRDefault="00E3036A" w:rsidP="00E3036A">
      <w:pPr>
        <w:rPr>
          <w:rFonts w:ascii="Times New Roman" w:hAnsi="Times New Roman"/>
          <w:lang w:val="en-GB"/>
        </w:rPr>
      </w:pPr>
      <w:r w:rsidRPr="00FF0611">
        <w:rPr>
          <w:rFonts w:ascii="Times New Roman" w:hAnsi="Times New Roman"/>
          <w:lang w:val="en-GB"/>
        </w:rPr>
        <w:t xml:space="preserve">Where all the </w:t>
      </w:r>
      <w:r w:rsidR="00ED34DD" w:rsidRPr="0041642B">
        <w:rPr>
          <w:rFonts w:ascii="Times New Roman" w:eastAsia="Courier New" w:hAnsi="Times New Roman" w:cs="Times New Roman"/>
          <w:color w:val="DD1144"/>
          <w:shd w:val="clear" w:color="auto" w:fill="F3F3F3"/>
          <w:lang w:val="en-GB"/>
          <w:rPrChange w:id="1738" w:author="Alba Colomer Padrosa" w:date="2021-01-27T18:12:00Z">
            <w:rPr>
              <w:rFonts w:ascii="Courier New" w:eastAsia="Courier New" w:hAnsi="Courier New" w:cs="Courier New"/>
              <w:color w:val="000000"/>
              <w:lang w:val="en-GB"/>
            </w:rPr>
          </w:rPrChange>
        </w:rPr>
        <w:t>bids</w:t>
      </w:r>
      <w:r w:rsidR="00ED34DD" w:rsidRPr="00FF0611">
        <w:rPr>
          <w:lang w:val="en-GB"/>
        </w:rPr>
        <w:t xml:space="preserve"> </w:t>
      </w:r>
      <w:r w:rsidRPr="00FF0611">
        <w:rPr>
          <w:rFonts w:ascii="Times New Roman" w:hAnsi="Times New Roman"/>
          <w:lang w:val="en-GB"/>
        </w:rPr>
        <w:t xml:space="preserve">collected during the period of tendering were rejected, the evaluation phase will end unsuccessfully with no future actions by the </w:t>
      </w:r>
      <w:r w:rsidR="00ED34DD" w:rsidRPr="00FF0611">
        <w:rPr>
          <w:rFonts w:ascii="Times New Roman" w:hAnsi="Times New Roman"/>
          <w:lang w:val="en-GB"/>
        </w:rPr>
        <w:t>CA</w:t>
      </w:r>
      <w:r w:rsidRPr="00FF0611">
        <w:rPr>
          <w:rFonts w:ascii="Times New Roman" w:hAnsi="Times New Roman"/>
          <w:lang w:val="en-GB"/>
        </w:rPr>
        <w:t>.</w:t>
      </w:r>
    </w:p>
    <w:p w14:paraId="195C261A" w14:textId="77777777" w:rsidR="00B71FEF" w:rsidRPr="00FF0611" w:rsidRDefault="00E3036A" w:rsidP="00ED34DD">
      <w:pPr>
        <w:rPr>
          <w:rFonts w:ascii="Times New Roman" w:hAnsi="Times New Roman" w:cs="Times New Roman"/>
          <w:u w:val="single"/>
          <w:lang w:val="en-GB"/>
        </w:rPr>
      </w:pPr>
      <w:bookmarkStart w:id="1739" w:name="bookmark=id.kgcv8k" w:colFirst="0" w:colLast="0"/>
      <w:bookmarkStart w:id="1740" w:name="_heading=h.34g0dwd" w:colFirst="0" w:colLast="0"/>
      <w:bookmarkEnd w:id="1739"/>
      <w:bookmarkEnd w:id="1740"/>
      <w:r w:rsidRPr="00FF0611">
        <w:rPr>
          <w:rFonts w:ascii="Times New Roman" w:hAnsi="Times New Roman" w:cs="Times New Roman"/>
          <w:u w:val="single"/>
          <w:lang w:val="en-GB"/>
        </w:rPr>
        <w:t>Completion of the evaluation phase</w:t>
      </w:r>
    </w:p>
    <w:p w14:paraId="5CED6551" w14:textId="2C8F6294" w:rsidR="00E3036A" w:rsidRPr="00FF0611" w:rsidRDefault="00B71FEF" w:rsidP="00ED34DD">
      <w:pPr>
        <w:rPr>
          <w:rFonts w:ascii="Times New Roman" w:hAnsi="Times New Roman" w:cs="Times New Roman"/>
          <w:u w:val="single"/>
          <w:lang w:val="en-GB"/>
        </w:rPr>
      </w:pPr>
      <w:r w:rsidRPr="00FF0611">
        <w:rPr>
          <w:rFonts w:ascii="Times New Roman" w:eastAsiaTheme="minorEastAsia" w:hAnsi="Times New Roman" w:cs="Times New Roman"/>
          <w:color w:val="404040" w:themeColor="text1" w:themeTint="BF"/>
          <w:lang w:val="en-GB"/>
        </w:rPr>
        <w:t>The completion of the evaluation phase flow is common to any procurement method and described in a separate document (the API guide for NEPPs).</w:t>
      </w:r>
    </w:p>
    <w:p w14:paraId="1A54B9E2" w14:textId="77777777" w:rsidR="00E3036A" w:rsidRPr="00FF0611" w:rsidRDefault="00E3036A" w:rsidP="00ED34DD">
      <w:pPr>
        <w:rPr>
          <w:rFonts w:ascii="Times New Roman" w:hAnsi="Times New Roman" w:cs="Times New Roman"/>
          <w:u w:val="single"/>
          <w:lang w:val="en-GB"/>
        </w:rPr>
      </w:pPr>
      <w:bookmarkStart w:id="1741" w:name="bookmark=id.1jlao46" w:colFirst="0" w:colLast="0"/>
      <w:bookmarkStart w:id="1742" w:name="_heading=h.43ky6rz" w:colFirst="0" w:colLast="0"/>
      <w:bookmarkEnd w:id="1741"/>
      <w:bookmarkEnd w:id="1742"/>
      <w:r w:rsidRPr="00FF0611">
        <w:rPr>
          <w:rFonts w:ascii="Times New Roman" w:hAnsi="Times New Roman" w:cs="Times New Roman"/>
          <w:u w:val="single"/>
          <w:lang w:val="en-GB"/>
        </w:rPr>
        <w:t>Indication of the unsuccessful outcome of procurement initiation</w:t>
      </w:r>
    </w:p>
    <w:p w14:paraId="3F6BC454" w14:textId="77777777" w:rsidR="00E3036A" w:rsidRPr="00FF0611" w:rsidRDefault="00E3036A" w:rsidP="005A0AA8">
      <w:pPr>
        <w:pStyle w:val="Akapitzlist"/>
        <w:numPr>
          <w:ilvl w:val="0"/>
          <w:numId w:val="47"/>
        </w:numPr>
        <w:rPr>
          <w:rFonts w:ascii="Times New Roman" w:hAnsi="Times New Roman"/>
        </w:rPr>
      </w:pPr>
      <w:bookmarkStart w:id="1743" w:name="bookmark=id.2iq8gzs" w:colFirst="0" w:colLast="0"/>
      <w:bookmarkEnd w:id="1743"/>
      <w:r w:rsidRPr="00FF0611">
        <w:rPr>
          <w:rFonts w:ascii="Times New Roman" w:hAnsi="Times New Roman"/>
        </w:rPr>
        <w:t>For lots</w:t>
      </w:r>
    </w:p>
    <w:p w14:paraId="0830316C" w14:textId="77777777" w:rsidR="00ED34DD" w:rsidRPr="00FF0611" w:rsidRDefault="00ED34DD" w:rsidP="00ED34DD">
      <w:pPr>
        <w:jc w:val="both"/>
        <w:rPr>
          <w:rFonts w:ascii="Times New Roman" w:hAnsi="Times New Roman"/>
          <w:lang w:val="en-GB"/>
        </w:rPr>
      </w:pPr>
      <w:r w:rsidRPr="00FF0611">
        <w:rPr>
          <w:rFonts w:ascii="Times New Roman" w:hAnsi="Times New Roman"/>
          <w:lang w:val="en-GB"/>
        </w:rPr>
        <w:t xml:space="preserve">A negative character of procurement under a specific lot is reflected with </w:t>
      </w:r>
      <w:r w:rsidRPr="0041642B">
        <w:rPr>
          <w:rFonts w:ascii="Times New Roman" w:eastAsia="Courier New" w:hAnsi="Times New Roman" w:cs="Times New Roman"/>
          <w:color w:val="DD1144"/>
          <w:shd w:val="clear" w:color="auto" w:fill="F3F3F3"/>
          <w:lang w:val="en-GB"/>
          <w:rPrChange w:id="1744" w:author="Alba Colomer Padrosa" w:date="2021-01-27T18:12:00Z">
            <w:rPr>
              <w:rFonts w:ascii="Courier New" w:eastAsia="Courier New" w:hAnsi="Courier New" w:cs="Courier New"/>
              <w:color w:val="000000"/>
              <w:lang w:val="en-GB"/>
            </w:rPr>
          </w:rPrChange>
        </w:rPr>
        <w:t>lot.status: unsuccessful</w:t>
      </w:r>
      <w:r w:rsidRPr="00FF0611">
        <w:rPr>
          <w:rFonts w:ascii="Courier New" w:eastAsia="Courier New" w:hAnsi="Courier New" w:cs="Courier New"/>
          <w:color w:val="000000"/>
          <w:lang w:val="en-GB"/>
        </w:rPr>
        <w:t>,</w:t>
      </w:r>
      <w:r w:rsidRPr="00FF0611">
        <w:rPr>
          <w:lang w:val="en-GB"/>
        </w:rPr>
        <w:t> </w:t>
      </w:r>
      <w:r w:rsidRPr="00FF0611">
        <w:rPr>
          <w:rFonts w:ascii="Times New Roman" w:hAnsi="Times New Roman"/>
          <w:lang w:val="en-GB"/>
        </w:rPr>
        <w:t>where the lot is closed unsuccessfully due to a lack of submissions for pre-qualification or tenders for evaluation, or where all the tenders were 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652D5C53" w14:textId="77777777" w:rsidTr="008F4EB7">
        <w:tc>
          <w:tcPr>
            <w:tcW w:w="8417" w:type="dxa"/>
            <w:tcMar>
              <w:right w:w="100" w:type="dxa"/>
            </w:tcMar>
          </w:tcPr>
          <w:p w14:paraId="533A525B"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7F765667"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"lots"</w:t>
            </w:r>
            <w:r w:rsidRPr="00FF0611">
              <w:rPr>
                <w:rFonts w:ascii="Courier New" w:eastAsia="Courier New" w:hAnsi="Courier New" w:cs="Courier New"/>
                <w:color w:val="000000"/>
                <w:sz w:val="18"/>
                <w:szCs w:val="18"/>
                <w:lang w:val="en-GB"/>
              </w:rPr>
              <w:t>: [</w:t>
            </w:r>
          </w:p>
          <w:p w14:paraId="79DDBC74"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A93A4E7"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p>
          <w:p w14:paraId="1D2A0803"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7082299D"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4C8353A9"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E35345D" w14:textId="3E81101B" w:rsidR="0041642B" w:rsidRPr="00FF0611" w:rsidRDefault="0041642B" w:rsidP="0041642B">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45" w:author="Alba Colomer Padrosa" w:date="2021-01-27T18:20:00Z">
        <w:r>
          <w:rPr>
            <w:noProof/>
            <w:lang w:val="en-GB"/>
          </w:rPr>
          <w:t>66</w:t>
        </w:r>
      </w:ins>
      <w:del w:id="1746" w:author="Alba Colomer Padrosa" w:date="2021-01-27T18:20:00Z">
        <w:r w:rsidDel="0041642B">
          <w:rPr>
            <w:noProof/>
            <w:lang w:val="en-GB"/>
          </w:rPr>
          <w:delText>65</w:delText>
        </w:r>
      </w:del>
      <w:r w:rsidRPr="00FF0611">
        <w:rPr>
          <w:lang w:val="en-GB"/>
        </w:rPr>
        <w:fldChar w:fldCharType="end"/>
      </w:r>
      <w:r w:rsidRPr="00FF0611">
        <w:rPr>
          <w:lang w:val="en-GB"/>
        </w:rPr>
        <w:t xml:space="preserve"> – </w:t>
      </w:r>
      <w:r>
        <w:rPr>
          <w:lang w:val="en-GB"/>
        </w:rPr>
        <w:t>Unsuccessful lot</w:t>
      </w:r>
    </w:p>
    <w:p w14:paraId="183BC581" w14:textId="4A269F2A" w:rsidR="00E3036A" w:rsidRPr="00FF0611" w:rsidDel="0041642B" w:rsidRDefault="00E3036A" w:rsidP="00E3036A">
      <w:pPr>
        <w:rPr>
          <w:del w:id="1747" w:author="Alba Colomer Padrosa" w:date="2021-01-27T18:20:00Z"/>
          <w:lang w:val="en-GB"/>
        </w:rPr>
      </w:pPr>
    </w:p>
    <w:p w14:paraId="4814A82D" w14:textId="595DCB27" w:rsidR="00E3036A" w:rsidRPr="00FF0611" w:rsidRDefault="00ED34DD" w:rsidP="005A0AA8">
      <w:pPr>
        <w:pStyle w:val="Akapitzlist"/>
        <w:numPr>
          <w:ilvl w:val="0"/>
          <w:numId w:val="47"/>
        </w:numPr>
        <w:rPr>
          <w:rFonts w:ascii="Times New Roman" w:hAnsi="Times New Roman"/>
        </w:rPr>
      </w:pPr>
      <w:bookmarkStart w:id="1748" w:name="bookmark=id.xvir7l" w:colFirst="0" w:colLast="0"/>
      <w:bookmarkEnd w:id="1748"/>
      <w:r w:rsidRPr="00FF0611">
        <w:rPr>
          <w:rFonts w:ascii="Times New Roman" w:hAnsi="Times New Roman"/>
        </w:rPr>
        <w:t>For entire</w:t>
      </w:r>
      <w:r w:rsidR="00E3036A" w:rsidRPr="00FF0611">
        <w:rPr>
          <w:rFonts w:ascii="Times New Roman" w:hAnsi="Times New Roman"/>
        </w:rPr>
        <w:t xml:space="preserve"> initiation (tender)</w:t>
      </w:r>
    </w:p>
    <w:p w14:paraId="0AF66C47" w14:textId="02E6ADB2" w:rsidR="00ED34DD" w:rsidRPr="00FF0611" w:rsidRDefault="00ED34DD" w:rsidP="00ED34DD">
      <w:pPr>
        <w:jc w:val="both"/>
        <w:rPr>
          <w:rFonts w:ascii="Times New Roman" w:eastAsia="Courier New" w:hAnsi="Times New Roman" w:cs="Times New Roman"/>
          <w:color w:val="DD1144"/>
          <w:sz w:val="18"/>
          <w:szCs w:val="18"/>
          <w:lang w:val="en-GB"/>
        </w:rPr>
      </w:pPr>
      <w:r w:rsidRPr="00FF0611">
        <w:rPr>
          <w:rFonts w:ascii="Times New Roman" w:hAnsi="Times New Roman" w:cs="Times New Roman"/>
          <w:lang w:val="en-GB"/>
        </w:rPr>
        <w:t xml:space="preserve">A negative character of a procurement under the entire initiation (procurement process) is reflected with </w:t>
      </w:r>
      <w:r w:rsidRPr="0041642B">
        <w:rPr>
          <w:rFonts w:ascii="Times New Roman" w:eastAsia="Courier New" w:hAnsi="Times New Roman" w:cs="Times New Roman"/>
          <w:color w:val="DD1144"/>
          <w:shd w:val="clear" w:color="auto" w:fill="F3F3F3"/>
          <w:lang w:val="en-GB"/>
          <w:rPrChange w:id="1749" w:author="Alba Colomer Padrosa" w:date="2021-01-27T18:12:00Z">
            <w:rPr>
              <w:rFonts w:ascii="Courier New" w:eastAsia="Courier New" w:hAnsi="Courier New" w:cs="Courier New"/>
              <w:color w:val="000000"/>
              <w:lang w:val="en-GB"/>
            </w:rPr>
          </w:rPrChange>
        </w:rPr>
        <w:t>tender.status: unsuccessful</w:t>
      </w:r>
      <w:r w:rsidRPr="00FF0611">
        <w:rPr>
          <w:rFonts w:ascii="Courier New" w:eastAsia="Courier New" w:hAnsi="Courier New" w:cs="Courier New"/>
          <w:color w:val="000000"/>
          <w:lang w:val="en-GB"/>
        </w:rPr>
        <w:t>,</w:t>
      </w:r>
      <w:r w:rsidRPr="00FF0611">
        <w:rPr>
          <w:rFonts w:ascii="Times New Roman" w:hAnsi="Times New Roman" w:cs="Times New Roman"/>
          <w:lang w:val="en-GB"/>
        </w:rPr>
        <w:t xml:space="preserve"> where the initiation is closed in a negative way due to a lack of submissions for pre-qualification or tenders for evaluation, or where all the tenders were rejected. The details of a negative closure are reflected in </w:t>
      </w:r>
      <w:r w:rsidRPr="0041642B">
        <w:rPr>
          <w:rFonts w:ascii="Times New Roman" w:eastAsia="Courier New" w:hAnsi="Times New Roman" w:cs="Times New Roman"/>
          <w:color w:val="DD1144"/>
          <w:shd w:val="clear" w:color="auto" w:fill="F3F3F3"/>
          <w:lang w:val="en-GB"/>
          <w:rPrChange w:id="1750" w:author="Alba Colomer Padrosa" w:date="2021-01-27T18:12:00Z">
            <w:rPr>
              <w:rFonts w:ascii="Courier New" w:eastAsia="Courier New" w:hAnsi="Courier New" w:cs="Courier New"/>
              <w:color w:val="000000"/>
              <w:lang w:val="en-GB"/>
            </w:rPr>
          </w:rPrChange>
        </w:rPr>
        <w:t>tender.statusDetails</w:t>
      </w:r>
      <w:r w:rsidRPr="00FF0611">
        <w:rPr>
          <w:rFonts w:ascii="Courier New" w:eastAsia="Courier New" w:hAnsi="Courier New" w:cs="Courier New"/>
          <w:color w:val="000000"/>
          <w:lang w:val="en-GB"/>
        </w:rPr>
        <w:t>.</w:t>
      </w:r>
    </w:p>
    <w:p w14:paraId="5A1B3A72" w14:textId="77777777" w:rsidR="00E3036A" w:rsidRPr="00FF0611" w:rsidRDefault="00E3036A" w:rsidP="005A0AA8">
      <w:pPr>
        <w:pStyle w:val="Akapitzlist"/>
        <w:numPr>
          <w:ilvl w:val="1"/>
          <w:numId w:val="47"/>
        </w:numPr>
        <w:spacing w:after="120"/>
        <w:rPr>
          <w:sz w:val="20"/>
        </w:rPr>
      </w:pPr>
      <w:r w:rsidRPr="0041642B">
        <w:rPr>
          <w:rFonts w:ascii="Times New Roman" w:eastAsia="Courier New" w:hAnsi="Times New Roman"/>
          <w:color w:val="DD1144"/>
          <w:szCs w:val="22"/>
          <w:shd w:val="clear" w:color="auto" w:fill="F3F3F3"/>
          <w:lang w:eastAsia="en-US"/>
          <w:rPrChange w:id="1751" w:author="Alba Colomer Padrosa" w:date="2021-01-27T18:19:00Z">
            <w:rPr>
              <w:rFonts w:ascii="Courier New" w:eastAsia="Courier New" w:hAnsi="Courier New" w:cs="Courier New"/>
              <w:color w:val="000000"/>
              <w:sz w:val="20"/>
            </w:rPr>
          </w:rPrChange>
        </w:rPr>
        <w:t>lackOfSubmissions</w:t>
      </w:r>
    </w:p>
    <w:p w14:paraId="619E12C9" w14:textId="77777777" w:rsidR="00E3036A" w:rsidRPr="00FF0611" w:rsidRDefault="00E3036A" w:rsidP="005A0AA8">
      <w:pPr>
        <w:pStyle w:val="Akapitzlist"/>
        <w:numPr>
          <w:ilvl w:val="1"/>
          <w:numId w:val="47"/>
        </w:numPr>
        <w:spacing w:after="120"/>
        <w:rPr>
          <w:sz w:val="20"/>
        </w:rPr>
      </w:pPr>
      <w:r w:rsidRPr="0041642B">
        <w:rPr>
          <w:rFonts w:ascii="Times New Roman" w:eastAsia="Courier New" w:hAnsi="Times New Roman"/>
          <w:color w:val="DD1144"/>
          <w:szCs w:val="22"/>
          <w:shd w:val="clear" w:color="auto" w:fill="F3F3F3"/>
          <w:lang w:eastAsia="en-US"/>
          <w:rPrChange w:id="1752" w:author="Alba Colomer Padrosa" w:date="2021-01-27T18:19:00Z">
            <w:rPr>
              <w:rFonts w:ascii="Courier New" w:eastAsia="Courier New" w:hAnsi="Courier New" w:cs="Courier New"/>
              <w:color w:val="000000"/>
              <w:sz w:val="20"/>
            </w:rPr>
          </w:rPrChange>
        </w:rPr>
        <w:t>allDisqualified</w:t>
      </w:r>
    </w:p>
    <w:p w14:paraId="08438E07" w14:textId="77777777" w:rsidR="00E3036A" w:rsidRPr="00FF0611" w:rsidRDefault="00E3036A" w:rsidP="005A0AA8">
      <w:pPr>
        <w:pStyle w:val="Akapitzlist"/>
        <w:numPr>
          <w:ilvl w:val="1"/>
          <w:numId w:val="47"/>
        </w:numPr>
        <w:spacing w:after="120"/>
        <w:rPr>
          <w:sz w:val="20"/>
        </w:rPr>
      </w:pPr>
      <w:r w:rsidRPr="0041642B">
        <w:rPr>
          <w:rFonts w:ascii="Times New Roman" w:eastAsia="Courier New" w:hAnsi="Times New Roman"/>
          <w:color w:val="DD1144"/>
          <w:szCs w:val="22"/>
          <w:shd w:val="clear" w:color="auto" w:fill="F3F3F3"/>
          <w:lang w:eastAsia="en-US"/>
          <w:rPrChange w:id="1753" w:author="Alba Colomer Padrosa" w:date="2021-01-27T18:19:00Z">
            <w:rPr>
              <w:rFonts w:ascii="Courier New" w:eastAsia="Courier New" w:hAnsi="Courier New" w:cs="Courier New"/>
              <w:color w:val="000000"/>
              <w:sz w:val="20"/>
            </w:rPr>
          </w:rPrChange>
        </w:rPr>
        <w:t>lackOfOffers</w:t>
      </w:r>
    </w:p>
    <w:p w14:paraId="22AC5054" w14:textId="77777777" w:rsidR="00E3036A" w:rsidRPr="00FF0611" w:rsidRDefault="00E3036A" w:rsidP="005A0AA8">
      <w:pPr>
        <w:pStyle w:val="Akapitzlist"/>
        <w:numPr>
          <w:ilvl w:val="1"/>
          <w:numId w:val="47"/>
        </w:numPr>
        <w:spacing w:after="120"/>
        <w:rPr>
          <w:sz w:val="20"/>
        </w:rPr>
      </w:pPr>
      <w:r w:rsidRPr="0041642B">
        <w:rPr>
          <w:rFonts w:ascii="Times New Roman" w:eastAsia="Courier New" w:hAnsi="Times New Roman"/>
          <w:color w:val="DD1144"/>
          <w:szCs w:val="22"/>
          <w:shd w:val="clear" w:color="auto" w:fill="F3F3F3"/>
          <w:lang w:eastAsia="en-US"/>
          <w:rPrChange w:id="1754" w:author="Alba Colomer Padrosa" w:date="2021-01-27T18:19:00Z">
            <w:rPr>
              <w:rFonts w:ascii="Courier New" w:eastAsia="Courier New" w:hAnsi="Courier New" w:cs="Courier New"/>
              <w:color w:val="000000"/>
              <w:sz w:val="20"/>
            </w:rPr>
          </w:rPrChange>
        </w:rPr>
        <w:t>allRejected</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677770A8" w14:textId="77777777" w:rsidTr="008F4EB7">
        <w:tc>
          <w:tcPr>
            <w:tcW w:w="8417" w:type="dxa"/>
            <w:tcMar>
              <w:right w:w="100" w:type="dxa"/>
            </w:tcMar>
          </w:tcPr>
          <w:p w14:paraId="47925951"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5479581C"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4E360249"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"unsuccessful"</w:t>
            </w:r>
            <w:r w:rsidRPr="00FF0611">
              <w:rPr>
                <w:rFonts w:ascii="Courier New" w:eastAsia="Courier New" w:hAnsi="Courier New" w:cs="Courier New"/>
                <w:color w:val="000000"/>
                <w:sz w:val="18"/>
                <w:szCs w:val="18"/>
                <w:lang w:val="en-GB"/>
              </w:rPr>
              <w:t>,</w:t>
            </w:r>
          </w:p>
          <w:p w14:paraId="09029BBD"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"statusDetails"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w:t>
            </w:r>
          </w:p>
          <w:p w14:paraId="441D66BE"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6FB72FF"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7853C12F" w14:textId="66994746" w:rsidR="0041642B" w:rsidRPr="00FF0611" w:rsidRDefault="0041642B" w:rsidP="0041642B">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55" w:author="Alba Colomer Padrosa" w:date="2021-01-27T18:20:00Z">
        <w:r>
          <w:rPr>
            <w:noProof/>
            <w:lang w:val="en-GB"/>
          </w:rPr>
          <w:t>67</w:t>
        </w:r>
      </w:ins>
      <w:del w:id="1756" w:author="Alba Colomer Padrosa" w:date="2021-01-27T18:20:00Z">
        <w:r w:rsidDel="0041642B">
          <w:rPr>
            <w:noProof/>
            <w:lang w:val="en-GB"/>
          </w:rPr>
          <w:delText>65</w:delText>
        </w:r>
      </w:del>
      <w:r w:rsidRPr="00FF0611">
        <w:rPr>
          <w:lang w:val="en-GB"/>
        </w:rPr>
        <w:fldChar w:fldCharType="end"/>
      </w:r>
      <w:r w:rsidRPr="00FF0611">
        <w:rPr>
          <w:lang w:val="en-GB"/>
        </w:rPr>
        <w:t xml:space="preserve"> – </w:t>
      </w:r>
      <w:r>
        <w:rPr>
          <w:lang w:val="en-GB"/>
        </w:rPr>
        <w:t>Unsuccessful tender</w:t>
      </w:r>
    </w:p>
    <w:p w14:paraId="6C29DCEE" w14:textId="40271F10" w:rsidR="00E3036A" w:rsidRPr="00FF0611" w:rsidDel="0041642B" w:rsidRDefault="00E3036A" w:rsidP="00E3036A">
      <w:pPr>
        <w:rPr>
          <w:del w:id="1757" w:author="Alba Colomer Padrosa" w:date="2021-01-27T18:20:00Z"/>
          <w:lang w:val="en-GB"/>
        </w:rPr>
      </w:pPr>
    </w:p>
    <w:p w14:paraId="1D0D98FD" w14:textId="77777777" w:rsidR="00E3036A" w:rsidRPr="00FF0611" w:rsidRDefault="00E3036A" w:rsidP="008F04AA">
      <w:pPr>
        <w:pStyle w:val="Nagwek5"/>
        <w:numPr>
          <w:ilvl w:val="4"/>
          <w:numId w:val="3"/>
        </w:numPr>
        <w:rPr>
          <w:rFonts w:ascii="Times New Roman" w:hAnsi="Times New Roman" w:cs="Times New Roman"/>
        </w:rPr>
      </w:pPr>
      <w:bookmarkStart w:id="1758" w:name="bookmark=id.3hv69ve" w:colFirst="0" w:colLast="0"/>
      <w:bookmarkStart w:id="1759" w:name="_heading=h.1x0gk37" w:colFirst="0" w:colLast="0"/>
      <w:bookmarkEnd w:id="1758"/>
      <w:bookmarkEnd w:id="1759"/>
      <w:r w:rsidRPr="00FF0611">
        <w:rPr>
          <w:rFonts w:ascii="Times New Roman" w:hAnsi="Times New Roman" w:cs="Times New Roman"/>
        </w:rPr>
        <w:t>State4 - Completion of procedure</w:t>
      </w:r>
      <w:r w:rsidRPr="00FF0611">
        <w:rPr>
          <w:rFonts w:ascii="Times New Roman" w:hAnsi="Times New Roman" w:cs="Times New Roman"/>
          <w:noProof/>
          <w:lang w:val="en-US" w:eastAsia="en-US"/>
        </w:rPr>
        <mc:AlternateContent>
          <mc:Choice Requires="wps">
            <w:drawing>
              <wp:anchor distT="0" distB="0" distL="114300" distR="114300" simplePos="0" relativeHeight="251665408" behindDoc="0" locked="0" layoutInCell="1" hidden="0" allowOverlap="1" wp14:anchorId="78D81F49" wp14:editId="16353333">
                <wp:simplePos x="0" y="0"/>
                <wp:positionH relativeFrom="column">
                  <wp:posOffset>114300</wp:posOffset>
                </wp:positionH>
                <wp:positionV relativeFrom="paragraph">
                  <wp:posOffset>0</wp:posOffset>
                </wp:positionV>
                <wp:extent cx="12700" cy="12700"/>
                <wp:effectExtent l="0" t="0" r="0" b="0"/>
                <wp:wrapNone/>
                <wp:docPr id="100003" name="Straight Arrow Connector 100003"/>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 w14:anchorId="38564AAD" id="Straight Arrow Connector 100003" o:spid="_x0000_s1026" type="#_x0000_t32" style="position:absolute;margin-left:9pt;margin-top:0;width:1pt;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HDUB1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p w14:paraId="431DECB4" w14:textId="77777777" w:rsidR="00E3036A" w:rsidRPr="00FF0611" w:rsidRDefault="00E3036A" w:rsidP="008F04AA">
      <w:pPr>
        <w:rPr>
          <w:u w:val="single"/>
          <w:lang w:val="en-GB"/>
        </w:rPr>
      </w:pPr>
      <w:bookmarkStart w:id="1760" w:name="bookmark=id.4h042r0" w:colFirst="0" w:colLast="0"/>
      <w:bookmarkStart w:id="1761" w:name="_heading=h.2w5ecyt" w:colFirst="0" w:colLast="0"/>
      <w:bookmarkEnd w:id="1760"/>
      <w:bookmarkEnd w:id="1761"/>
      <w:r w:rsidRPr="00FF0611">
        <w:rPr>
          <w:u w:val="single"/>
          <w:lang w:val="en-GB"/>
        </w:rPr>
        <w:t>Indication of the successful outcome of procurement initiation</w:t>
      </w:r>
    </w:p>
    <w:p w14:paraId="3E5D6A55" w14:textId="77777777" w:rsidR="00E3036A" w:rsidRPr="00FF0611" w:rsidRDefault="00E3036A" w:rsidP="005A0AA8">
      <w:pPr>
        <w:pStyle w:val="Akapitzlist"/>
        <w:numPr>
          <w:ilvl w:val="0"/>
          <w:numId w:val="47"/>
        </w:numPr>
        <w:rPr>
          <w:rFonts w:ascii="Times New Roman" w:hAnsi="Times New Roman"/>
        </w:rPr>
      </w:pPr>
      <w:bookmarkStart w:id="1762" w:name="bookmark=id.1baon6m" w:colFirst="0" w:colLast="0"/>
      <w:bookmarkEnd w:id="1762"/>
      <w:r w:rsidRPr="00FF0611">
        <w:rPr>
          <w:rFonts w:ascii="Times New Roman" w:hAnsi="Times New Roman"/>
        </w:rPr>
        <w:t>For lots</w:t>
      </w:r>
    </w:p>
    <w:p w14:paraId="4332A973" w14:textId="1EEB650B" w:rsidR="00E3036A" w:rsidRPr="00FF0611" w:rsidRDefault="00ED34DD" w:rsidP="00E3036A">
      <w:pPr>
        <w:rPr>
          <w:lang w:val="en-GB"/>
        </w:rPr>
      </w:pPr>
      <w:r w:rsidRPr="00FF0611">
        <w:rPr>
          <w:rFonts w:ascii="Times New Roman" w:hAnsi="Times New Roman" w:cs="Times New Roman"/>
          <w:lang w:val="en-GB"/>
        </w:rPr>
        <w:t xml:space="preserve">A positive character of a procurement under a specific lot is reflected with </w:t>
      </w:r>
      <w:r w:rsidR="00E3036A" w:rsidRPr="004D0855">
        <w:rPr>
          <w:rFonts w:ascii="Times New Roman" w:eastAsia="Courier New" w:hAnsi="Times New Roman" w:cs="Times New Roman"/>
          <w:color w:val="DD1144"/>
          <w:shd w:val="clear" w:color="auto" w:fill="F3F3F3"/>
          <w:lang w:val="en-GB"/>
          <w:rPrChange w:id="1763" w:author="Alba Colomer Padrosa" w:date="2021-01-27T17:48:00Z">
            <w:rPr>
              <w:rFonts w:ascii="Courier New" w:eastAsia="Courier New" w:hAnsi="Courier New" w:cs="Courier New"/>
              <w:color w:val="000000"/>
              <w:lang w:val="en-GB"/>
            </w:rPr>
          </w:rPrChange>
        </w:rPr>
        <w:t>lot.status</w:t>
      </w:r>
      <w:r w:rsidR="00E3036A" w:rsidRPr="0041642B">
        <w:rPr>
          <w:rFonts w:ascii="Times New Roman" w:eastAsia="Courier New" w:hAnsi="Times New Roman" w:cs="Times New Roman"/>
          <w:color w:val="DD1144"/>
          <w:shd w:val="clear" w:color="auto" w:fill="F3F3F3"/>
          <w:lang w:val="en-GB"/>
          <w:rPrChange w:id="1764" w:author="Alba Colomer Padrosa" w:date="2021-01-27T18:24:00Z">
            <w:rPr>
              <w:rFonts w:ascii="Courier New" w:eastAsia="Courier New" w:hAnsi="Courier New" w:cs="Courier New"/>
              <w:color w:val="000000"/>
              <w:lang w:val="en-GB"/>
            </w:rPr>
          </w:rPrChange>
        </w:rPr>
        <w:t>: complete</w:t>
      </w:r>
      <w:r w:rsidR="00E3036A" w:rsidRPr="00FF0611">
        <w:rPr>
          <w:lang w:val="en-GB"/>
        </w:rPr>
        <w:t> </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4514C6FB" w14:textId="77777777" w:rsidTr="008F4EB7">
        <w:tc>
          <w:tcPr>
            <w:tcW w:w="8417" w:type="dxa"/>
            <w:tcMar>
              <w:right w:w="100" w:type="dxa"/>
            </w:tcMar>
          </w:tcPr>
          <w:p w14:paraId="099B7048"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2B2F22EB"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"lots"</w:t>
            </w:r>
            <w:r w:rsidRPr="00FF0611">
              <w:rPr>
                <w:rFonts w:ascii="Courier New" w:eastAsia="Courier New" w:hAnsi="Courier New" w:cs="Courier New"/>
                <w:color w:val="000000"/>
                <w:sz w:val="18"/>
                <w:szCs w:val="18"/>
                <w:lang w:val="en-GB"/>
              </w:rPr>
              <w:t>: [</w:t>
            </w:r>
          </w:p>
          <w:p w14:paraId="4A5B6404"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2F18D4B5"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"complete"</w:t>
            </w:r>
          </w:p>
          <w:p w14:paraId="66A4E2C4"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5E9C7030"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288CC5C"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1503D3F" w14:textId="45D8E8DE" w:rsidR="0041642B" w:rsidRPr="00FF0611" w:rsidRDefault="0041642B" w:rsidP="0041642B">
      <w:pPr>
        <w:pStyle w:val="Legenda"/>
        <w:jc w:val="center"/>
        <w:rPr>
          <w:ins w:id="1765" w:author="Alba Colomer Padrosa" w:date="2021-01-27T18:20:00Z"/>
          <w:rFonts w:ascii="Times New Roman" w:hAnsi="Times New Roman" w:cs="Times New Roman"/>
          <w:lang w:val="en-GB"/>
        </w:rPr>
      </w:pPr>
      <w:ins w:id="1766" w:author="Alba Colomer Padrosa" w:date="2021-01-27T18:20:00Z">
        <w:r w:rsidRPr="00FF0611">
          <w:rPr>
            <w:lang w:val="en-GB"/>
          </w:rPr>
          <w:t xml:space="preserve">Figure </w:t>
        </w:r>
      </w:ins>
      <w:r w:rsidRPr="00FF0611">
        <w:rPr>
          <w:lang w:val="en-GB"/>
        </w:rPr>
        <w:fldChar w:fldCharType="begin"/>
      </w:r>
      <w:r w:rsidRPr="00FF0611">
        <w:rPr>
          <w:lang w:val="en-GB"/>
        </w:rPr>
        <w:instrText xml:space="preserve"> SEQ Figure \* ARABIC </w:instrText>
      </w:r>
      <w:r w:rsidRPr="00FF0611">
        <w:rPr>
          <w:lang w:val="en-GB"/>
        </w:rPr>
        <w:fldChar w:fldCharType="separate"/>
      </w:r>
      <w:ins w:id="1767" w:author="Alba Colomer Padrosa" w:date="2021-01-27T18:21:00Z">
        <w:r>
          <w:rPr>
            <w:noProof/>
            <w:lang w:val="en-GB"/>
          </w:rPr>
          <w:t>68</w:t>
        </w:r>
      </w:ins>
      <w:del w:id="1768" w:author="Alba Colomer Padrosa" w:date="2021-01-27T18:21:00Z">
        <w:r w:rsidDel="0041642B">
          <w:rPr>
            <w:noProof/>
            <w:lang w:val="en-GB"/>
          </w:rPr>
          <w:delText>65</w:delText>
        </w:r>
      </w:del>
      <w:r w:rsidRPr="00FF0611">
        <w:rPr>
          <w:lang w:val="en-GB"/>
        </w:rPr>
        <w:fldChar w:fldCharType="end"/>
      </w:r>
      <w:ins w:id="1769" w:author="Alba Colomer Padrosa" w:date="2021-01-27T18:20:00Z">
        <w:r w:rsidRPr="00FF0611">
          <w:rPr>
            <w:lang w:val="en-GB"/>
          </w:rPr>
          <w:t xml:space="preserve"> – </w:t>
        </w:r>
        <w:r>
          <w:rPr>
            <w:lang w:val="en-GB"/>
          </w:rPr>
          <w:t>Successful lot</w:t>
        </w:r>
      </w:ins>
    </w:p>
    <w:p w14:paraId="492251B1" w14:textId="77777777" w:rsidR="00E3036A" w:rsidRPr="00FF0611" w:rsidRDefault="00E3036A" w:rsidP="00E3036A">
      <w:pPr>
        <w:rPr>
          <w:lang w:val="en-GB"/>
        </w:rPr>
      </w:pPr>
    </w:p>
    <w:p w14:paraId="44A4CA38" w14:textId="77777777" w:rsidR="00E3036A" w:rsidRPr="00FF0611" w:rsidRDefault="00E3036A" w:rsidP="005A0AA8">
      <w:pPr>
        <w:pStyle w:val="Akapitzlist"/>
        <w:numPr>
          <w:ilvl w:val="0"/>
          <w:numId w:val="47"/>
        </w:numPr>
        <w:rPr>
          <w:rFonts w:ascii="Times New Roman" w:hAnsi="Times New Roman"/>
        </w:rPr>
      </w:pPr>
      <w:bookmarkStart w:id="1770" w:name="bookmark=id.3vac5uf" w:colFirst="0" w:colLast="0"/>
      <w:bookmarkEnd w:id="1770"/>
      <w:r w:rsidRPr="00FF0611">
        <w:rPr>
          <w:rFonts w:ascii="Times New Roman" w:hAnsi="Times New Roman"/>
        </w:rPr>
        <w:t>For entire process</w:t>
      </w:r>
    </w:p>
    <w:p w14:paraId="5BCF1067" w14:textId="412ECB60" w:rsidR="00E3036A" w:rsidRPr="00FF0611" w:rsidRDefault="00ED34DD" w:rsidP="00E3036A">
      <w:pPr>
        <w:rPr>
          <w:lang w:val="en-GB"/>
        </w:rPr>
      </w:pPr>
      <w:r w:rsidRPr="00FF0611">
        <w:rPr>
          <w:rFonts w:ascii="Times New Roman" w:hAnsi="Times New Roman" w:cs="Times New Roman"/>
          <w:lang w:val="en-GB"/>
        </w:rPr>
        <w:t xml:space="preserve">A positive character of a procurement under an entire initiation (procurement process) is reflected with </w:t>
      </w:r>
      <w:r w:rsidR="00E3036A" w:rsidRPr="0041642B">
        <w:rPr>
          <w:rFonts w:ascii="Times New Roman" w:eastAsia="Courier New" w:hAnsi="Times New Roman" w:cs="Times New Roman"/>
          <w:color w:val="DD1144"/>
          <w:shd w:val="clear" w:color="auto" w:fill="F3F3F3"/>
          <w:lang w:val="en-GB"/>
          <w:rPrChange w:id="1771" w:author="Alba Colomer Padrosa" w:date="2021-01-27T18:24:00Z">
            <w:rPr>
              <w:rFonts w:ascii="Courier New" w:eastAsia="Courier New" w:hAnsi="Courier New" w:cs="Courier New"/>
              <w:color w:val="000000"/>
              <w:lang w:val="en-GB"/>
            </w:rPr>
          </w:rPrChange>
        </w:rPr>
        <w:t>tender.status: complete</w:t>
      </w:r>
      <w:r w:rsidR="00E3036A" w:rsidRPr="00FF0611">
        <w:rPr>
          <w:lang w:val="en-GB"/>
        </w:rPr>
        <w:t>.</w:t>
      </w:r>
    </w:p>
    <w:tbl>
      <w:tblPr>
        <w:tblW w:w="841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8417"/>
      </w:tblGrid>
      <w:tr w:rsidR="00E3036A" w:rsidRPr="00FF0611" w14:paraId="1446BD48" w14:textId="77777777" w:rsidTr="008F4EB7">
        <w:tc>
          <w:tcPr>
            <w:tcW w:w="8417" w:type="dxa"/>
            <w:tcMar>
              <w:right w:w="100" w:type="dxa"/>
            </w:tcMar>
          </w:tcPr>
          <w:p w14:paraId="31B52566"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p w14:paraId="0D68812A"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"tender"</w:t>
            </w:r>
            <w:r w:rsidRPr="00FF0611">
              <w:rPr>
                <w:rFonts w:ascii="Courier New" w:eastAsia="Courier New" w:hAnsi="Courier New" w:cs="Courier New"/>
                <w:color w:val="000000"/>
                <w:sz w:val="18"/>
                <w:szCs w:val="18"/>
                <w:lang w:val="en-GB"/>
              </w:rPr>
              <w:t>: {</w:t>
            </w:r>
          </w:p>
          <w:p w14:paraId="7D2FEA31"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r w:rsidRPr="00FF0611">
              <w:rPr>
                <w:rFonts w:ascii="Courier New" w:eastAsia="Courier New" w:hAnsi="Courier New" w:cs="Courier New"/>
                <w:color w:val="003366"/>
                <w:sz w:val="18"/>
                <w:szCs w:val="18"/>
                <w:lang w:val="en-GB"/>
              </w:rPr>
              <w:t>"status"</w:t>
            </w:r>
            <w:r w:rsidRPr="00FF0611">
              <w:rPr>
                <w:rFonts w:ascii="Courier New" w:eastAsia="Courier New" w:hAnsi="Courier New" w:cs="Courier New"/>
                <w:color w:val="000000"/>
                <w:sz w:val="18"/>
                <w:szCs w:val="18"/>
                <w:lang w:val="en-GB"/>
              </w:rPr>
              <w:t xml:space="preserve">: </w:t>
            </w:r>
            <w:r w:rsidRPr="00FF0611">
              <w:rPr>
                <w:rFonts w:ascii="Courier New" w:eastAsia="Courier New" w:hAnsi="Courier New" w:cs="Courier New"/>
                <w:color w:val="003366"/>
                <w:sz w:val="18"/>
                <w:szCs w:val="18"/>
                <w:lang w:val="en-GB"/>
              </w:rPr>
              <w:t>"complete"</w:t>
            </w:r>
          </w:p>
          <w:p w14:paraId="32385403"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  }</w:t>
            </w:r>
          </w:p>
          <w:p w14:paraId="35FBB475" w14:textId="77777777" w:rsidR="00E3036A" w:rsidRPr="00FF0611" w:rsidRDefault="00E3036A" w:rsidP="008F4EB7">
            <w:pPr>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FF0611">
              <w:rPr>
                <w:rFonts w:ascii="Courier New" w:eastAsia="Courier New" w:hAnsi="Courier New" w:cs="Courier New"/>
                <w:color w:val="000000"/>
                <w:sz w:val="18"/>
                <w:szCs w:val="18"/>
                <w:lang w:val="en-GB"/>
              </w:rPr>
              <w:t>}</w:t>
            </w:r>
          </w:p>
        </w:tc>
      </w:tr>
    </w:tbl>
    <w:p w14:paraId="2D6A7134" w14:textId="7D669383" w:rsidR="0041642B" w:rsidRPr="00FF0611" w:rsidRDefault="0041642B" w:rsidP="0041642B">
      <w:pPr>
        <w:pStyle w:val="Legenda"/>
        <w:jc w:val="center"/>
        <w:rPr>
          <w:rFonts w:ascii="Times New Roman" w:hAnsi="Times New Roman" w:cs="Times New Roman"/>
          <w:lang w:val="en-GB"/>
        </w:rPr>
      </w:pPr>
      <w:r w:rsidRPr="00FF0611">
        <w:rPr>
          <w:lang w:val="en-GB"/>
        </w:rPr>
        <w:t xml:space="preserve">Figure </w:t>
      </w:r>
      <w:r w:rsidRPr="00FF0611">
        <w:rPr>
          <w:lang w:val="en-GB"/>
        </w:rPr>
        <w:fldChar w:fldCharType="begin"/>
      </w:r>
      <w:r w:rsidRPr="00FF0611">
        <w:rPr>
          <w:lang w:val="en-GB"/>
        </w:rPr>
        <w:instrText xml:space="preserve"> SEQ Figure \* ARABIC </w:instrText>
      </w:r>
      <w:r w:rsidRPr="00FF0611">
        <w:rPr>
          <w:lang w:val="en-GB"/>
        </w:rPr>
        <w:fldChar w:fldCharType="separate"/>
      </w:r>
      <w:ins w:id="1772" w:author="Alba Colomer Padrosa" w:date="2021-01-27T18:21:00Z">
        <w:r>
          <w:rPr>
            <w:noProof/>
            <w:lang w:val="en-GB"/>
          </w:rPr>
          <w:t>69</w:t>
        </w:r>
      </w:ins>
      <w:del w:id="1773" w:author="Alba Colomer Padrosa" w:date="2021-01-27T18:21:00Z">
        <w:r w:rsidDel="0041642B">
          <w:rPr>
            <w:noProof/>
            <w:lang w:val="en-GB"/>
          </w:rPr>
          <w:delText>65</w:delText>
        </w:r>
      </w:del>
      <w:r w:rsidRPr="00FF0611">
        <w:rPr>
          <w:lang w:val="en-GB"/>
        </w:rPr>
        <w:fldChar w:fldCharType="end"/>
      </w:r>
      <w:r w:rsidRPr="00FF0611">
        <w:rPr>
          <w:lang w:val="en-GB"/>
        </w:rPr>
        <w:t xml:space="preserve"> – </w:t>
      </w:r>
      <w:r>
        <w:rPr>
          <w:lang w:val="en-GB"/>
        </w:rPr>
        <w:t>Successful tender</w:t>
      </w:r>
    </w:p>
    <w:p w14:paraId="66AE656A" w14:textId="77777777" w:rsidR="00D95FB8" w:rsidRPr="00FF0611" w:rsidRDefault="00D95FB8" w:rsidP="00241C30">
      <w:pPr>
        <w:spacing w:before="160"/>
        <w:rPr>
          <w:rFonts w:eastAsiaTheme="minorEastAsia"/>
          <w:lang w:val="en-GB"/>
        </w:rPr>
      </w:pPr>
      <w:bookmarkStart w:id="1774" w:name="_GoBack"/>
      <w:bookmarkEnd w:id="1774"/>
    </w:p>
    <w:sectPr w:rsidR="00D95FB8" w:rsidRPr="00FF0611" w:rsidSect="00F723A1">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34" w:author="Ekspert Reinvention" w:date="2021-02-04T12:00:00Z" w:initials="ER">
    <w:p w14:paraId="09B91F8D" w14:textId="3BA1C41B" w:rsidR="00C472C2" w:rsidRPr="00296132" w:rsidRDefault="00C472C2">
      <w:pPr>
        <w:pStyle w:val="Tekstkomentarza"/>
        <w:rPr>
          <w:lang w:val="en-US"/>
        </w:rPr>
      </w:pPr>
      <w:r>
        <w:rPr>
          <w:rStyle w:val="Odwoaniedokomentarza"/>
        </w:rPr>
        <w:annotationRef/>
      </w:r>
      <w:r w:rsidRPr="00296132">
        <w:rPr>
          <w:lang w:val="en-US"/>
        </w:rPr>
        <w:t>This is an example of propoerly formulated document objective. The title fully compliant the text in the chapter.</w:t>
      </w:r>
    </w:p>
  </w:comment>
  <w:comment w:id="945" w:author="Ekspert Reinvention" w:date="2021-02-04T12:02:00Z" w:initials="ER">
    <w:p w14:paraId="3F9AA48A" w14:textId="78691DDC" w:rsidR="00C472C2" w:rsidRPr="00296132" w:rsidRDefault="00C472C2">
      <w:pPr>
        <w:pStyle w:val="Tekstkomentarza"/>
        <w:rPr>
          <w:lang w:val="en-US"/>
        </w:rPr>
      </w:pPr>
      <w:r>
        <w:rPr>
          <w:rStyle w:val="Odwoaniedokomentarza"/>
        </w:rPr>
        <w:annotationRef/>
      </w:r>
      <w:r w:rsidRPr="00296132">
        <w:rPr>
          <w:lang w:val="en-US"/>
        </w:rPr>
        <w:t>Reviewers have no access to referred Huddle document</w:t>
      </w:r>
    </w:p>
  </w:comment>
  <w:comment w:id="946" w:author="Ekspert Reinvention" w:date="2021-03-02T08:51:00Z" w:initials="ER">
    <w:p w14:paraId="15412E31" w14:textId="7CEB8510" w:rsidR="002946D5" w:rsidRPr="002946D5" w:rsidRDefault="002946D5">
      <w:pPr>
        <w:pStyle w:val="Tekstkomentarza"/>
        <w:rPr>
          <w:lang w:val="pl-PL"/>
        </w:rPr>
      </w:pPr>
      <w:r>
        <w:rPr>
          <w:rStyle w:val="Odwoaniedokomentarza"/>
        </w:rPr>
        <w:annotationRef/>
      </w:r>
      <w:r>
        <w:rPr>
          <w:lang w:val="pl-PL"/>
        </w:rPr>
        <w:t>Ok. Fixed</w:t>
      </w:r>
    </w:p>
  </w:comment>
  <w:comment w:id="951" w:author="Ekspert Reinvention" w:date="2021-02-04T12:08:00Z" w:initials="ER">
    <w:p w14:paraId="35B99717" w14:textId="77BE4778" w:rsidR="00C472C2" w:rsidRPr="00296132" w:rsidRDefault="00C472C2">
      <w:pPr>
        <w:pStyle w:val="Tekstkomentarza"/>
        <w:rPr>
          <w:lang w:val="en-US"/>
        </w:rPr>
      </w:pPr>
      <w:r>
        <w:rPr>
          <w:rStyle w:val="Odwoaniedokomentarza"/>
        </w:rPr>
        <w:annotationRef/>
      </w:r>
      <w:r w:rsidRPr="00296132">
        <w:rPr>
          <w:lang w:val="en-US"/>
        </w:rPr>
        <w:t>We expected citation or link(s).</w:t>
      </w:r>
    </w:p>
  </w:comment>
  <w:comment w:id="952" w:author="Ekspert Reinvention" w:date="2021-03-02T08:51:00Z" w:initials="ER">
    <w:p w14:paraId="64E7C40A" w14:textId="7A0F545A" w:rsidR="002946D5" w:rsidRPr="002946D5" w:rsidRDefault="002946D5">
      <w:pPr>
        <w:pStyle w:val="Tekstkomentarza"/>
        <w:rPr>
          <w:lang w:val="pl-PL"/>
        </w:rPr>
      </w:pPr>
      <w:r>
        <w:rPr>
          <w:rStyle w:val="Odwoaniedokomentarza"/>
        </w:rPr>
        <w:annotationRef/>
      </w:r>
      <w:r>
        <w:rPr>
          <w:lang w:val="pl-PL"/>
        </w:rPr>
        <w:t>Not fixed</w:t>
      </w:r>
    </w:p>
  </w:comment>
  <w:comment w:id="966" w:author="Ekspert Reinvention" w:date="2021-02-04T12:15:00Z" w:initials="ER">
    <w:p w14:paraId="7F9D0715" w14:textId="22401F49" w:rsidR="00C472C2" w:rsidRPr="00296132" w:rsidRDefault="00C472C2">
      <w:pPr>
        <w:pStyle w:val="Tekstkomentarza"/>
        <w:rPr>
          <w:lang w:val="en-US"/>
        </w:rPr>
      </w:pPr>
      <w:r>
        <w:rPr>
          <w:rStyle w:val="Odwoaniedokomentarza"/>
        </w:rPr>
        <w:annotationRef/>
      </w:r>
      <w:r w:rsidRPr="00296132">
        <w:rPr>
          <w:lang w:val="en-US"/>
        </w:rPr>
        <w:t>Please consider to attach diagram as the pdf, vector file. It is not easy to read in printer version due to miniature text labels.</w:t>
      </w:r>
    </w:p>
  </w:comment>
  <w:comment w:id="973" w:author="Ekspert Reinvention" w:date="2021-02-04T12:12:00Z" w:initials="ER">
    <w:p w14:paraId="068138BF" w14:textId="3472623A" w:rsidR="00C472C2" w:rsidRPr="00296132" w:rsidRDefault="00C472C2">
      <w:pPr>
        <w:pStyle w:val="Tekstkomentarza"/>
        <w:rPr>
          <w:lang w:val="en-US"/>
        </w:rPr>
      </w:pPr>
      <w:r>
        <w:rPr>
          <w:rStyle w:val="Odwoaniedokomentarza"/>
        </w:rPr>
        <w:annotationRef/>
      </w:r>
      <w:r w:rsidRPr="00296132">
        <w:rPr>
          <w:lang w:val="en-US"/>
        </w:rPr>
        <w:t>Kindly ask to reorder acronym list in alphabetical order as in the previously delivered report – it will make it much more easier for use in the diagram interpretation.</w:t>
      </w:r>
    </w:p>
  </w:comment>
  <w:comment w:id="974" w:author="Ekspert Reinvention" w:date="2021-02-04T12:39:00Z" w:initials="ER">
    <w:p w14:paraId="14E954CF" w14:textId="1A9D9026" w:rsidR="00C472C2" w:rsidRPr="00296132" w:rsidRDefault="00C472C2">
      <w:pPr>
        <w:pStyle w:val="Tekstkomentarza"/>
        <w:rPr>
          <w:lang w:val="en-US"/>
        </w:rPr>
      </w:pPr>
      <w:r>
        <w:rPr>
          <w:rStyle w:val="Odwoaniedokomentarza"/>
        </w:rPr>
        <w:annotationRef/>
      </w:r>
      <w:r w:rsidRPr="00296132">
        <w:rPr>
          <w:lang w:val="en-US"/>
        </w:rPr>
        <w:t>Please add one sentence comment, that dataflow is presented in the next chapter.</w:t>
      </w:r>
    </w:p>
  </w:comment>
  <w:comment w:id="975" w:author="Ekspert Reinvention" w:date="2021-02-04T12:17:00Z" w:initials="ER">
    <w:p w14:paraId="19BC4A68" w14:textId="72D45127" w:rsidR="00C472C2" w:rsidRPr="00296132" w:rsidRDefault="00C472C2">
      <w:pPr>
        <w:pStyle w:val="Tekstkomentarza"/>
        <w:rPr>
          <w:lang w:val="en-US"/>
        </w:rPr>
      </w:pPr>
      <w:r>
        <w:rPr>
          <w:rStyle w:val="Odwoaniedokomentarza"/>
        </w:rPr>
        <w:annotationRef/>
      </w:r>
      <w:r w:rsidRPr="00296132">
        <w:rPr>
          <w:lang w:val="en-US"/>
        </w:rPr>
        <w:t>…ammount of funds…? Keep consitency with FS definition</w:t>
      </w:r>
    </w:p>
  </w:comment>
  <w:comment w:id="976" w:author="Ekspert Reinvention" w:date="2021-03-02T08:53:00Z" w:initials="ER">
    <w:p w14:paraId="55494630" w14:textId="0E89DA65" w:rsidR="002946D5" w:rsidRPr="002946D5" w:rsidRDefault="002946D5">
      <w:pPr>
        <w:pStyle w:val="Tekstkomentarza"/>
        <w:rPr>
          <w:lang w:val="pl-PL"/>
        </w:rPr>
      </w:pPr>
      <w:r>
        <w:rPr>
          <w:rStyle w:val="Odwoaniedokomentarza"/>
        </w:rPr>
        <w:annotationRef/>
      </w:r>
      <w:r>
        <w:rPr>
          <w:lang w:val="pl-PL"/>
        </w:rPr>
        <w:t>Ok. Fixed.</w:t>
      </w:r>
    </w:p>
  </w:comment>
  <w:comment w:id="977" w:author="Ekspert Reinvention" w:date="2021-02-04T12:19:00Z" w:initials="ER">
    <w:p w14:paraId="04937022" w14:textId="53362688" w:rsidR="00C472C2" w:rsidRPr="00296132" w:rsidRDefault="00C472C2">
      <w:pPr>
        <w:pStyle w:val="Tekstkomentarza"/>
        <w:rPr>
          <w:lang w:val="en-US"/>
        </w:rPr>
      </w:pPr>
      <w:r>
        <w:rPr>
          <w:rStyle w:val="Odwoaniedokomentarza"/>
        </w:rPr>
        <w:annotationRef/>
      </w:r>
      <w:r w:rsidRPr="00296132">
        <w:rPr>
          <w:lang w:val="en-US"/>
        </w:rPr>
        <w:t>If we interpret this statement properly the processs deliver control parameter to set semaphores in your workflow, are we right?</w:t>
      </w:r>
    </w:p>
  </w:comment>
  <w:comment w:id="978" w:author="Ekspert Reinvention" w:date="2021-03-02T08:55:00Z" w:initials="ER">
    <w:p w14:paraId="69129FF0" w14:textId="3AB0BA86" w:rsidR="002946D5" w:rsidRDefault="002946D5">
      <w:pPr>
        <w:pStyle w:val="Tekstkomentarza"/>
      </w:pPr>
      <w:r>
        <w:rPr>
          <w:rStyle w:val="Odwoaniedokomentarza"/>
        </w:rPr>
        <w:annotationRef/>
      </w:r>
      <w:r w:rsidRPr="002946D5">
        <w:t>Not commented on or unexplained</w:t>
      </w:r>
    </w:p>
  </w:comment>
  <w:comment w:id="979" w:author="Ekspert Reinvention" w:date="2021-02-04T12:24:00Z" w:initials="ER">
    <w:p w14:paraId="41F7991B" w14:textId="43C0622F" w:rsidR="00C472C2" w:rsidRPr="00296132" w:rsidRDefault="00C472C2">
      <w:pPr>
        <w:pStyle w:val="Tekstkomentarza"/>
        <w:rPr>
          <w:lang w:val="en-US"/>
        </w:rPr>
      </w:pPr>
      <w:r>
        <w:rPr>
          <w:rStyle w:val="Odwoaniedokomentarza"/>
        </w:rPr>
        <w:annotationRef/>
      </w:r>
      <w:r w:rsidRPr="00296132">
        <w:rPr>
          <w:lang w:val="en-US"/>
        </w:rPr>
        <w:t>Please attach the printscreen of exemplary Aggregation demand notice</w:t>
      </w:r>
    </w:p>
  </w:comment>
  <w:comment w:id="980" w:author="Ekspert Reinvention" w:date="2021-03-02T08:54:00Z" w:initials="ER">
    <w:p w14:paraId="441095DA" w14:textId="59F68246" w:rsidR="002946D5" w:rsidRDefault="002946D5">
      <w:pPr>
        <w:pStyle w:val="Tekstkomentarza"/>
      </w:pPr>
      <w:r>
        <w:rPr>
          <w:rStyle w:val="Odwoaniedokomentarza"/>
        </w:rPr>
        <w:annotationRef/>
      </w:r>
      <w:r w:rsidRPr="002946D5">
        <w:t>Not commented on or unexplained</w:t>
      </w:r>
    </w:p>
  </w:comment>
  <w:comment w:id="981" w:author="Ekspert Reinvention" w:date="2021-02-04T12:27:00Z" w:initials="ER">
    <w:p w14:paraId="6B7A9E8F" w14:textId="6814B6C2" w:rsidR="00C472C2" w:rsidRPr="00296132" w:rsidRDefault="00C472C2">
      <w:pPr>
        <w:pStyle w:val="Tekstkomentarza"/>
        <w:rPr>
          <w:lang w:val="en-US"/>
        </w:rPr>
      </w:pPr>
      <w:r>
        <w:rPr>
          <w:rStyle w:val="Odwoaniedokomentarza"/>
        </w:rPr>
        <w:annotationRef/>
      </w:r>
      <w:r w:rsidRPr="00296132">
        <w:rPr>
          <w:lang w:val="en-US"/>
        </w:rPr>
        <w:t>It is related to the total contract or entity pertains to lots?</w:t>
      </w:r>
    </w:p>
  </w:comment>
  <w:comment w:id="982" w:author="Ekspert Reinvention" w:date="2021-03-02T08:56:00Z" w:initials="ER">
    <w:p w14:paraId="607CA57F" w14:textId="6AF8D61A"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990" w:author="Ekspert Reinvention" w:date="2021-02-04T17:16:00Z" w:initials="ER">
    <w:p w14:paraId="7E1AE213" w14:textId="4159B2AB" w:rsidR="00C472C2" w:rsidRPr="00296132" w:rsidRDefault="00C472C2">
      <w:pPr>
        <w:pStyle w:val="Tekstkomentarza"/>
        <w:rPr>
          <w:lang w:val="en-US"/>
        </w:rPr>
      </w:pPr>
      <w:r>
        <w:rPr>
          <w:rStyle w:val="Odwoaniedokomentarza"/>
        </w:rPr>
        <w:annotationRef/>
      </w:r>
      <w:r w:rsidRPr="00296132">
        <w:rPr>
          <w:lang w:val="en-US"/>
        </w:rPr>
        <w:t xml:space="preserve">Table shows more: main actors and their interelation </w:t>
      </w:r>
    </w:p>
  </w:comment>
  <w:comment w:id="991" w:author="Ekspert Reinvention" w:date="2021-03-02T08:57:00Z" w:initials="ER">
    <w:p w14:paraId="71C5CA84" w14:textId="356EF5CE"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999" w:author="Ekspert Reinvention" w:date="2021-02-04T12:42:00Z" w:initials="ER">
    <w:p w14:paraId="3C104C24" w14:textId="4F304E74" w:rsidR="00C472C2" w:rsidRPr="00296132" w:rsidRDefault="00C472C2">
      <w:pPr>
        <w:pStyle w:val="Tekstkomentarza"/>
        <w:rPr>
          <w:lang w:val="en-US"/>
        </w:rPr>
      </w:pPr>
      <w:r>
        <w:rPr>
          <w:rStyle w:val="Odwoaniedokomentarza"/>
        </w:rPr>
        <w:annotationRef/>
      </w:r>
      <w:r w:rsidRPr="00296132">
        <w:rPr>
          <w:lang w:val="en-US"/>
        </w:rPr>
        <w:t>Already checked. Clear, describing end-to-end process for FA</w:t>
      </w:r>
    </w:p>
  </w:comment>
  <w:comment w:id="998" w:author="Ekspert Reinvention" w:date="2021-02-04T17:37:00Z" w:initials="ER">
    <w:p w14:paraId="11A40866" w14:textId="77777777" w:rsidR="00C472C2" w:rsidRPr="00296132" w:rsidRDefault="00C472C2">
      <w:pPr>
        <w:pStyle w:val="Tekstkomentarza"/>
        <w:rPr>
          <w:lang w:val="en-US"/>
        </w:rPr>
      </w:pPr>
      <w:r>
        <w:rPr>
          <w:rStyle w:val="Odwoaniedokomentarza"/>
        </w:rPr>
        <w:annotationRef/>
      </w:r>
      <w:r w:rsidRPr="00296132">
        <w:rPr>
          <w:lang w:val="en-US"/>
        </w:rPr>
        <w:t>Suggestion for future documentation. Such digram is difficult for interpretation for non-technical people. This is natural consequences of complexity. Please consider to write narrative User Story in plain language describing the main flow and action performed by main agents (systems and actors):</w:t>
      </w:r>
    </w:p>
    <w:p w14:paraId="5CA8028C" w14:textId="77777777" w:rsidR="00C472C2" w:rsidRPr="00296132" w:rsidRDefault="00C472C2">
      <w:pPr>
        <w:pStyle w:val="Tekstkomentarza"/>
        <w:rPr>
          <w:lang w:val="en-US"/>
        </w:rPr>
      </w:pPr>
    </w:p>
    <w:p w14:paraId="19AC6A18" w14:textId="1AAAFAC5" w:rsidR="00C472C2" w:rsidRPr="00296132" w:rsidRDefault="00C472C2">
      <w:pPr>
        <w:pStyle w:val="Tekstkomentarza"/>
        <w:rPr>
          <w:lang w:val="en-US"/>
        </w:rPr>
      </w:pPr>
      <w:r w:rsidRPr="00296132">
        <w:rPr>
          <w:lang w:val="en-US"/>
        </w:rPr>
        <w:t xml:space="preserve">Example: Process starts when Contract Notice is issued. As the answer usually set of EoI document is received. Sometimes reason for modification is detected or initiated by CPB and then…. (etc.) </w:t>
      </w:r>
    </w:p>
    <w:p w14:paraId="19DD1DB6" w14:textId="77777777" w:rsidR="00C472C2" w:rsidRPr="00296132" w:rsidRDefault="00C472C2">
      <w:pPr>
        <w:pStyle w:val="Tekstkomentarza"/>
        <w:rPr>
          <w:lang w:val="en-US"/>
        </w:rPr>
      </w:pPr>
    </w:p>
    <w:p w14:paraId="305BE065" w14:textId="4C66933E" w:rsidR="00C472C2" w:rsidRPr="00296132" w:rsidRDefault="00C472C2">
      <w:pPr>
        <w:pStyle w:val="Tekstkomentarza"/>
        <w:rPr>
          <w:lang w:val="en-US"/>
        </w:rPr>
      </w:pPr>
      <w:r w:rsidRPr="00296132">
        <w:rPr>
          <w:lang w:val="en-US"/>
        </w:rPr>
        <w:t xml:space="preserve">The success key is to use plain language as well as strict usage of the terms exclusively from BPMN activity names and annotations </w:t>
      </w:r>
    </w:p>
  </w:comment>
  <w:comment w:id="1005" w:author="Ekspert Reinvention" w:date="2021-02-04T19:34:00Z" w:initials="ER">
    <w:p w14:paraId="6E7D3AD6" w14:textId="35847427" w:rsidR="00C472C2" w:rsidRPr="00296132" w:rsidRDefault="00C472C2">
      <w:pPr>
        <w:pStyle w:val="Tekstkomentarza"/>
        <w:rPr>
          <w:lang w:val="en-US"/>
        </w:rPr>
      </w:pPr>
      <w:r>
        <w:rPr>
          <w:rStyle w:val="Odwoaniedokomentarza"/>
        </w:rPr>
        <w:annotationRef/>
      </w:r>
      <w:r w:rsidRPr="00296132">
        <w:rPr>
          <w:lang w:val="en-US"/>
        </w:rPr>
        <w:t>Please consider a bit more friendly explanation of the basic terms used in this doumentation – just for non-technical readers. Examples:</w:t>
      </w:r>
    </w:p>
    <w:p w14:paraId="4E89363B" w14:textId="77777777" w:rsidR="00C472C2" w:rsidRPr="00296132" w:rsidRDefault="00C472C2" w:rsidP="003B5DF7">
      <w:pPr>
        <w:pStyle w:val="Tekstkomentarza"/>
        <w:rPr>
          <w:lang w:val="en-US"/>
        </w:rPr>
      </w:pPr>
    </w:p>
    <w:p w14:paraId="20E97260" w14:textId="717C745E" w:rsidR="00C472C2" w:rsidRPr="00296132" w:rsidRDefault="00C472C2" w:rsidP="003B5DF7">
      <w:pPr>
        <w:pStyle w:val="Tekstkomentarza"/>
        <w:rPr>
          <w:i/>
          <w:lang w:val="en-US"/>
        </w:rPr>
      </w:pPr>
      <w:r w:rsidRPr="00296132">
        <w:rPr>
          <w:i/>
          <w:lang w:val="en-US"/>
        </w:rPr>
        <w:t>The record package schema describes the structure of the container for publishing records. The contents of a record are based on the release schema. The package contains important metadata.</w:t>
      </w:r>
    </w:p>
    <w:p w14:paraId="36D59661" w14:textId="77777777" w:rsidR="00C472C2" w:rsidRPr="00296132" w:rsidRDefault="00C472C2" w:rsidP="003B5DF7">
      <w:pPr>
        <w:pStyle w:val="Tekstkomentarza"/>
        <w:rPr>
          <w:i/>
          <w:lang w:val="en-US"/>
        </w:rPr>
      </w:pPr>
    </w:p>
    <w:p w14:paraId="2E55F975" w14:textId="71FDB7C2" w:rsidR="00C472C2" w:rsidRPr="00296132" w:rsidRDefault="00C472C2" w:rsidP="003B5DF7">
      <w:pPr>
        <w:pStyle w:val="Tekstkomentarza"/>
        <w:rPr>
          <w:i/>
          <w:lang w:val="en-US"/>
        </w:rPr>
      </w:pPr>
      <w:r w:rsidRPr="00296132">
        <w:rPr>
          <w:i/>
          <w:lang w:val="en-US"/>
        </w:rPr>
        <w:t>A separate, auto-generated versioned release schema is provided for validating versioned releases within records for different tenders…</w:t>
      </w:r>
    </w:p>
    <w:p w14:paraId="2D7F9074" w14:textId="797BB9E6" w:rsidR="00C472C2" w:rsidRPr="00296132" w:rsidRDefault="00C472C2" w:rsidP="003B5DF7">
      <w:pPr>
        <w:pStyle w:val="Tekstkomentarza"/>
        <w:rPr>
          <w:lang w:val="en-US"/>
        </w:rPr>
      </w:pPr>
    </w:p>
    <w:p w14:paraId="1A97A1D2" w14:textId="76CA92E1" w:rsidR="00C472C2" w:rsidRPr="00296132" w:rsidRDefault="00C472C2" w:rsidP="003B5DF7">
      <w:pPr>
        <w:pStyle w:val="Tekstkomentarza"/>
        <w:rPr>
          <w:lang w:val="en-US"/>
        </w:rPr>
      </w:pPr>
      <w:r w:rsidRPr="00296132">
        <w:rPr>
          <w:lang w:val="en-US"/>
        </w:rPr>
        <w:t>Or something like that….</w:t>
      </w:r>
    </w:p>
    <w:p w14:paraId="467180C5" w14:textId="77777777" w:rsidR="00C472C2" w:rsidRPr="00296132" w:rsidRDefault="00C472C2">
      <w:pPr>
        <w:pStyle w:val="Tekstkomentarza"/>
        <w:rPr>
          <w:lang w:val="en-US"/>
        </w:rPr>
      </w:pPr>
    </w:p>
  </w:comment>
  <w:comment w:id="1007" w:author="Ekspert Reinvention" w:date="2021-02-04T16:59:00Z" w:initials="ER">
    <w:p w14:paraId="57F39299" w14:textId="79C1400C" w:rsidR="00C472C2" w:rsidRDefault="00C472C2">
      <w:pPr>
        <w:pStyle w:val="Tekstkomentarza"/>
        <w:rPr>
          <w:lang w:val="pl-PL"/>
        </w:rPr>
      </w:pPr>
      <w:r>
        <w:rPr>
          <w:rStyle w:val="Odwoaniedokomentarza"/>
        </w:rPr>
        <w:annotationRef/>
      </w:r>
      <w:r w:rsidRPr="00296132">
        <w:rPr>
          <w:lang w:val="en-US"/>
        </w:rPr>
        <w:t xml:space="preserve">Relationship are clear and logical. Please consider add attachment with explanation for all literals using in package schemata and diagrams. One of them are selfexplanatory but others invoke doubts in the context of usage. </w:t>
      </w:r>
      <w:r>
        <w:rPr>
          <w:lang w:val="pl-PL"/>
        </w:rPr>
        <w:t>Example for FS-2-1:</w:t>
      </w:r>
    </w:p>
    <w:p w14:paraId="49661F8B" w14:textId="0EFFC1F3" w:rsidR="00C472C2" w:rsidRPr="00296132" w:rsidRDefault="00C472C2" w:rsidP="002D101B">
      <w:pPr>
        <w:pStyle w:val="Tekstkomentarza"/>
        <w:numPr>
          <w:ilvl w:val="0"/>
          <w:numId w:val="51"/>
        </w:numPr>
        <w:rPr>
          <w:lang w:val="en-US"/>
        </w:rPr>
      </w:pPr>
      <w:r w:rsidRPr="00296132">
        <w:rPr>
          <w:b/>
          <w:lang w:val="en-US"/>
        </w:rPr>
        <w:t>AmountRequested</w:t>
      </w:r>
      <w:r w:rsidRPr="00296132">
        <w:rPr>
          <w:lang w:val="en-US"/>
        </w:rPr>
        <w:t xml:space="preserve"> is a good, selfexplanatory name, consistent with previouly presented models (ERD, DFD)</w:t>
      </w:r>
    </w:p>
    <w:p w14:paraId="04C049E4" w14:textId="1C079682" w:rsidR="00C472C2" w:rsidRPr="00296132" w:rsidRDefault="00C472C2" w:rsidP="002D101B">
      <w:pPr>
        <w:pStyle w:val="Tekstkomentarza"/>
        <w:numPr>
          <w:ilvl w:val="0"/>
          <w:numId w:val="51"/>
        </w:numPr>
        <w:rPr>
          <w:lang w:val="en-US"/>
        </w:rPr>
      </w:pPr>
      <w:r w:rsidRPr="00296132">
        <w:rPr>
          <w:lang w:val="en-US"/>
        </w:rPr>
        <w:t xml:space="preserve"> </w:t>
      </w:r>
      <w:r w:rsidRPr="00296132">
        <w:rPr>
          <w:b/>
          <w:lang w:val="en-US"/>
        </w:rPr>
        <w:t>Amount</w:t>
      </w:r>
      <w:r w:rsidRPr="00296132">
        <w:rPr>
          <w:lang w:val="en-US"/>
        </w:rPr>
        <w:t xml:space="preserve"> is not clear (amount offered?)</w:t>
      </w:r>
    </w:p>
    <w:p w14:paraId="6A25A91A" w14:textId="62E21475" w:rsidR="00C472C2" w:rsidRPr="00296132" w:rsidRDefault="00C472C2" w:rsidP="002D101B">
      <w:pPr>
        <w:pStyle w:val="Tekstkomentarza"/>
        <w:rPr>
          <w:lang w:val="en-US"/>
        </w:rPr>
      </w:pPr>
    </w:p>
    <w:p w14:paraId="1637C704" w14:textId="390DFA0B" w:rsidR="00C472C2" w:rsidRPr="00296132" w:rsidRDefault="00C472C2" w:rsidP="002D101B">
      <w:pPr>
        <w:pStyle w:val="Tekstkomentarza"/>
        <w:rPr>
          <w:lang w:val="en-US"/>
        </w:rPr>
      </w:pPr>
      <w:r w:rsidRPr="00296132">
        <w:rPr>
          <w:lang w:val="en-US"/>
        </w:rPr>
        <w:t>It pertains to the whole tehnical doumentation</w:t>
      </w:r>
    </w:p>
    <w:p w14:paraId="03DBE50D" w14:textId="77777777" w:rsidR="00C472C2" w:rsidRPr="00296132" w:rsidRDefault="00C472C2">
      <w:pPr>
        <w:pStyle w:val="Tekstkomentarza"/>
        <w:rPr>
          <w:lang w:val="en-US"/>
        </w:rPr>
      </w:pPr>
    </w:p>
  </w:comment>
  <w:comment w:id="1009" w:author="Ekspert Reinvention" w:date="2021-03-02T08:58:00Z" w:initials="ER">
    <w:p w14:paraId="726E4A72" w14:textId="298E6B80"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08" w:author="Ekspert Reinvention" w:date="2021-02-04T17:05:00Z" w:initials="ER">
    <w:p w14:paraId="556A0E1F" w14:textId="15EBAC1F" w:rsidR="00C472C2" w:rsidRPr="00296132" w:rsidRDefault="00C472C2">
      <w:pPr>
        <w:pStyle w:val="Tekstkomentarza"/>
        <w:rPr>
          <w:lang w:val="en-US"/>
        </w:rPr>
      </w:pPr>
      <w:r>
        <w:rPr>
          <w:rStyle w:val="Odwoaniedokomentarza"/>
        </w:rPr>
        <w:annotationRef/>
      </w:r>
      <w:r w:rsidRPr="00296132">
        <w:rPr>
          <w:lang w:val="en-US"/>
        </w:rPr>
        <w:t>Please add simple explanation for the symbols in relations used in diagram for non-technical specialist.</w:t>
      </w:r>
    </w:p>
    <w:p w14:paraId="0D36EDEB" w14:textId="1BB1AD35" w:rsidR="00C472C2" w:rsidRPr="00296132" w:rsidRDefault="00C472C2">
      <w:pPr>
        <w:pStyle w:val="Tekstkomentarza"/>
        <w:rPr>
          <w:lang w:val="en-US"/>
        </w:rPr>
      </w:pPr>
      <w:r w:rsidRPr="00296132">
        <w:rPr>
          <w:lang w:val="en-US"/>
        </w:rPr>
        <w:t>It must be absolutely clear when Authors use 1-1 relation, 0-1 or 1-to-many</w:t>
      </w:r>
    </w:p>
  </w:comment>
  <w:comment w:id="1010" w:author="Ekspert Reinvention" w:date="2021-03-02T08:59:00Z" w:initials="ER">
    <w:p w14:paraId="0D0A1A20" w14:textId="73C728D0"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11" w:author="Ekspert Reinvention" w:date="2021-02-04T17:52:00Z" w:initials="ER">
    <w:p w14:paraId="2339702B" w14:textId="0F4054F6" w:rsidR="00C472C2" w:rsidRPr="00296132" w:rsidRDefault="00C472C2">
      <w:pPr>
        <w:pStyle w:val="Tekstkomentarza"/>
        <w:rPr>
          <w:lang w:val="en-US"/>
        </w:rPr>
      </w:pPr>
      <w:r>
        <w:rPr>
          <w:rStyle w:val="Odwoaniedokomentarza"/>
        </w:rPr>
        <w:annotationRef/>
      </w:r>
      <w:r w:rsidRPr="00296132">
        <w:rPr>
          <w:lang w:val="en-US"/>
        </w:rPr>
        <w:t>Please add explanation for connector terminals (arrows and diamonds)</w:t>
      </w:r>
    </w:p>
  </w:comment>
  <w:comment w:id="1012" w:author="Ekspert Reinvention" w:date="2021-03-02T08:59:00Z" w:initials="ER">
    <w:p w14:paraId="7CE1AEE7" w14:textId="003CBF12"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30" w:author="Ekspert Reinvention" w:date="2021-02-04T17:50:00Z" w:initials="ER">
    <w:p w14:paraId="2F7723EA" w14:textId="4E4B0C39" w:rsidR="00C472C2" w:rsidRPr="00296132" w:rsidRDefault="00C472C2">
      <w:pPr>
        <w:pStyle w:val="Tekstkomentarza"/>
        <w:rPr>
          <w:lang w:val="en-US"/>
        </w:rPr>
      </w:pPr>
      <w:r>
        <w:rPr>
          <w:rStyle w:val="Odwoaniedokomentarza"/>
        </w:rPr>
        <w:annotationRef/>
      </w:r>
      <w:r w:rsidRPr="00296132">
        <w:rPr>
          <w:lang w:val="en-US"/>
        </w:rPr>
        <w:t>What code means? As the term from OCDS Code List?</w:t>
      </w:r>
    </w:p>
  </w:comment>
  <w:comment w:id="1031" w:author="Ekspert Reinvention" w:date="2021-03-02T08:59:00Z" w:initials="ER">
    <w:p w14:paraId="0AEDADDC" w14:textId="6787E899"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44" w:author="Ekspert Reinvention" w:date="2021-02-04T18:32:00Z" w:initials="ER">
    <w:p w14:paraId="1301037A" w14:textId="4719E856" w:rsidR="00C472C2" w:rsidRPr="00296132" w:rsidRDefault="00C472C2">
      <w:pPr>
        <w:pStyle w:val="Tekstkomentarza"/>
        <w:rPr>
          <w:lang w:val="en-US"/>
        </w:rPr>
      </w:pPr>
      <w:r>
        <w:rPr>
          <w:rStyle w:val="Odwoaniedokomentarza"/>
        </w:rPr>
        <w:annotationRef/>
      </w:r>
      <w:r w:rsidRPr="00296132">
        <w:rPr>
          <w:lang w:val="en-US"/>
        </w:rPr>
        <w:t>Valid reference</w:t>
      </w:r>
    </w:p>
  </w:comment>
  <w:comment w:id="1045" w:author="Ekspert Reinvention" w:date="2021-02-05T10:28:00Z" w:initials="ER">
    <w:p w14:paraId="2B84D34A" w14:textId="5AAE90D0" w:rsidR="00C472C2" w:rsidRPr="00296132" w:rsidRDefault="00C472C2">
      <w:pPr>
        <w:pStyle w:val="Tekstkomentarza"/>
        <w:rPr>
          <w:lang w:val="en-US"/>
        </w:rPr>
      </w:pPr>
      <w:r>
        <w:rPr>
          <w:rStyle w:val="Odwoaniedokomentarza"/>
        </w:rPr>
        <w:annotationRef/>
      </w:r>
      <w:r w:rsidRPr="00296132">
        <w:rPr>
          <w:lang w:val="en-US"/>
        </w:rPr>
        <w:t>The link is proper</w:t>
      </w:r>
    </w:p>
  </w:comment>
  <w:comment w:id="1046" w:author="Ekspert Reinvention" w:date="2021-02-05T10:30:00Z" w:initials="ER">
    <w:p w14:paraId="1D7AB949" w14:textId="2C804CD3" w:rsidR="00C472C2" w:rsidRPr="00296132" w:rsidRDefault="00C472C2">
      <w:pPr>
        <w:pStyle w:val="Tekstkomentarza"/>
        <w:rPr>
          <w:lang w:val="en-US"/>
        </w:rPr>
      </w:pPr>
      <w:r>
        <w:rPr>
          <w:rStyle w:val="Odwoaniedokomentarza"/>
        </w:rPr>
        <w:annotationRef/>
      </w:r>
      <w:r w:rsidRPr="00296132">
        <w:rPr>
          <w:lang w:val="en-US"/>
        </w:rPr>
        <w:t xml:space="preserve">Better reference than existing one is </w:t>
      </w:r>
      <w:hyperlink r:id="rId1" w:anchor="tender" w:history="1">
        <w:r w:rsidRPr="00296132">
          <w:rPr>
            <w:rStyle w:val="Hipercze"/>
            <w:rFonts w:asciiTheme="minorHAnsi" w:hAnsiTheme="minorHAnsi"/>
            <w:sz w:val="20"/>
            <w:lang w:val="en-US"/>
          </w:rPr>
          <w:t>https://standard.open-contracting.org/latest/en/schema/reference/#tender</w:t>
        </w:r>
      </w:hyperlink>
      <w:r w:rsidRPr="00296132">
        <w:rPr>
          <w:lang w:val="en-US"/>
        </w:rPr>
        <w:t xml:space="preserve"> </w:t>
      </w:r>
    </w:p>
  </w:comment>
  <w:comment w:id="1047" w:author="Ekspert Reinvention" w:date="2021-03-02T08:59:00Z" w:initials="ER">
    <w:p w14:paraId="7C68828C" w14:textId="75C24D1A"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48" w:author="Ekspert Reinvention" w:date="2021-02-05T10:32:00Z" w:initials="ER">
    <w:p w14:paraId="28EC745A" w14:textId="0FAAB294" w:rsidR="00C472C2" w:rsidRPr="00296132" w:rsidRDefault="00C472C2">
      <w:pPr>
        <w:pStyle w:val="Tekstkomentarza"/>
        <w:rPr>
          <w:lang w:val="en-US"/>
        </w:rPr>
      </w:pPr>
      <w:r>
        <w:rPr>
          <w:rStyle w:val="Odwoaniedokomentarza"/>
        </w:rPr>
        <w:annotationRef/>
      </w:r>
      <w:r w:rsidRPr="00296132">
        <w:rPr>
          <w:lang w:val="en-US"/>
        </w:rPr>
        <w:t>The links are proper</w:t>
      </w:r>
    </w:p>
  </w:comment>
  <w:comment w:id="1049" w:author="Ekspert Reinvention" w:date="2021-02-05T10:32:00Z" w:initials="ER">
    <w:p w14:paraId="4332AD2A" w14:textId="2551C594" w:rsidR="00C472C2" w:rsidRPr="00296132" w:rsidRDefault="00C472C2">
      <w:pPr>
        <w:pStyle w:val="Tekstkomentarza"/>
        <w:rPr>
          <w:lang w:val="en-US"/>
        </w:rPr>
      </w:pPr>
      <w:r>
        <w:rPr>
          <w:rStyle w:val="Odwoaniedokomentarza"/>
        </w:rPr>
        <w:annotationRef/>
      </w:r>
      <w:r w:rsidRPr="00296132">
        <w:rPr>
          <w:lang w:val="en-US"/>
        </w:rPr>
        <w:t>The link is proper</w:t>
      </w:r>
    </w:p>
  </w:comment>
  <w:comment w:id="1054" w:author="Ekspert Reinvention" w:date="2021-02-04T18:37:00Z" w:initials="ER">
    <w:p w14:paraId="01218BD5" w14:textId="6D7828DE" w:rsidR="00C472C2" w:rsidRPr="00296132" w:rsidRDefault="00C472C2" w:rsidP="00611918">
      <w:pPr>
        <w:pStyle w:val="Tekstkomentarza"/>
        <w:rPr>
          <w:sz w:val="22"/>
          <w:szCs w:val="22"/>
          <w:lang w:val="en-US"/>
        </w:rPr>
      </w:pPr>
      <w:r>
        <w:rPr>
          <w:rStyle w:val="Odwoaniedokomentarza"/>
        </w:rPr>
        <w:annotationRef/>
      </w:r>
      <w:r w:rsidRPr="00296132">
        <w:rPr>
          <w:lang w:val="en-US"/>
        </w:rPr>
        <w:t xml:space="preserve"> Already checked. The link is proper.</w:t>
      </w:r>
    </w:p>
    <w:p w14:paraId="7C07BDDA" w14:textId="77777777" w:rsidR="00C472C2" w:rsidRPr="00296132" w:rsidRDefault="00C472C2">
      <w:pPr>
        <w:pStyle w:val="Tekstkomentarza"/>
        <w:rPr>
          <w:lang w:val="en-US"/>
        </w:rPr>
      </w:pPr>
    </w:p>
  </w:comment>
  <w:comment w:id="1055" w:author="Ekspert Reinvention" w:date="2021-02-04T18:45:00Z" w:initials="ER">
    <w:p w14:paraId="79354458" w14:textId="562804A7" w:rsidR="00C472C2" w:rsidRPr="00296132" w:rsidRDefault="00C472C2" w:rsidP="00611918">
      <w:pPr>
        <w:pStyle w:val="Tekstkomentarza"/>
        <w:rPr>
          <w:lang w:val="en-US"/>
        </w:rPr>
      </w:pPr>
      <w:r>
        <w:rPr>
          <w:rStyle w:val="Odwoaniedokomentarza"/>
        </w:rPr>
        <w:annotationRef/>
      </w:r>
      <w:r w:rsidRPr="00296132">
        <w:rPr>
          <w:lang w:val="en-US"/>
        </w:rPr>
        <w:t>Already checked. The link is proper.</w:t>
      </w:r>
    </w:p>
    <w:p w14:paraId="0B8BCA2D" w14:textId="5D854F78" w:rsidR="00C472C2" w:rsidRPr="00296132" w:rsidRDefault="00C472C2" w:rsidP="00611918">
      <w:pPr>
        <w:pStyle w:val="Tekstkomentarza"/>
        <w:rPr>
          <w:lang w:val="en-US"/>
        </w:rPr>
      </w:pPr>
      <w:r w:rsidRPr="00296132">
        <w:rPr>
          <w:lang w:val="en-US"/>
        </w:rPr>
        <w:t>Please consider to add explanation to comments in technical doumentation like this one:</w:t>
      </w:r>
    </w:p>
    <w:p w14:paraId="5E468728" w14:textId="77777777" w:rsidR="00C472C2" w:rsidRPr="00296132" w:rsidRDefault="00C472C2" w:rsidP="00611918">
      <w:pPr>
        <w:pStyle w:val="Tekstkomentarza"/>
        <w:rPr>
          <w:lang w:val="en-US"/>
        </w:rPr>
      </w:pPr>
    </w:p>
    <w:p w14:paraId="0CD7CA89" w14:textId="147DD565" w:rsidR="00C472C2" w:rsidRDefault="00C472C2" w:rsidP="00611918">
      <w:pPr>
        <w:shd w:val="clear" w:color="auto" w:fill="F1F8FF"/>
        <w:rPr>
          <w:rFonts w:ascii="Segoe UI" w:hAnsi="Segoe UI" w:cs="Segoe UI"/>
          <w:color w:val="24292E"/>
          <w:sz w:val="21"/>
          <w:szCs w:val="21"/>
        </w:rPr>
      </w:pPr>
      <w:hyperlink r:id="rId2" w:history="1">
        <w:r>
          <w:rPr>
            <w:rStyle w:val="Hipercze"/>
            <w:rFonts w:ascii="Segoe UI" w:hAnsi="Segoe UI" w:cs="Segoe UI"/>
            <w:sz w:val="21"/>
            <w:szCs w:val="21"/>
          </w:rPr>
          <w:t>jpmckinney</w:t>
        </w:r>
      </w:hyperlink>
      <w:r>
        <w:rPr>
          <w:rFonts w:ascii="Segoe UI" w:hAnsi="Segoe UI" w:cs="Segoe UI"/>
          <w:color w:val="24292E"/>
          <w:sz w:val="21"/>
          <w:szCs w:val="21"/>
        </w:rPr>
        <w:t> </w:t>
      </w:r>
      <w:hyperlink r:id="rId3" w:tooltip="Add minProperties, minItems and/or minLength properties" w:history="1">
        <w:r>
          <w:rPr>
            <w:rStyle w:val="Hipercze"/>
            <w:rFonts w:ascii="Segoe UI" w:hAnsi="Segoe UI" w:cs="Segoe UI"/>
            <w:sz w:val="21"/>
            <w:szCs w:val="21"/>
          </w:rPr>
          <w:t>Add minProperties, minItems and/or minLength properties</w:t>
        </w:r>
      </w:hyperlink>
    </w:p>
    <w:p w14:paraId="3A705118" w14:textId="77777777" w:rsidR="00C472C2" w:rsidRDefault="00C472C2" w:rsidP="00611918">
      <w:pPr>
        <w:shd w:val="clear" w:color="auto" w:fill="F1F8FF"/>
        <w:rPr>
          <w:rFonts w:ascii="Segoe UI" w:hAnsi="Segoe UI" w:cs="Segoe UI"/>
          <w:color w:val="24292E"/>
          <w:sz w:val="21"/>
          <w:szCs w:val="21"/>
        </w:rPr>
      </w:pPr>
    </w:p>
    <w:p w14:paraId="4D81A75C" w14:textId="77777777" w:rsidR="00C472C2" w:rsidRDefault="00C472C2" w:rsidP="00611918">
      <w:pPr>
        <w:shd w:val="clear" w:color="auto" w:fill="F1F8FF"/>
      </w:pPr>
      <w:r w:rsidRPr="00296132">
        <w:rPr>
          <w:rFonts w:ascii="Segoe UI" w:hAnsi="Segoe UI" w:cs="Segoe UI"/>
          <w:color w:val="24292E"/>
          <w:sz w:val="21"/>
          <w:szCs w:val="21"/>
          <w:lang w:val="en-US"/>
        </w:rPr>
        <w:t xml:space="preserve">we already checked that such literals were add to the schema of </w:t>
      </w:r>
      <w:hyperlink r:id="rId4" w:history="1">
        <w:r>
          <w:rPr>
            <w:rStyle w:val="Hipercze"/>
            <w:rFonts w:ascii="Segoe UI" w:hAnsi="Segoe UI" w:cs="Segoe UI"/>
            <w:b/>
            <w:bCs/>
            <w:sz w:val="30"/>
            <w:szCs w:val="30"/>
            <w:shd w:val="clear" w:color="auto" w:fill="FAFBFC"/>
          </w:rPr>
          <w:t>ocds_budget_breakdown_extension</w:t>
        </w:r>
      </w:hyperlink>
    </w:p>
    <w:p w14:paraId="01FE5A1B" w14:textId="77777777" w:rsidR="00C472C2" w:rsidRPr="00296132" w:rsidRDefault="00C472C2" w:rsidP="00611918">
      <w:pPr>
        <w:shd w:val="clear" w:color="auto" w:fill="F1F8FF"/>
        <w:rPr>
          <w:lang w:val="en-US"/>
        </w:rPr>
      </w:pPr>
    </w:p>
    <w:p w14:paraId="15D35D95" w14:textId="77777777" w:rsidR="00C472C2" w:rsidRPr="00296132" w:rsidRDefault="00C472C2" w:rsidP="00611918">
      <w:pPr>
        <w:shd w:val="clear" w:color="auto" w:fill="F1F8FF"/>
        <w:rPr>
          <w:lang w:val="en-US"/>
        </w:rPr>
      </w:pPr>
      <w:r w:rsidRPr="00296132">
        <w:rPr>
          <w:lang w:val="en-US"/>
        </w:rPr>
        <w:t xml:space="preserve">It would be easier for reviewer to be sure, that all cited references are up-to-date and valid </w:t>
      </w:r>
    </w:p>
    <w:p w14:paraId="7458718F" w14:textId="00097AA2" w:rsidR="00C472C2" w:rsidRDefault="00C472C2">
      <w:pPr>
        <w:pStyle w:val="Tekstkomentarza"/>
      </w:pPr>
    </w:p>
  </w:comment>
  <w:comment w:id="1056" w:author="Ekspert Reinvention" w:date="2021-02-04T19:23:00Z" w:initials="ER">
    <w:p w14:paraId="3A03448D" w14:textId="19667385" w:rsidR="00C472C2" w:rsidRPr="00296132" w:rsidRDefault="00C472C2" w:rsidP="00727CD5">
      <w:pPr>
        <w:pStyle w:val="Tekstkomentarza"/>
        <w:jc w:val="center"/>
        <w:rPr>
          <w:lang w:val="en-US"/>
        </w:rPr>
      </w:pPr>
      <w:r>
        <w:rPr>
          <w:rStyle w:val="Odwoaniedokomentarza"/>
        </w:rPr>
        <w:annotationRef/>
      </w:r>
      <w:r w:rsidRPr="00296132">
        <w:rPr>
          <w:lang w:val="en-US"/>
        </w:rPr>
        <w:t xml:space="preserve">Probably wrong referrences to section in OCDS standards. There is no literals </w:t>
      </w:r>
      <w:r w:rsidRPr="00296132">
        <w:rPr>
          <w:i/>
          <w:lang w:val="en-US"/>
        </w:rPr>
        <w:t xml:space="preserve">tender.title </w:t>
      </w:r>
      <w:r w:rsidRPr="00296132">
        <w:rPr>
          <w:lang w:val="en-US"/>
        </w:rPr>
        <w:t>referrence on this page.</w:t>
      </w:r>
    </w:p>
    <w:p w14:paraId="0A6A74A2" w14:textId="62B8B92E" w:rsidR="00C472C2" w:rsidRPr="00296132" w:rsidRDefault="00C472C2" w:rsidP="00727CD5">
      <w:pPr>
        <w:pStyle w:val="Tekstkomentarza"/>
        <w:jc w:val="center"/>
        <w:rPr>
          <w:lang w:val="en-US"/>
        </w:rPr>
      </w:pPr>
      <w:r w:rsidRPr="00296132">
        <w:rPr>
          <w:lang w:val="en-US"/>
        </w:rPr>
        <w:t>This link should reffer to tender section here:</w:t>
      </w:r>
    </w:p>
    <w:p w14:paraId="63A4FCFD" w14:textId="6890B066" w:rsidR="00C472C2" w:rsidRPr="00296132" w:rsidRDefault="00C472C2" w:rsidP="00727CD5">
      <w:pPr>
        <w:pStyle w:val="Tekstkomentarza"/>
        <w:jc w:val="center"/>
        <w:rPr>
          <w:lang w:val="en-US"/>
        </w:rPr>
      </w:pPr>
      <w:hyperlink r:id="rId5" w:anchor="tender" w:history="1">
        <w:r w:rsidRPr="00296132">
          <w:rPr>
            <w:rStyle w:val="Hipercze"/>
            <w:rFonts w:asciiTheme="minorHAnsi" w:hAnsiTheme="minorHAnsi"/>
            <w:sz w:val="20"/>
            <w:lang w:val="en-US"/>
          </w:rPr>
          <w:t>https://standard.open-contracting.org/latest/en/schema/reference/#tender</w:t>
        </w:r>
      </w:hyperlink>
    </w:p>
    <w:p w14:paraId="11CC239B" w14:textId="51306395" w:rsidR="00C472C2" w:rsidRPr="00296132" w:rsidRDefault="00C472C2" w:rsidP="00727CD5">
      <w:pPr>
        <w:pStyle w:val="Tekstkomentarza"/>
        <w:jc w:val="center"/>
        <w:rPr>
          <w:lang w:val="en-US"/>
        </w:rPr>
      </w:pPr>
      <w:r w:rsidRPr="00296132">
        <w:rPr>
          <w:lang w:val="en-US"/>
        </w:rPr>
        <w:t>isn’t it?</w:t>
      </w:r>
    </w:p>
    <w:p w14:paraId="486925A4" w14:textId="77777777" w:rsidR="00C472C2" w:rsidRPr="00296132" w:rsidRDefault="00C472C2" w:rsidP="00727CD5">
      <w:pPr>
        <w:pStyle w:val="Tekstkomentarza"/>
        <w:jc w:val="center"/>
        <w:rPr>
          <w:lang w:val="en-US"/>
        </w:rPr>
      </w:pPr>
    </w:p>
    <w:p w14:paraId="1A9CE9A7" w14:textId="77777777" w:rsidR="00C472C2" w:rsidRPr="00296132" w:rsidRDefault="00C472C2" w:rsidP="00727CD5">
      <w:pPr>
        <w:pStyle w:val="Tekstkomentarza"/>
        <w:jc w:val="center"/>
        <w:rPr>
          <w:lang w:val="en-US"/>
        </w:rPr>
      </w:pPr>
    </w:p>
  </w:comment>
  <w:comment w:id="1057" w:author="Ekspert Reinvention" w:date="2021-02-04T19:28:00Z" w:initials="ER">
    <w:p w14:paraId="1E6C6B25" w14:textId="3945B947" w:rsidR="00C472C2" w:rsidRPr="00296132" w:rsidRDefault="00C472C2">
      <w:pPr>
        <w:pStyle w:val="Tekstkomentarza"/>
        <w:rPr>
          <w:lang w:val="en-US"/>
        </w:rPr>
      </w:pPr>
      <w:r>
        <w:rPr>
          <w:rStyle w:val="Odwoaniedokomentarza"/>
        </w:rPr>
        <w:annotationRef/>
      </w:r>
      <w:r w:rsidRPr="00296132">
        <w:rPr>
          <w:lang w:val="en-US"/>
        </w:rPr>
        <w:t>As above</w:t>
      </w:r>
    </w:p>
  </w:comment>
  <w:comment w:id="1058" w:author="Ekspert Reinvention" w:date="2021-02-04T19:38:00Z" w:initials="ER">
    <w:p w14:paraId="1F7BD39E" w14:textId="0703144C" w:rsidR="00C472C2" w:rsidRPr="00296132" w:rsidRDefault="00C472C2">
      <w:pPr>
        <w:pStyle w:val="Tekstkomentarza"/>
        <w:rPr>
          <w:lang w:val="en-US"/>
        </w:rPr>
      </w:pPr>
      <w:r>
        <w:rPr>
          <w:rStyle w:val="Odwoaniedokomentarza"/>
        </w:rPr>
        <w:annotationRef/>
      </w:r>
      <w:r w:rsidRPr="00296132">
        <w:rPr>
          <w:lang w:val="en-US"/>
        </w:rPr>
        <w:t>Maybe it is worth to add that in OCDS standard   negative value indicates that the contracting process may involve payments from the supplier to the buyer (commonly used in concession contracts) like in energy sector or telecomm ones?</w:t>
      </w:r>
    </w:p>
  </w:comment>
  <w:comment w:id="1059" w:author="Ekspert Reinvention" w:date="2021-02-04T19:28:00Z" w:initials="ER">
    <w:p w14:paraId="721F5125" w14:textId="17111AFE" w:rsidR="00C472C2" w:rsidRPr="00296132" w:rsidRDefault="00C472C2">
      <w:pPr>
        <w:pStyle w:val="Tekstkomentarza"/>
        <w:rPr>
          <w:lang w:val="en-US"/>
        </w:rPr>
      </w:pPr>
      <w:r>
        <w:rPr>
          <w:rStyle w:val="Odwoaniedokomentarza"/>
        </w:rPr>
        <w:annotationRef/>
      </w:r>
      <w:r w:rsidRPr="00296132">
        <w:rPr>
          <w:lang w:val="en-US"/>
        </w:rPr>
        <w:t>As above</w:t>
      </w:r>
    </w:p>
  </w:comment>
  <w:comment w:id="1060" w:author="Ekspert Reinvention" w:date="2021-02-04T19:48:00Z" w:initials="ER">
    <w:p w14:paraId="7B47DDD7" w14:textId="7DE58FDE" w:rsidR="00C472C2" w:rsidRPr="00296132" w:rsidRDefault="00C472C2">
      <w:pPr>
        <w:pStyle w:val="Tekstkomentarza"/>
        <w:rPr>
          <w:lang w:val="en-US"/>
        </w:rPr>
      </w:pPr>
      <w:r>
        <w:rPr>
          <w:rStyle w:val="Odwoaniedokomentarza"/>
        </w:rPr>
        <w:annotationRef/>
      </w:r>
      <w:r w:rsidRPr="00296132">
        <w:rPr>
          <w:lang w:val="en-US"/>
        </w:rPr>
        <w:t>Probably wrong description. Please validate.</w:t>
      </w:r>
    </w:p>
    <w:p w14:paraId="6ACD2D35" w14:textId="7CFEA187" w:rsidR="00C472C2" w:rsidRPr="00296132" w:rsidRDefault="00C472C2">
      <w:pPr>
        <w:pStyle w:val="Tekstkomentarza"/>
        <w:rPr>
          <w:i/>
          <w:lang w:val="en-US"/>
        </w:rPr>
      </w:pPr>
      <w:r w:rsidRPr="00296132">
        <w:rPr>
          <w:lang w:val="en-US"/>
        </w:rPr>
        <w:t xml:space="preserve">Author means: </w:t>
      </w:r>
      <w:r w:rsidRPr="00296132">
        <w:rPr>
          <w:i/>
          <w:lang w:val="en-US"/>
        </w:rPr>
        <w:t xml:space="preserve">The primary category describing the main object of this contracting process, from the closed procurementCategory codelist. </w:t>
      </w:r>
    </w:p>
    <w:p w14:paraId="4F87A31D" w14:textId="1F5E84A0" w:rsidR="00C472C2" w:rsidRPr="00296132" w:rsidRDefault="00C472C2">
      <w:pPr>
        <w:pStyle w:val="Tekstkomentarza"/>
        <w:rPr>
          <w:lang w:val="en-US"/>
        </w:rPr>
      </w:pPr>
      <w:r w:rsidRPr="00296132">
        <w:rPr>
          <w:lang w:val="en-US"/>
        </w:rPr>
        <w:t xml:space="preserve"> </w:t>
      </w:r>
    </w:p>
    <w:p w14:paraId="0812C3FF" w14:textId="09955BFF" w:rsidR="00C472C2" w:rsidRPr="00296132" w:rsidRDefault="00C472C2">
      <w:pPr>
        <w:pStyle w:val="Tekstkomentarza"/>
        <w:rPr>
          <w:lang w:val="en-US"/>
        </w:rPr>
      </w:pPr>
      <w:r w:rsidRPr="00296132">
        <w:rPr>
          <w:lang w:val="en-US"/>
        </w:rPr>
        <w:t>As a procurementCategory we mean procurement category codelist that is used to indicate the primary focus of a contracting process. Are we right?</w:t>
      </w:r>
    </w:p>
  </w:comment>
  <w:comment w:id="1061" w:author="Ekspert Reinvention" w:date="2021-02-04T19:29:00Z" w:initials="ER">
    <w:p w14:paraId="06DEF750" w14:textId="46421137" w:rsidR="00C472C2" w:rsidRPr="00296132" w:rsidRDefault="00C472C2">
      <w:pPr>
        <w:pStyle w:val="Tekstkomentarza"/>
        <w:rPr>
          <w:lang w:val="en-US"/>
        </w:rPr>
      </w:pPr>
      <w:r>
        <w:rPr>
          <w:rStyle w:val="Odwoaniedokomentarza"/>
        </w:rPr>
        <w:annotationRef/>
      </w:r>
      <w:r w:rsidRPr="00296132">
        <w:rPr>
          <w:lang w:val="en-US"/>
        </w:rPr>
        <w:t>Already checked. . The link is proper</w:t>
      </w:r>
    </w:p>
  </w:comment>
  <w:comment w:id="1062" w:author="Ekspert Reinvention" w:date="2021-02-04T19:55:00Z" w:initials="ER">
    <w:p w14:paraId="50A7B746" w14:textId="0845E429" w:rsidR="00C472C2" w:rsidRPr="00296132" w:rsidRDefault="00C472C2">
      <w:pPr>
        <w:pStyle w:val="Tekstkomentarza"/>
        <w:rPr>
          <w:lang w:val="en-US"/>
        </w:rPr>
      </w:pPr>
      <w:r>
        <w:rPr>
          <w:rStyle w:val="Odwoaniedokomentarza"/>
        </w:rPr>
        <w:annotationRef/>
      </w:r>
      <w:r w:rsidRPr="002064ED">
        <w:t xml:space="preserve">A buyer is an entity whose budget will be used to pay for goods, works or services related to a contract. This may be different from the procuring entity who may </w:t>
      </w:r>
      <w:r>
        <w:t>be specified in the tender data</w:t>
      </w:r>
      <w:r w:rsidRPr="00296132">
        <w:rPr>
          <w:lang w:val="en-US"/>
        </w:rPr>
        <w:t>?</w:t>
      </w:r>
    </w:p>
  </w:comment>
  <w:comment w:id="1063" w:author="Ekspert Reinvention" w:date="2021-02-04T21:03:00Z" w:initials="ER">
    <w:p w14:paraId="4CE1885B" w14:textId="30C633D1" w:rsidR="00C472C2" w:rsidRPr="00296132" w:rsidRDefault="00C472C2">
      <w:pPr>
        <w:pStyle w:val="Tekstkomentarza"/>
        <w:rPr>
          <w:lang w:val="en-US"/>
        </w:rPr>
      </w:pPr>
      <w:r>
        <w:rPr>
          <w:rStyle w:val="Odwoaniedokomentarza"/>
        </w:rPr>
        <w:annotationRef/>
      </w:r>
      <w:r w:rsidRPr="00296132">
        <w:rPr>
          <w:lang w:val="en-US"/>
        </w:rPr>
        <w:t>The link is proper</w:t>
      </w:r>
    </w:p>
    <w:p w14:paraId="68ED8D81" w14:textId="77777777" w:rsidR="00C472C2" w:rsidRDefault="00C472C2">
      <w:pPr>
        <w:pStyle w:val="Tekstkomentarza"/>
      </w:pPr>
    </w:p>
    <w:p w14:paraId="4003733B" w14:textId="13B650BB" w:rsidR="00C472C2" w:rsidRDefault="00C472C2">
      <w:pPr>
        <w:pStyle w:val="Tekstkomentarza"/>
      </w:pPr>
      <w:r w:rsidRPr="00296132">
        <w:rPr>
          <w:lang w:val="en-US"/>
        </w:rPr>
        <w:t xml:space="preserve">Please add for clarity of rule: </w:t>
      </w:r>
      <w:r w:rsidRPr="0073095D">
        <w:rPr>
          <w:i/>
        </w:rPr>
        <w:t>If the tender does not specify explicit dates, the duration field may be used.</w:t>
      </w:r>
    </w:p>
  </w:comment>
  <w:comment w:id="1064" w:author="Ekspert Reinvention" w:date="2021-02-04T21:06:00Z" w:initials="ER">
    <w:p w14:paraId="2C2C19E8" w14:textId="35B1914E" w:rsidR="00C472C2" w:rsidRPr="00296132" w:rsidRDefault="00C472C2">
      <w:pPr>
        <w:pStyle w:val="Tekstkomentarza"/>
        <w:rPr>
          <w:lang w:val="en-US"/>
        </w:rPr>
      </w:pPr>
      <w:r>
        <w:rPr>
          <w:rStyle w:val="Odwoaniedokomentarza"/>
        </w:rPr>
        <w:annotationRef/>
      </w:r>
      <w:r w:rsidRPr="00296132">
        <w:rPr>
          <w:lang w:val="en-US"/>
        </w:rPr>
        <w:t xml:space="preserve">The link is proper. Please add: </w:t>
      </w:r>
    </w:p>
    <w:p w14:paraId="702909C7" w14:textId="77777777" w:rsidR="00C472C2" w:rsidRPr="00296132" w:rsidRDefault="00C472C2">
      <w:pPr>
        <w:pStyle w:val="Tekstkomentarza"/>
        <w:rPr>
          <w:lang w:val="en-US"/>
        </w:rPr>
      </w:pPr>
    </w:p>
    <w:p w14:paraId="5BA5C65D" w14:textId="1A53E086" w:rsidR="00C472C2" w:rsidRPr="00296132" w:rsidRDefault="00C472C2">
      <w:pPr>
        <w:pStyle w:val="Tekstkomentarza"/>
        <w:rPr>
          <w:i/>
          <w:lang w:val="en-US"/>
        </w:rPr>
      </w:pPr>
      <w:r w:rsidRPr="00296132">
        <w:rPr>
          <w:i/>
          <w:lang w:val="en-US"/>
        </w:rPr>
        <w:t>…. or he details of related processes: If this process follows on from one or more other processes, represented under a separate open contracting identifier (ocid). This is commonly used to relate mini-competitions to their parent frameworks – see figure 1</w:t>
      </w:r>
    </w:p>
  </w:comment>
  <w:comment w:id="1065" w:author="Ekspert Reinvention" w:date="2021-02-04T21:17:00Z" w:initials="ER">
    <w:p w14:paraId="385E0C97" w14:textId="0F4F6ABC" w:rsidR="00C472C2" w:rsidRPr="00296132" w:rsidRDefault="00C472C2">
      <w:pPr>
        <w:pStyle w:val="Tekstkomentarza"/>
        <w:rPr>
          <w:lang w:val="en-US"/>
        </w:rPr>
      </w:pPr>
      <w:r>
        <w:rPr>
          <w:rStyle w:val="Odwoaniedokomentarza"/>
        </w:rPr>
        <w:annotationRef/>
      </w:r>
      <w:r w:rsidRPr="00296132">
        <w:rPr>
          <w:lang w:val="en-US"/>
        </w:rPr>
        <w:t>Please check is it really proper name. Standard defines Budget Source as a short free text description of the budget source, that may be used to provide the title of the budget line, or the programme used to fund this project.</w:t>
      </w:r>
    </w:p>
  </w:comment>
  <w:comment w:id="1066" w:author="Ekspert Reinvention" w:date="2021-03-02T09:00:00Z" w:initials="ER">
    <w:p w14:paraId="6DB52F39" w14:textId="5E19659C"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67" w:author="Ekspert Reinvention" w:date="2021-02-04T21:13:00Z" w:initials="ER">
    <w:p w14:paraId="57D1A6A5" w14:textId="3B23C219" w:rsidR="00C472C2" w:rsidRPr="00296132" w:rsidRDefault="00C472C2">
      <w:pPr>
        <w:pStyle w:val="Tekstkomentarza"/>
        <w:rPr>
          <w:lang w:val="en-US"/>
        </w:rPr>
      </w:pPr>
      <w:r>
        <w:rPr>
          <w:rStyle w:val="Odwoaniedokomentarza"/>
        </w:rPr>
        <w:annotationRef/>
      </w:r>
      <w:r w:rsidRPr="00296132">
        <w:rPr>
          <w:lang w:val="en-US"/>
        </w:rPr>
        <w:t xml:space="preserve">Please consider to add a bit more readible explanation for non-technical user, like for example: </w:t>
      </w:r>
    </w:p>
    <w:p w14:paraId="06913FDE" w14:textId="77777777" w:rsidR="00C472C2" w:rsidRPr="00296132" w:rsidRDefault="00C472C2">
      <w:pPr>
        <w:pStyle w:val="Tekstkomentarza"/>
        <w:rPr>
          <w:lang w:val="en-US"/>
        </w:rPr>
      </w:pPr>
    </w:p>
    <w:p w14:paraId="65DA1B29" w14:textId="70FFE519" w:rsidR="00C472C2" w:rsidRPr="00296132" w:rsidRDefault="00C472C2">
      <w:pPr>
        <w:pStyle w:val="Tekstkomentarza"/>
        <w:rPr>
          <w:i/>
          <w:lang w:val="en-US"/>
        </w:rPr>
      </w:pPr>
      <w:r w:rsidRPr="00296132">
        <w:rPr>
          <w:i/>
          <w:lang w:val="en-US"/>
        </w:rPr>
        <w:t>In OCDS each contracting process can have only one planning and tender stage. There are a number of cases where it is important to know about related planning and tendering processes, thus this attribute is used to ensure it….</w:t>
      </w:r>
    </w:p>
  </w:comment>
  <w:comment w:id="1068" w:author="Ekspert Reinvention" w:date="2021-03-02T09:00:00Z" w:initials="ER">
    <w:p w14:paraId="39E6006B" w14:textId="753F32EE"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71" w:author="Ekspert Reinvention" w:date="2021-02-04T21:15:00Z" w:initials="ER">
    <w:p w14:paraId="50E29F2F" w14:textId="4A827A0D" w:rsidR="00C472C2" w:rsidRPr="00296132" w:rsidRDefault="00C472C2">
      <w:pPr>
        <w:pStyle w:val="Tekstkomentarza"/>
        <w:rPr>
          <w:lang w:val="en-US"/>
        </w:rPr>
      </w:pPr>
      <w:r>
        <w:rPr>
          <w:rStyle w:val="Odwoaniedokomentarza"/>
        </w:rPr>
        <w:annotationRef/>
      </w:r>
      <w:r w:rsidRPr="00296132">
        <w:rPr>
          <w:lang w:val="en-US"/>
        </w:rPr>
        <w:t>Is this line is blank intentionally?</w:t>
      </w:r>
    </w:p>
  </w:comment>
  <w:comment w:id="1072" w:author="Ekspert Reinvention" w:date="2021-03-02T09:00:00Z" w:initials="ER">
    <w:p w14:paraId="7420899B" w14:textId="516E2F88"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77" w:author="Ekspert Reinvention" w:date="2021-02-04T21:20:00Z" w:initials="ER">
    <w:p w14:paraId="5EDFC3A5" w14:textId="072B0870" w:rsidR="00C472C2" w:rsidRPr="00296132" w:rsidRDefault="00C472C2">
      <w:pPr>
        <w:pStyle w:val="Tekstkomentarza"/>
        <w:rPr>
          <w:lang w:val="en-US"/>
        </w:rPr>
      </w:pPr>
      <w:r>
        <w:rPr>
          <w:rStyle w:val="Odwoaniedokomentarza"/>
        </w:rPr>
        <w:annotationRef/>
      </w:r>
      <w:r w:rsidRPr="00296132">
        <w:rPr>
          <w:lang w:val="en-US"/>
        </w:rPr>
        <w:t>The link is proper</w:t>
      </w:r>
    </w:p>
  </w:comment>
  <w:comment w:id="1078" w:author="Ekspert Reinvention" w:date="2021-02-05T08:17:00Z" w:initials="ER">
    <w:p w14:paraId="0F7359F8" w14:textId="0CEDD72A" w:rsidR="00C472C2" w:rsidRPr="00296132" w:rsidRDefault="00C472C2">
      <w:pPr>
        <w:pStyle w:val="Tekstkomentarza"/>
        <w:rPr>
          <w:lang w:val="en-US"/>
        </w:rPr>
      </w:pPr>
      <w:r>
        <w:rPr>
          <w:rStyle w:val="Odwoaniedokomentarza"/>
        </w:rPr>
        <w:annotationRef/>
      </w:r>
      <w:r w:rsidRPr="00296132">
        <w:rPr>
          <w:lang w:val="en-US"/>
        </w:rPr>
        <w:t>The links are proper</w:t>
      </w:r>
    </w:p>
  </w:comment>
  <w:comment w:id="1082" w:author="Ekspert Reinvention" w:date="2021-02-04T21:24:00Z" w:initials="ER">
    <w:p w14:paraId="530695F4" w14:textId="31FC7B47" w:rsidR="00C472C2" w:rsidRPr="00296132" w:rsidRDefault="00C472C2">
      <w:pPr>
        <w:pStyle w:val="Tekstkomentarza"/>
        <w:rPr>
          <w:lang w:val="en-US"/>
        </w:rPr>
      </w:pPr>
      <w:r>
        <w:rPr>
          <w:rStyle w:val="Odwoaniedokomentarza"/>
        </w:rPr>
        <w:annotationRef/>
      </w:r>
      <w:r w:rsidRPr="00296132">
        <w:rPr>
          <w:lang w:val="en-US"/>
        </w:rPr>
        <w:t>The link is proper</w:t>
      </w:r>
    </w:p>
  </w:comment>
  <w:comment w:id="1083" w:author="Ekspert Reinvention" w:date="2021-02-04T21:27:00Z" w:initials="ER">
    <w:p w14:paraId="020BF1FC" w14:textId="57DFF033" w:rsidR="00C472C2" w:rsidRPr="00296132" w:rsidRDefault="00C472C2">
      <w:pPr>
        <w:pStyle w:val="Tekstkomentarza"/>
        <w:rPr>
          <w:lang w:val="en-US"/>
        </w:rPr>
      </w:pPr>
      <w:r>
        <w:rPr>
          <w:rStyle w:val="Odwoaniedokomentarza"/>
        </w:rPr>
        <w:annotationRef/>
      </w:r>
      <w:r w:rsidRPr="00296132">
        <w:rPr>
          <w:lang w:val="en-US"/>
        </w:rPr>
        <w:t>The link is proper</w:t>
      </w:r>
    </w:p>
  </w:comment>
  <w:comment w:id="1084" w:author="Ekspert Reinvention" w:date="2021-02-04T21:27:00Z" w:initials="ER">
    <w:p w14:paraId="14296511" w14:textId="5F219F5F" w:rsidR="00C472C2" w:rsidRPr="00296132" w:rsidRDefault="00C472C2">
      <w:pPr>
        <w:pStyle w:val="Tekstkomentarza"/>
        <w:rPr>
          <w:lang w:val="en-US"/>
        </w:rPr>
      </w:pPr>
      <w:r>
        <w:rPr>
          <w:rStyle w:val="Odwoaniedokomentarza"/>
        </w:rPr>
        <w:annotationRef/>
      </w:r>
      <w:r w:rsidRPr="00296132">
        <w:rPr>
          <w:lang w:val="en-US"/>
        </w:rPr>
        <w:t>The link is proper</w:t>
      </w:r>
    </w:p>
  </w:comment>
  <w:comment w:id="1085" w:author="Ekspert Reinvention" w:date="2021-02-04T21:29:00Z" w:initials="ER">
    <w:p w14:paraId="75EFE668" w14:textId="1F965101" w:rsidR="00C472C2" w:rsidRPr="00296132" w:rsidRDefault="00C472C2">
      <w:pPr>
        <w:pStyle w:val="Tekstkomentarza"/>
        <w:rPr>
          <w:lang w:val="en-US"/>
        </w:rPr>
      </w:pPr>
      <w:r>
        <w:rPr>
          <w:rStyle w:val="Odwoaniedokomentarza"/>
        </w:rPr>
        <w:annotationRef/>
      </w:r>
      <w:r w:rsidRPr="00296132">
        <w:rPr>
          <w:lang w:val="en-US"/>
        </w:rPr>
        <w:t>The link is proper. Please consider to add more detailed explanation - something like that:</w:t>
      </w:r>
    </w:p>
    <w:p w14:paraId="0DA0041B" w14:textId="222CF25E" w:rsidR="00C472C2" w:rsidRPr="00296132" w:rsidRDefault="00C472C2">
      <w:pPr>
        <w:pStyle w:val="Tekstkomentarza"/>
        <w:rPr>
          <w:lang w:val="en-US"/>
        </w:rPr>
      </w:pPr>
    </w:p>
    <w:p w14:paraId="315AC95B" w14:textId="44FFE7C8" w:rsidR="00C472C2" w:rsidRPr="00700F86" w:rsidRDefault="00C472C2" w:rsidP="00700F86">
      <w:pPr>
        <w:pStyle w:val="Tekstkomentarza"/>
        <w:rPr>
          <w:rFonts w:ascii="Segoe UI" w:eastAsia="Times New Roman" w:hAnsi="Segoe UI" w:cs="Segoe UI"/>
          <w:i/>
          <w:color w:val="24292E"/>
          <w:sz w:val="24"/>
          <w:szCs w:val="24"/>
          <w:lang w:val="en-US"/>
        </w:rPr>
      </w:pPr>
      <w:r w:rsidRPr="00700F86">
        <w:rPr>
          <w:rFonts w:ascii="Segoe UI" w:eastAsia="Times New Roman" w:hAnsi="Segoe UI" w:cs="Segoe UI"/>
          <w:i/>
          <w:color w:val="24292E"/>
          <w:sz w:val="24"/>
          <w:szCs w:val="24"/>
          <w:lang w:val="en-US"/>
        </w:rPr>
        <w:t>When a single tender is broken down into parts that can be bid upon, and awarded, separately, this is modelled using the lots extension.</w:t>
      </w:r>
    </w:p>
  </w:comment>
  <w:comment w:id="1086" w:author="Ekspert Reinvention" w:date="2021-03-02T09:01:00Z" w:initials="ER">
    <w:p w14:paraId="1EE629A5" w14:textId="1E052868"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87" w:author="Ekspert Reinvention" w:date="2021-02-04T21:31:00Z" w:initials="ER">
    <w:p w14:paraId="2DBB4265" w14:textId="11194727" w:rsidR="00C472C2" w:rsidRPr="00296132" w:rsidRDefault="00C472C2">
      <w:pPr>
        <w:pStyle w:val="Tekstkomentarza"/>
        <w:rPr>
          <w:lang w:val="en-US"/>
        </w:rPr>
      </w:pPr>
      <w:r>
        <w:rPr>
          <w:rStyle w:val="Odwoaniedokomentarza"/>
        </w:rPr>
        <w:annotationRef/>
      </w:r>
      <w:r w:rsidRPr="00296132">
        <w:rPr>
          <w:lang w:val="en-US"/>
        </w:rPr>
        <w:t>The link is proper</w:t>
      </w:r>
    </w:p>
  </w:comment>
  <w:comment w:id="1089" w:author="Ekspert Reinvention" w:date="2021-02-04T21:25:00Z" w:initials="ER">
    <w:p w14:paraId="51917B13" w14:textId="3D176F08" w:rsidR="00C472C2" w:rsidRDefault="00C472C2">
      <w:pPr>
        <w:pStyle w:val="Tekstkomentarza"/>
      </w:pPr>
      <w:r>
        <w:rPr>
          <w:rStyle w:val="Odwoaniedokomentarza"/>
        </w:rPr>
        <w:annotationRef/>
      </w:r>
      <w:r w:rsidRPr="00700F86">
        <w:t>The period when the tender is open for submissions. The end date is the closing date for tender submissions.</w:t>
      </w:r>
    </w:p>
  </w:comment>
  <w:comment w:id="1090" w:author="Ekspert Reinvention" w:date="2021-02-04T21:32:00Z" w:initials="ER">
    <w:p w14:paraId="1079E65B" w14:textId="4437620A" w:rsidR="00C472C2" w:rsidRPr="00296132" w:rsidRDefault="00C472C2">
      <w:pPr>
        <w:pStyle w:val="Tekstkomentarza"/>
        <w:rPr>
          <w:lang w:val="en-US"/>
        </w:rPr>
      </w:pPr>
      <w:r>
        <w:rPr>
          <w:rStyle w:val="Odwoaniedokomentarza"/>
        </w:rPr>
        <w:annotationRef/>
      </w:r>
      <w:r w:rsidRPr="00296132">
        <w:rPr>
          <w:lang w:val="en-US"/>
        </w:rPr>
        <w:t>The link is proper</w:t>
      </w:r>
    </w:p>
  </w:comment>
  <w:comment w:id="1091" w:author="Ekspert Reinvention" w:date="2021-02-04T22:11:00Z" w:initials="ER">
    <w:p w14:paraId="469028AA" w14:textId="220DB2DF" w:rsidR="00C472C2" w:rsidRPr="00296132" w:rsidRDefault="00C472C2">
      <w:pPr>
        <w:pStyle w:val="Tekstkomentarza"/>
        <w:rPr>
          <w:lang w:val="en-US"/>
        </w:rPr>
      </w:pPr>
      <w:r>
        <w:rPr>
          <w:rStyle w:val="Odwoaniedokomentarza"/>
        </w:rPr>
        <w:annotationRef/>
      </w:r>
      <w:r w:rsidRPr="00296132">
        <w:rPr>
          <w:lang w:val="en-US"/>
        </w:rPr>
        <w:t>The link is proper</w:t>
      </w:r>
    </w:p>
  </w:comment>
  <w:comment w:id="1092" w:author="Ekspert Reinvention" w:date="2021-02-04T22:13:00Z" w:initials="ER">
    <w:p w14:paraId="5DCFC450" w14:textId="2A4EB2BC" w:rsidR="00C472C2" w:rsidRPr="00296132" w:rsidRDefault="00C472C2">
      <w:pPr>
        <w:pStyle w:val="Tekstkomentarza"/>
        <w:rPr>
          <w:lang w:val="en-US"/>
        </w:rPr>
      </w:pPr>
      <w:r>
        <w:rPr>
          <w:rStyle w:val="Odwoaniedokomentarza"/>
        </w:rPr>
        <w:annotationRef/>
      </w:r>
      <w:r w:rsidRPr="00296132">
        <w:rPr>
          <w:lang w:val="en-US"/>
        </w:rPr>
        <w:t xml:space="preserve">Link referrs to </w:t>
      </w:r>
      <w:hyperlink r:id="rId6" w:history="1">
        <w:r>
          <w:rPr>
            <w:rStyle w:val="Hipercze"/>
            <w:rFonts w:ascii="Segoe UI" w:hAnsi="Segoe UI" w:cs="Segoe UI"/>
            <w:b/>
            <w:bCs/>
            <w:sz w:val="30"/>
            <w:szCs w:val="30"/>
            <w:shd w:val="clear" w:color="auto" w:fill="FAFBFC"/>
          </w:rPr>
          <w:t>ocds_requirements_extension</w:t>
        </w:r>
      </w:hyperlink>
      <w:r w:rsidRPr="00296132">
        <w:rPr>
          <w:lang w:val="en-US"/>
        </w:rPr>
        <w:t>. For validation it is necessary to study detailed information, especially example of criteria arrays</w:t>
      </w:r>
    </w:p>
  </w:comment>
  <w:comment w:id="1093" w:author="Ekspert Reinvention" w:date="2021-02-04T22:14:00Z" w:initials="ER">
    <w:p w14:paraId="1B762F09" w14:textId="7D9E5120" w:rsidR="00C472C2" w:rsidRPr="00296132" w:rsidRDefault="00C472C2">
      <w:pPr>
        <w:pStyle w:val="Tekstkomentarza"/>
        <w:rPr>
          <w:lang w:val="en-US"/>
        </w:rPr>
      </w:pPr>
      <w:r>
        <w:rPr>
          <w:rStyle w:val="Odwoaniedokomentarza"/>
        </w:rPr>
        <w:annotationRef/>
      </w:r>
      <w:r w:rsidRPr="00296132">
        <w:rPr>
          <w:lang w:val="en-US"/>
        </w:rPr>
        <w:t>The link is proper</w:t>
      </w:r>
    </w:p>
  </w:comment>
  <w:comment w:id="1094" w:author="Ekspert Reinvention" w:date="2021-02-04T22:16:00Z" w:initials="ER">
    <w:p w14:paraId="0EB54658" w14:textId="0797FD6B" w:rsidR="00C472C2" w:rsidRPr="00296132" w:rsidRDefault="00C472C2">
      <w:pPr>
        <w:pStyle w:val="Tekstkomentarza"/>
        <w:rPr>
          <w:lang w:val="en-US"/>
        </w:rPr>
      </w:pPr>
      <w:r>
        <w:rPr>
          <w:rStyle w:val="Odwoaniedokomentarza"/>
        </w:rPr>
        <w:annotationRef/>
      </w:r>
      <w:r w:rsidRPr="00296132">
        <w:rPr>
          <w:lang w:val="en-US"/>
        </w:rPr>
        <w:t>The link is proper</w:t>
      </w:r>
    </w:p>
  </w:comment>
  <w:comment w:id="1095" w:author="Ekspert Reinvention" w:date="2021-02-04T22:17:00Z" w:initials="ER">
    <w:p w14:paraId="0DF4E042" w14:textId="4F2A3C97" w:rsidR="00C472C2" w:rsidRPr="00296132" w:rsidRDefault="00C472C2">
      <w:pPr>
        <w:pStyle w:val="Tekstkomentarza"/>
        <w:rPr>
          <w:lang w:val="en-US"/>
        </w:rPr>
      </w:pPr>
      <w:r>
        <w:rPr>
          <w:rStyle w:val="Odwoaniedokomentarza"/>
        </w:rPr>
        <w:annotationRef/>
      </w:r>
      <w:r w:rsidRPr="00296132">
        <w:rPr>
          <w:lang w:val="en-US"/>
        </w:rPr>
        <w:t>Please add information, that values are represented by the array. Can be more than one award per contracting process e.g. because the contract is split among different providers, or because it is a standing offer.</w:t>
      </w:r>
    </w:p>
  </w:comment>
  <w:comment w:id="1096" w:author="Ekspert Reinvention" w:date="2021-03-02T09:01:00Z" w:initials="ER">
    <w:p w14:paraId="55A486D5" w14:textId="72489659"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097" w:author="Ekspert Reinvention" w:date="2021-02-04T22:18:00Z" w:initials="ER">
    <w:p w14:paraId="0E9B8B87" w14:textId="5D7D6CCD" w:rsidR="00C472C2" w:rsidRPr="00296132" w:rsidRDefault="00C472C2">
      <w:pPr>
        <w:pStyle w:val="Tekstkomentarza"/>
        <w:rPr>
          <w:lang w:val="en-US"/>
        </w:rPr>
      </w:pPr>
      <w:r>
        <w:rPr>
          <w:rStyle w:val="Odwoaniedokomentarza"/>
        </w:rPr>
        <w:annotationRef/>
      </w:r>
      <w:r w:rsidRPr="00296132">
        <w:rPr>
          <w:lang w:val="en-US"/>
        </w:rPr>
        <w:t>The links are proper</w:t>
      </w:r>
    </w:p>
  </w:comment>
  <w:comment w:id="1098" w:author="Ekspert Reinvention" w:date="2021-02-05T08:52:00Z" w:initials="ER">
    <w:p w14:paraId="121A8143" w14:textId="62158338" w:rsidR="00C472C2" w:rsidRPr="00296132" w:rsidRDefault="00C472C2">
      <w:pPr>
        <w:pStyle w:val="Tekstkomentarza"/>
        <w:rPr>
          <w:lang w:val="en-US"/>
        </w:rPr>
      </w:pPr>
      <w:r>
        <w:rPr>
          <w:rStyle w:val="Odwoaniedokomentarza"/>
        </w:rPr>
        <w:annotationRef/>
      </w:r>
      <w:r w:rsidRPr="00296132">
        <w:rPr>
          <w:lang w:val="en-US"/>
        </w:rPr>
        <w:t>The links are proper</w:t>
      </w:r>
    </w:p>
  </w:comment>
  <w:comment w:id="1099" w:author="Ekspert Reinvention" w:date="2021-02-04T22:19:00Z" w:initials="ER">
    <w:p w14:paraId="2C7FAF9D" w14:textId="0638FFF4" w:rsidR="00C472C2" w:rsidRPr="00296132" w:rsidRDefault="00C472C2">
      <w:pPr>
        <w:pStyle w:val="Tekstkomentarza"/>
        <w:rPr>
          <w:lang w:val="en-US"/>
        </w:rPr>
      </w:pPr>
      <w:r>
        <w:rPr>
          <w:rStyle w:val="Odwoaniedokomentarza"/>
        </w:rPr>
        <w:annotationRef/>
      </w:r>
      <w:r w:rsidRPr="00296132">
        <w:rPr>
          <w:lang w:val="en-US"/>
        </w:rPr>
        <w:t>The links are proper</w:t>
      </w:r>
    </w:p>
  </w:comment>
  <w:comment w:id="1101" w:author="Ekspert Reinvention" w:date="2021-02-05T08:39:00Z" w:initials="ER">
    <w:p w14:paraId="16134C40" w14:textId="26DC0127" w:rsidR="00C472C2" w:rsidRPr="00296132" w:rsidRDefault="00C472C2">
      <w:pPr>
        <w:pStyle w:val="Tekstkomentarza"/>
        <w:rPr>
          <w:lang w:val="en-US"/>
        </w:rPr>
      </w:pPr>
      <w:r>
        <w:rPr>
          <w:rStyle w:val="Odwoaniedokomentarza"/>
        </w:rPr>
        <w:annotationRef/>
      </w:r>
      <w:r w:rsidRPr="00296132">
        <w:rPr>
          <w:lang w:val="en-US"/>
        </w:rPr>
        <w:t>The link is proper</w:t>
      </w:r>
    </w:p>
  </w:comment>
  <w:comment w:id="1102" w:author="Ekspert Reinvention" w:date="2021-02-05T08:39:00Z" w:initials="ER">
    <w:p w14:paraId="774AD253" w14:textId="6459216F" w:rsidR="00C472C2" w:rsidRPr="00296132" w:rsidRDefault="00C472C2">
      <w:pPr>
        <w:pStyle w:val="Tekstkomentarza"/>
        <w:rPr>
          <w:lang w:val="en-US"/>
        </w:rPr>
      </w:pPr>
      <w:r>
        <w:rPr>
          <w:rStyle w:val="Odwoaniedokomentarza"/>
        </w:rPr>
        <w:annotationRef/>
      </w:r>
      <w:r w:rsidRPr="00296132">
        <w:rPr>
          <w:lang w:val="en-US"/>
        </w:rPr>
        <w:t xml:space="preserve">The link is proper. Is it true in the current implementation, that if the tender does not specify explicit dates, the </w:t>
      </w:r>
      <w:r w:rsidRPr="00296132">
        <w:rPr>
          <w:b/>
          <w:i/>
          <w:lang w:val="en-US"/>
        </w:rPr>
        <w:t>duration field</w:t>
      </w:r>
      <w:r w:rsidRPr="00296132">
        <w:rPr>
          <w:lang w:val="en-US"/>
        </w:rPr>
        <w:t xml:space="preserve"> may be used?</w:t>
      </w:r>
    </w:p>
  </w:comment>
  <w:comment w:id="1103" w:author="Ekspert Reinvention" w:date="2021-02-05T08:42:00Z" w:initials="ER">
    <w:p w14:paraId="4611A368" w14:textId="78F54FA9" w:rsidR="00C472C2" w:rsidRPr="00296132" w:rsidRDefault="00C472C2">
      <w:pPr>
        <w:pStyle w:val="Tekstkomentarza"/>
        <w:rPr>
          <w:lang w:val="en-US"/>
        </w:rPr>
      </w:pPr>
      <w:r>
        <w:rPr>
          <w:rStyle w:val="Odwoaniedokomentarza"/>
        </w:rPr>
        <w:annotationRef/>
      </w:r>
      <w:r w:rsidRPr="00296132">
        <w:rPr>
          <w:lang w:val="en-US"/>
        </w:rPr>
        <w:t xml:space="preserve">Probably mistake. In orginal OCDS standard the plural form is used </w:t>
      </w:r>
      <w:r w:rsidRPr="00296132">
        <w:rPr>
          <w:b/>
          <w:i/>
          <w:lang w:val="en-US"/>
        </w:rPr>
        <w:t xml:space="preserve">suppliers. </w:t>
      </w:r>
      <w:r w:rsidRPr="00296132">
        <w:rPr>
          <w:lang w:val="en-US"/>
        </w:rPr>
        <w:t>This is an array[Organization reference]. Please consider to add information that the approach to including organizations information has changed in OCDS 1.1. Instead of embedding all the details of an organization, publishers should use an organization reference to indicate the entry in the parties section that contains full details of this organization.</w:t>
      </w:r>
    </w:p>
  </w:comment>
  <w:comment w:id="1104" w:author="Ekspert Reinvention" w:date="2021-03-02T09:01:00Z" w:initials="ER">
    <w:p w14:paraId="170FF118" w14:textId="0EB078E7"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105" w:author="Ekspert Reinvention" w:date="2021-02-05T08:49:00Z" w:initials="ER">
    <w:p w14:paraId="1823087B" w14:textId="0D4F3D80" w:rsidR="00C472C2" w:rsidRPr="00296132" w:rsidRDefault="00C472C2">
      <w:pPr>
        <w:pStyle w:val="Tekstkomentarza"/>
        <w:rPr>
          <w:lang w:val="en-US"/>
        </w:rPr>
      </w:pPr>
      <w:r>
        <w:rPr>
          <w:rStyle w:val="Odwoaniedokomentarza"/>
        </w:rPr>
        <w:annotationRef/>
      </w:r>
      <w:r w:rsidRPr="00296132">
        <w:rPr>
          <w:lang w:val="en-US"/>
        </w:rPr>
        <w:t>The link is proper</w:t>
      </w:r>
    </w:p>
  </w:comment>
  <w:comment w:id="1106" w:author="Ekspert Reinvention" w:date="2021-02-05T08:53:00Z" w:initials="ER">
    <w:p w14:paraId="126ECB18" w14:textId="77777777" w:rsidR="00C472C2" w:rsidRPr="00296132" w:rsidRDefault="00C472C2" w:rsidP="00133711">
      <w:pPr>
        <w:pStyle w:val="Tekstkomentarza"/>
        <w:rPr>
          <w:lang w:val="en-US"/>
        </w:rPr>
      </w:pPr>
      <w:r>
        <w:rPr>
          <w:rStyle w:val="Odwoaniedokomentarza"/>
        </w:rPr>
        <w:annotationRef/>
      </w:r>
      <w:r w:rsidRPr="00296132">
        <w:rPr>
          <w:lang w:val="en-US"/>
        </w:rPr>
        <w:t xml:space="preserve">The link is proper. Please consider to add as the the additional explanation: </w:t>
      </w:r>
    </w:p>
    <w:p w14:paraId="15647A78" w14:textId="77777777" w:rsidR="00C472C2" w:rsidRPr="00296132" w:rsidRDefault="00C472C2" w:rsidP="00133711">
      <w:pPr>
        <w:pStyle w:val="Tekstkomentarza"/>
        <w:rPr>
          <w:lang w:val="en-US"/>
        </w:rPr>
      </w:pPr>
    </w:p>
    <w:p w14:paraId="7E3F4CB8" w14:textId="30C7D9C7" w:rsidR="00C472C2" w:rsidRPr="00296132" w:rsidRDefault="00C472C2" w:rsidP="00133711">
      <w:pPr>
        <w:pStyle w:val="Tekstkomentarza"/>
        <w:rPr>
          <w:i/>
          <w:lang w:val="en-US"/>
        </w:rPr>
      </w:pPr>
      <w:r w:rsidRPr="00296132">
        <w:rPr>
          <w:i/>
          <w:lang w:val="en-US"/>
        </w:rPr>
        <w:t>The metrics extension provides a common building block for reporting structured performance information on contracts.Metrics are structured like an OLAP data cube with each instance of Metric representing a single observation, categorized by a number of dimensions.</w:t>
      </w:r>
    </w:p>
    <w:p w14:paraId="7DFA6F38" w14:textId="4FD557B6" w:rsidR="00C472C2" w:rsidRPr="00296132" w:rsidRDefault="00C472C2" w:rsidP="00133711">
      <w:pPr>
        <w:pStyle w:val="Tekstkomentarza"/>
        <w:rPr>
          <w:i/>
          <w:lang w:val="en-US"/>
        </w:rPr>
      </w:pPr>
    </w:p>
    <w:p w14:paraId="4692BB55" w14:textId="765B4181" w:rsidR="00C472C2" w:rsidRPr="00296132" w:rsidRDefault="00C472C2" w:rsidP="00133711">
      <w:pPr>
        <w:pStyle w:val="Tekstkomentarza"/>
        <w:rPr>
          <w:lang w:val="en-US"/>
        </w:rPr>
      </w:pPr>
      <w:r w:rsidRPr="00296132">
        <w:rPr>
          <w:lang w:val="en-US"/>
        </w:rPr>
        <w:t>It should help to interpret JASON schemata.</w:t>
      </w:r>
    </w:p>
  </w:comment>
  <w:comment w:id="1107" w:author="Ekspert Reinvention" w:date="2021-02-05T09:00:00Z" w:initials="ER">
    <w:p w14:paraId="59A1508E" w14:textId="4AF78279" w:rsidR="00C472C2" w:rsidRPr="00296132" w:rsidRDefault="00C472C2">
      <w:pPr>
        <w:pStyle w:val="Tekstkomentarza"/>
        <w:rPr>
          <w:lang w:val="en-US"/>
        </w:rPr>
      </w:pPr>
      <w:r>
        <w:rPr>
          <w:rStyle w:val="Odwoaniedokomentarza"/>
        </w:rPr>
        <w:annotationRef/>
      </w:r>
      <w:r w:rsidRPr="00296132">
        <w:rPr>
          <w:lang w:val="en-US"/>
        </w:rPr>
        <w:t>The link is proper. Value implemented as an array.</w:t>
      </w:r>
    </w:p>
  </w:comment>
  <w:comment w:id="1108" w:author="Ekspert Reinvention" w:date="2021-02-05T09:01:00Z" w:initials="ER">
    <w:p w14:paraId="170A2FD2" w14:textId="43DE94EB" w:rsidR="00C472C2" w:rsidRPr="00296132" w:rsidRDefault="00C472C2">
      <w:pPr>
        <w:pStyle w:val="Tekstkomentarza"/>
        <w:rPr>
          <w:lang w:val="en-US"/>
        </w:rPr>
      </w:pPr>
      <w:r>
        <w:rPr>
          <w:rStyle w:val="Odwoaniedokomentarza"/>
        </w:rPr>
        <w:annotationRef/>
      </w:r>
      <w:r w:rsidRPr="00296132">
        <w:rPr>
          <w:lang w:val="en-US"/>
        </w:rPr>
        <w:t>The link is proper. Value implemented as an array</w:t>
      </w:r>
    </w:p>
  </w:comment>
  <w:comment w:id="1117" w:author="Ekspert Reinvention" w:date="2021-02-05T10:15:00Z" w:initials="ER">
    <w:p w14:paraId="52EAA507" w14:textId="1B9C70A9" w:rsidR="00C472C2" w:rsidRPr="00296132" w:rsidRDefault="00C472C2">
      <w:pPr>
        <w:pStyle w:val="Tekstkomentarza"/>
        <w:rPr>
          <w:lang w:val="en-US"/>
        </w:rPr>
      </w:pPr>
      <w:r>
        <w:rPr>
          <w:rStyle w:val="Odwoaniedokomentarza"/>
        </w:rPr>
        <w:annotationRef/>
      </w:r>
      <w:r w:rsidRPr="00296132">
        <w:rPr>
          <w:lang w:val="en-US"/>
        </w:rPr>
        <w:t xml:space="preserve">The link should redirect to the Tender section, to Related Process </w:t>
      </w:r>
    </w:p>
  </w:comment>
  <w:comment w:id="1121" w:author="Ekspert Reinvention" w:date="2021-02-05T10:17:00Z" w:initials="ER">
    <w:p w14:paraId="792AB6D2" w14:textId="6FF2FFCE" w:rsidR="00C472C2" w:rsidRPr="00296132" w:rsidRDefault="00C472C2">
      <w:pPr>
        <w:pStyle w:val="Tekstkomentarza"/>
        <w:rPr>
          <w:lang w:val="en-US"/>
        </w:rPr>
      </w:pPr>
      <w:r>
        <w:rPr>
          <w:rStyle w:val="Odwoaniedokomentarza"/>
        </w:rPr>
        <w:annotationRef/>
      </w:r>
      <w:r w:rsidRPr="00296132">
        <w:rPr>
          <w:lang w:val="en-US"/>
        </w:rPr>
        <w:t xml:space="preserve">The link is proper redirects to </w:t>
      </w:r>
      <w:hyperlink r:id="rId7" w:history="1">
        <w:r w:rsidRPr="00903D18">
          <w:rPr>
            <w:rStyle w:val="Hipercze"/>
            <w:rFonts w:asciiTheme="minorHAnsi" w:hAnsiTheme="minorHAnsi"/>
            <w:b/>
            <w:bCs/>
            <w:sz w:val="20"/>
          </w:rPr>
          <w:t>ocds_metrics_extension</w:t>
        </w:r>
      </w:hyperlink>
      <w:r w:rsidRPr="00296132">
        <w:rPr>
          <w:lang w:val="en-US"/>
        </w:rPr>
        <w:t>. Description of planning forecast inside. Ok.</w:t>
      </w:r>
    </w:p>
  </w:comment>
  <w:comment w:id="1125" w:author="Ekspert Reinvention" w:date="2021-02-05T10:20:00Z" w:initials="ER">
    <w:p w14:paraId="45DCAD97" w14:textId="20C9F40E" w:rsidR="00C472C2" w:rsidRPr="00296132" w:rsidRDefault="00C472C2">
      <w:pPr>
        <w:pStyle w:val="Tekstkomentarza"/>
        <w:rPr>
          <w:lang w:val="en-US"/>
        </w:rPr>
      </w:pPr>
      <w:r>
        <w:rPr>
          <w:rStyle w:val="Odwoaniedokomentarza"/>
        </w:rPr>
        <w:annotationRef/>
      </w:r>
      <w:r w:rsidRPr="00296132">
        <w:rPr>
          <w:lang w:val="en-US"/>
        </w:rPr>
        <w:t>The link is proper</w:t>
      </w:r>
    </w:p>
  </w:comment>
  <w:comment w:id="1129" w:author="Ekspert Reinvention" w:date="2021-02-05T10:25:00Z" w:initials="ER">
    <w:p w14:paraId="3F34F5D5" w14:textId="3121F449" w:rsidR="00C472C2" w:rsidRPr="00296132" w:rsidRDefault="00C472C2">
      <w:pPr>
        <w:pStyle w:val="Tekstkomentarza"/>
        <w:rPr>
          <w:lang w:val="en-US"/>
        </w:rPr>
      </w:pPr>
      <w:r>
        <w:rPr>
          <w:rStyle w:val="Odwoaniedokomentarza"/>
        </w:rPr>
        <w:annotationRef/>
      </w:r>
      <w:r w:rsidRPr="00296132">
        <w:rPr>
          <w:lang w:val="en-US"/>
        </w:rPr>
        <w:t>The link is proper</w:t>
      </w:r>
    </w:p>
  </w:comment>
  <w:comment w:id="1133" w:author="Ekspert Reinvention" w:date="2021-02-05T10:27:00Z" w:initials="ER">
    <w:p w14:paraId="2E3CE4EE" w14:textId="10B834FA" w:rsidR="00C472C2" w:rsidRPr="00296132" w:rsidRDefault="00C472C2">
      <w:pPr>
        <w:pStyle w:val="Tekstkomentarza"/>
        <w:rPr>
          <w:lang w:val="en-US"/>
        </w:rPr>
      </w:pPr>
      <w:r>
        <w:rPr>
          <w:rStyle w:val="Odwoaniedokomentarza"/>
        </w:rPr>
        <w:annotationRef/>
      </w:r>
      <w:r w:rsidRPr="00296132">
        <w:rPr>
          <w:lang w:val="en-US"/>
        </w:rPr>
        <w:t>The link is proper</w:t>
      </w:r>
    </w:p>
  </w:comment>
  <w:comment w:id="1156" w:author="Ekspert Reinvention" w:date="2021-02-04T18:35:00Z" w:initials="ER">
    <w:p w14:paraId="1DED8E64" w14:textId="7E1EED5F" w:rsidR="00C472C2" w:rsidRDefault="00C472C2">
      <w:pPr>
        <w:pStyle w:val="Tekstkomentarza"/>
        <w:rPr>
          <w:lang w:val="pl-PL"/>
        </w:rPr>
      </w:pPr>
      <w:r>
        <w:rPr>
          <w:rStyle w:val="Odwoaniedokomentarza"/>
        </w:rPr>
        <w:annotationRef/>
      </w:r>
      <w:r w:rsidRPr="00296132">
        <w:rPr>
          <w:lang w:val="en-US"/>
        </w:rPr>
        <w:t xml:space="preserve">In fact to the related process according to referred link to OCDS 1.1 standard. </w:t>
      </w:r>
      <w:r>
        <w:rPr>
          <w:lang w:val="pl-PL"/>
        </w:rPr>
        <w:t>Are we right?</w:t>
      </w:r>
    </w:p>
    <w:p w14:paraId="09B3364B" w14:textId="77777777" w:rsidR="00C472C2" w:rsidRPr="00B70478" w:rsidRDefault="00C472C2">
      <w:pPr>
        <w:pStyle w:val="Tekstkomentarza"/>
        <w:rPr>
          <w:lang w:val="pl-PL"/>
        </w:rPr>
      </w:pPr>
    </w:p>
  </w:comment>
  <w:comment w:id="1157" w:author="Ekspert Reinvention" w:date="2021-03-02T09:02:00Z" w:initials="ER">
    <w:p w14:paraId="56F8A1DF" w14:textId="250ABACC" w:rsidR="002946D5" w:rsidRDefault="002946D5">
      <w:pPr>
        <w:pStyle w:val="Tekstkomentarza"/>
      </w:pPr>
      <w:r>
        <w:rPr>
          <w:rStyle w:val="Odwoaniedokomentarza"/>
        </w:rPr>
        <w:annotationRef/>
      </w:r>
      <w:r>
        <w:t>Not</w:t>
      </w:r>
      <w:r>
        <w:rPr>
          <w:lang w:val="pl-PL"/>
        </w:rPr>
        <w:t xml:space="preserve"> commented or </w:t>
      </w:r>
      <w:r w:rsidRPr="002946D5">
        <w:t>explained</w:t>
      </w:r>
    </w:p>
  </w:comment>
  <w:comment w:id="1193" w:author="Chris Smith" w:date="2020-11-22T08:13:00Z" w:initials="CS">
    <w:p w14:paraId="3A8516D5" w14:textId="77777777" w:rsidR="00C472C2" w:rsidRDefault="00C472C2">
      <w:pPr>
        <w:pStyle w:val="Tekstkomentarza"/>
      </w:pPr>
      <w:r>
        <w:rPr>
          <w:rStyle w:val="Odwoaniedokomentarza"/>
        </w:rPr>
        <w:annotationRef/>
      </w:r>
      <w:r>
        <w:rPr>
          <w:noProof/>
          <w:lang w:val="en-US"/>
        </w:rPr>
        <w:drawing>
          <wp:inline distT="0" distB="0" distL="0" distR="0" wp14:anchorId="74016E4C" wp14:editId="75F14760">
            <wp:extent cx="1371719" cy="381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1719" cy="381033"/>
                    </a:xfrm>
                    <a:prstGeom prst="rect">
                      <a:avLst/>
                    </a:prstGeom>
                  </pic:spPr>
                </pic:pic>
              </a:graphicData>
            </a:graphic>
          </wp:inline>
        </w:drawing>
      </w:r>
    </w:p>
    <w:p w14:paraId="6A0BF9C8" w14:textId="4C66ECD6" w:rsidR="00C472C2" w:rsidRPr="0004028E" w:rsidRDefault="00C472C2">
      <w:pPr>
        <w:pStyle w:val="Tekstkomentarza"/>
        <w:rPr>
          <w:lang w:val="en-GB"/>
        </w:rPr>
      </w:pPr>
      <w:r>
        <w:rPr>
          <w:lang w:val="en-GB"/>
        </w:rPr>
        <w:t>In report Blueprint – Restricted procedure this type of formatting is used to denote data fields. Suggest that this is also used for this report.</w:t>
      </w:r>
    </w:p>
  </w:comment>
  <w:comment w:id="1200" w:author="Chris Smith" w:date="2020-11-22T08:16:00Z" w:initials="CS">
    <w:p w14:paraId="1F3190F3" w14:textId="62442FE9" w:rsidR="00C472C2" w:rsidRDefault="00C472C2">
      <w:pPr>
        <w:pStyle w:val="Tekstkomentarza"/>
      </w:pPr>
      <w:r>
        <w:rPr>
          <w:rStyle w:val="Odwoaniedokomentarza"/>
        </w:rPr>
        <w:annotationRef/>
      </w:r>
      <w:r>
        <w:rPr>
          <w:lang w:val="en-GB"/>
        </w:rPr>
        <w:t>Please provide titles for each section of code like this using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B91F8D" w15:done="0"/>
  <w15:commentEx w15:paraId="3F9AA48A" w15:done="0"/>
  <w15:commentEx w15:paraId="15412E31" w15:paraIdParent="3F9AA48A" w15:done="0"/>
  <w15:commentEx w15:paraId="35B99717" w15:done="0"/>
  <w15:commentEx w15:paraId="64E7C40A" w15:paraIdParent="35B99717" w15:done="0"/>
  <w15:commentEx w15:paraId="7F9D0715" w15:done="0"/>
  <w15:commentEx w15:paraId="068138BF" w15:done="0"/>
  <w15:commentEx w15:paraId="14E954CF" w15:done="0"/>
  <w15:commentEx w15:paraId="19BC4A68" w15:done="0"/>
  <w15:commentEx w15:paraId="55494630" w15:paraIdParent="19BC4A68" w15:done="0"/>
  <w15:commentEx w15:paraId="04937022" w15:done="0"/>
  <w15:commentEx w15:paraId="69129FF0" w15:paraIdParent="04937022" w15:done="0"/>
  <w15:commentEx w15:paraId="41F7991B" w15:done="0"/>
  <w15:commentEx w15:paraId="441095DA" w15:paraIdParent="41F7991B" w15:done="0"/>
  <w15:commentEx w15:paraId="6B7A9E8F" w15:done="0"/>
  <w15:commentEx w15:paraId="607CA57F" w15:paraIdParent="6B7A9E8F" w15:done="0"/>
  <w15:commentEx w15:paraId="7E1AE213" w15:done="0"/>
  <w15:commentEx w15:paraId="71C5CA84" w15:paraIdParent="7E1AE213" w15:done="0"/>
  <w15:commentEx w15:paraId="3C104C24" w15:done="0"/>
  <w15:commentEx w15:paraId="305BE065" w15:done="0"/>
  <w15:commentEx w15:paraId="467180C5" w15:done="0"/>
  <w15:commentEx w15:paraId="03DBE50D" w15:done="0"/>
  <w15:commentEx w15:paraId="726E4A72" w15:paraIdParent="03DBE50D" w15:done="0"/>
  <w15:commentEx w15:paraId="0D36EDEB" w15:done="0"/>
  <w15:commentEx w15:paraId="0D0A1A20" w15:paraIdParent="0D36EDEB" w15:done="0"/>
  <w15:commentEx w15:paraId="2339702B" w15:done="0"/>
  <w15:commentEx w15:paraId="7CE1AEE7" w15:paraIdParent="2339702B" w15:done="0"/>
  <w15:commentEx w15:paraId="2F7723EA" w15:done="0"/>
  <w15:commentEx w15:paraId="0AEDADDC" w15:paraIdParent="2F7723EA" w15:done="0"/>
  <w15:commentEx w15:paraId="1301037A" w15:done="0"/>
  <w15:commentEx w15:paraId="2B84D34A" w15:done="0"/>
  <w15:commentEx w15:paraId="1D7AB949" w15:done="0"/>
  <w15:commentEx w15:paraId="7C68828C" w15:paraIdParent="1D7AB949" w15:done="0"/>
  <w15:commentEx w15:paraId="28EC745A" w15:done="0"/>
  <w15:commentEx w15:paraId="4332AD2A" w15:done="0"/>
  <w15:commentEx w15:paraId="7C07BDDA" w15:done="0"/>
  <w15:commentEx w15:paraId="7458718F" w15:done="0"/>
  <w15:commentEx w15:paraId="1A9CE9A7" w15:done="0"/>
  <w15:commentEx w15:paraId="1E6C6B25" w15:done="0"/>
  <w15:commentEx w15:paraId="1F7BD39E" w15:done="0"/>
  <w15:commentEx w15:paraId="721F5125" w15:done="0"/>
  <w15:commentEx w15:paraId="0812C3FF" w15:done="0"/>
  <w15:commentEx w15:paraId="06DEF750" w15:done="0"/>
  <w15:commentEx w15:paraId="50A7B746" w15:done="0"/>
  <w15:commentEx w15:paraId="4003733B" w15:done="0"/>
  <w15:commentEx w15:paraId="5BA5C65D" w15:done="0"/>
  <w15:commentEx w15:paraId="385E0C97" w15:done="0"/>
  <w15:commentEx w15:paraId="6DB52F39" w15:paraIdParent="385E0C97" w15:done="0"/>
  <w15:commentEx w15:paraId="65DA1B29" w15:done="0"/>
  <w15:commentEx w15:paraId="39E6006B" w15:paraIdParent="65DA1B29" w15:done="0"/>
  <w15:commentEx w15:paraId="50E29F2F" w15:done="0"/>
  <w15:commentEx w15:paraId="7420899B" w15:paraIdParent="50E29F2F" w15:done="0"/>
  <w15:commentEx w15:paraId="5EDFC3A5" w15:done="0"/>
  <w15:commentEx w15:paraId="0F7359F8" w15:done="0"/>
  <w15:commentEx w15:paraId="530695F4" w15:done="0"/>
  <w15:commentEx w15:paraId="020BF1FC" w15:done="0"/>
  <w15:commentEx w15:paraId="14296511" w15:done="0"/>
  <w15:commentEx w15:paraId="315AC95B" w15:done="0"/>
  <w15:commentEx w15:paraId="1EE629A5" w15:paraIdParent="315AC95B" w15:done="0"/>
  <w15:commentEx w15:paraId="2DBB4265" w15:done="0"/>
  <w15:commentEx w15:paraId="51917B13" w15:done="0"/>
  <w15:commentEx w15:paraId="1079E65B" w15:done="0"/>
  <w15:commentEx w15:paraId="469028AA" w15:done="0"/>
  <w15:commentEx w15:paraId="5DCFC450" w15:done="0"/>
  <w15:commentEx w15:paraId="1B762F09" w15:done="0"/>
  <w15:commentEx w15:paraId="0EB54658" w15:done="0"/>
  <w15:commentEx w15:paraId="0DF4E042" w15:done="0"/>
  <w15:commentEx w15:paraId="55A486D5" w15:paraIdParent="0DF4E042" w15:done="0"/>
  <w15:commentEx w15:paraId="0E9B8B87" w15:done="0"/>
  <w15:commentEx w15:paraId="121A8143" w15:done="0"/>
  <w15:commentEx w15:paraId="2C7FAF9D" w15:done="0"/>
  <w15:commentEx w15:paraId="16134C40" w15:done="0"/>
  <w15:commentEx w15:paraId="774AD253" w15:done="0"/>
  <w15:commentEx w15:paraId="4611A368" w15:done="0"/>
  <w15:commentEx w15:paraId="170FF118" w15:paraIdParent="4611A368" w15:done="0"/>
  <w15:commentEx w15:paraId="1823087B" w15:done="0"/>
  <w15:commentEx w15:paraId="4692BB55" w15:done="0"/>
  <w15:commentEx w15:paraId="59A1508E" w15:done="0"/>
  <w15:commentEx w15:paraId="170A2FD2" w15:done="0"/>
  <w15:commentEx w15:paraId="52EAA507" w15:done="0"/>
  <w15:commentEx w15:paraId="792AB6D2" w15:done="0"/>
  <w15:commentEx w15:paraId="45DCAD97" w15:done="0"/>
  <w15:commentEx w15:paraId="3F34F5D5" w15:done="0"/>
  <w15:commentEx w15:paraId="2E3CE4EE" w15:done="0"/>
  <w15:commentEx w15:paraId="09B3364B" w15:done="0"/>
  <w15:commentEx w15:paraId="56F8A1DF" w15:paraIdParent="09B3364B" w15:done="0"/>
  <w15:commentEx w15:paraId="6A0BF9C8" w15:done="0"/>
  <w15:commentEx w15:paraId="1F3190F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C7EFA" w14:textId="77777777" w:rsidR="003D74AC" w:rsidRDefault="003D74AC" w:rsidP="00745673">
      <w:pPr>
        <w:spacing w:after="0" w:line="240" w:lineRule="auto"/>
      </w:pPr>
      <w:r>
        <w:separator/>
      </w:r>
    </w:p>
  </w:endnote>
  <w:endnote w:type="continuationSeparator" w:id="0">
    <w:p w14:paraId="14A8F86D" w14:textId="77777777" w:rsidR="003D74AC" w:rsidRDefault="003D74AC" w:rsidP="00745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593931"/>
      <w:docPartObj>
        <w:docPartGallery w:val="Page Numbers (Bottom of Page)"/>
        <w:docPartUnique/>
      </w:docPartObj>
    </w:sdtPr>
    <w:sdtEndPr/>
    <w:sdtContent>
      <w:sdt>
        <w:sdtPr>
          <w:id w:val="439411734"/>
          <w:docPartObj>
            <w:docPartGallery w:val="Page Numbers (Top of Page)"/>
            <w:docPartUnique/>
          </w:docPartObj>
        </w:sdtPr>
        <w:sdtEndPr/>
        <w:sdtContent>
          <w:p w14:paraId="5FFF1559" w14:textId="2B5CBD50" w:rsidR="00C472C2" w:rsidRDefault="00C472C2">
            <w:pPr>
              <w:pStyle w:val="Stopka"/>
              <w:jc w:val="right"/>
            </w:pPr>
            <w:r w:rsidRPr="0064669B">
              <w:rPr>
                <w:rFonts w:ascii="Arial" w:hAnsi="Arial" w:cs="Arial"/>
                <w:bCs/>
              </w:rPr>
              <w:fldChar w:fldCharType="begin"/>
            </w:r>
            <w:r w:rsidRPr="0064669B">
              <w:rPr>
                <w:rFonts w:ascii="Arial" w:hAnsi="Arial" w:cs="Arial"/>
                <w:bCs/>
              </w:rPr>
              <w:instrText>PAGE</w:instrText>
            </w:r>
            <w:r w:rsidRPr="0064669B">
              <w:rPr>
                <w:rFonts w:ascii="Arial" w:hAnsi="Arial" w:cs="Arial"/>
                <w:bCs/>
              </w:rPr>
              <w:fldChar w:fldCharType="separate"/>
            </w:r>
            <w:r w:rsidR="002946D5">
              <w:rPr>
                <w:rFonts w:ascii="Arial" w:hAnsi="Arial" w:cs="Arial"/>
                <w:bCs/>
                <w:noProof/>
              </w:rPr>
              <w:t>58</w:t>
            </w:r>
            <w:r w:rsidRPr="0064669B">
              <w:rPr>
                <w:rFonts w:ascii="Arial" w:hAnsi="Arial" w:cs="Arial"/>
                <w:bCs/>
              </w:rPr>
              <w:fldChar w:fldCharType="end"/>
            </w:r>
            <w:r w:rsidRPr="0064669B">
              <w:rPr>
                <w:rFonts w:ascii="Arial" w:hAnsi="Arial" w:cs="Arial"/>
                <w:bCs/>
                <w:lang w:val="en-US"/>
              </w:rPr>
              <w:t>|</w:t>
            </w:r>
            <w:r w:rsidRPr="0064669B">
              <w:rPr>
                <w:rFonts w:ascii="Arial" w:hAnsi="Arial" w:cs="Arial"/>
                <w:bCs/>
              </w:rPr>
              <w:fldChar w:fldCharType="begin"/>
            </w:r>
            <w:r w:rsidRPr="0064669B">
              <w:rPr>
                <w:rFonts w:ascii="Arial" w:hAnsi="Arial" w:cs="Arial"/>
                <w:bCs/>
              </w:rPr>
              <w:instrText>NUMPAGES</w:instrText>
            </w:r>
            <w:r w:rsidRPr="0064669B">
              <w:rPr>
                <w:rFonts w:ascii="Arial" w:hAnsi="Arial" w:cs="Arial"/>
                <w:bCs/>
              </w:rPr>
              <w:fldChar w:fldCharType="separate"/>
            </w:r>
            <w:r w:rsidR="002946D5">
              <w:rPr>
                <w:rFonts w:ascii="Arial" w:hAnsi="Arial" w:cs="Arial"/>
                <w:bCs/>
                <w:noProof/>
              </w:rPr>
              <w:t>58</w:t>
            </w:r>
            <w:r w:rsidRPr="0064669B">
              <w:rPr>
                <w:rFonts w:ascii="Arial" w:hAnsi="Arial" w:cs="Arial"/>
                <w:bCs/>
              </w:rPr>
              <w:fldChar w:fldCharType="end"/>
            </w:r>
          </w:p>
        </w:sdtContent>
      </w:sdt>
    </w:sdtContent>
  </w:sdt>
  <w:p w14:paraId="6ABD6911" w14:textId="77777777" w:rsidR="00C472C2" w:rsidRDefault="00C472C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C20C4" w14:textId="77777777" w:rsidR="003D74AC" w:rsidRDefault="003D74AC" w:rsidP="00745673">
      <w:pPr>
        <w:spacing w:after="0" w:line="240" w:lineRule="auto"/>
      </w:pPr>
      <w:r>
        <w:separator/>
      </w:r>
    </w:p>
  </w:footnote>
  <w:footnote w:type="continuationSeparator" w:id="0">
    <w:p w14:paraId="17D3580D" w14:textId="77777777" w:rsidR="003D74AC" w:rsidRDefault="003D74AC" w:rsidP="00745673">
      <w:pPr>
        <w:spacing w:after="0" w:line="240" w:lineRule="auto"/>
      </w:pPr>
      <w:r>
        <w:continuationSeparator/>
      </w:r>
    </w:p>
  </w:footnote>
  <w:footnote w:id="1">
    <w:p w14:paraId="24EACF11" w14:textId="77777777" w:rsidR="00C472C2" w:rsidRPr="006949BA" w:rsidRDefault="00C472C2" w:rsidP="009735BB">
      <w:pPr>
        <w:pStyle w:val="Tekstprzypisudolnego"/>
        <w:rPr>
          <w:ins w:id="947" w:author="Alba Colomer Padrosa" w:date="2020-12-07T08:31:00Z"/>
          <w:lang w:val="ca-ES"/>
        </w:rPr>
      </w:pPr>
      <w:ins w:id="948" w:author="Alba Colomer Padrosa" w:date="2020-12-07T08:31:00Z">
        <w:r>
          <w:rPr>
            <w:rStyle w:val="Odwoanieprzypisudolnego"/>
          </w:rPr>
          <w:footnoteRef/>
        </w:r>
        <w:r>
          <w:t xml:space="preserve"> </w:t>
        </w:r>
        <w:r w:rsidRPr="006949BA">
          <w:rPr>
            <w:sz w:val="18"/>
          </w:rPr>
          <w:fldChar w:fldCharType="begin"/>
        </w:r>
        <w:r w:rsidRPr="006949BA">
          <w:rPr>
            <w:sz w:val="18"/>
          </w:rPr>
          <w:instrText xml:space="preserve"> HYPERLINK "https://ebrd.huddle.net/workspace/36712039/files/%23/83312462" </w:instrText>
        </w:r>
        <w:r w:rsidRPr="006949BA">
          <w:rPr>
            <w:sz w:val="18"/>
          </w:rPr>
          <w:fldChar w:fldCharType="separate"/>
        </w:r>
        <w:r w:rsidRPr="006949BA">
          <w:rPr>
            <w:rStyle w:val="Hipercze"/>
            <w:sz w:val="18"/>
          </w:rPr>
          <w:t>https://ebrd.huddle.net/workspace/36712039/files/#/83312462</w:t>
        </w:r>
        <w:r w:rsidRPr="006949BA">
          <w:rPr>
            <w:sz w:val="18"/>
          </w:rPr>
          <w:fldChar w:fldCharType="end"/>
        </w:r>
      </w:ins>
    </w:p>
  </w:footnote>
  <w:footnote w:id="2">
    <w:p w14:paraId="3D3D2604" w14:textId="712C8B02" w:rsidR="00C472C2" w:rsidRPr="00420EC6" w:rsidRDefault="00C472C2">
      <w:pPr>
        <w:pStyle w:val="Tekstprzypisudolnego"/>
        <w:rPr>
          <w:lang w:val="ca-ES"/>
        </w:rPr>
      </w:pPr>
      <w:r>
        <w:rPr>
          <w:rStyle w:val="Odwoanieprzypisudolnego"/>
        </w:rPr>
        <w:footnoteRef/>
      </w:r>
      <w:r w:rsidRPr="00D061AE">
        <w:rPr>
          <w:lang w:val="ca-ES"/>
          <w:rPrChange w:id="967" w:author="Alba Colomer Padrosa" w:date="2021-01-27T11:25:00Z">
            <w:rPr/>
          </w:rPrChange>
        </w:rPr>
        <w:t xml:space="preserve"> </w:t>
      </w:r>
      <w:r>
        <w:rPr>
          <w:rStyle w:val="Hipercze"/>
          <w:rFonts w:ascii="Times New Roman" w:hAnsi="Times New Roman"/>
          <w:sz w:val="20"/>
        </w:rPr>
        <w:fldChar w:fldCharType="begin"/>
      </w:r>
      <w:r w:rsidRPr="00D061AE">
        <w:rPr>
          <w:rStyle w:val="Hipercze"/>
          <w:rFonts w:ascii="Times New Roman" w:hAnsi="Times New Roman"/>
          <w:sz w:val="20"/>
          <w:lang w:val="ca-ES"/>
          <w:rPrChange w:id="968" w:author="Alba Colomer Padrosa" w:date="2021-01-27T11:25:00Z">
            <w:rPr>
              <w:rStyle w:val="Hipercze"/>
              <w:rFonts w:ascii="Times New Roman" w:hAnsi="Times New Roman"/>
              <w:sz w:val="20"/>
            </w:rPr>
          </w:rPrChange>
        </w:rPr>
        <w:instrText xml:space="preserve"> HYPERLINK "https://app.lucidchart.com/publicSegments/view/b09729c6-cc4d-44ce-be4d-2afbe2e96195/image.png" </w:instrText>
      </w:r>
      <w:r>
        <w:rPr>
          <w:rStyle w:val="Hipercze"/>
          <w:rFonts w:ascii="Times New Roman" w:hAnsi="Times New Roman"/>
          <w:sz w:val="20"/>
        </w:rPr>
        <w:fldChar w:fldCharType="separate"/>
      </w:r>
      <w:r w:rsidRPr="00D061AE">
        <w:rPr>
          <w:rStyle w:val="Hipercze"/>
          <w:rFonts w:ascii="Times New Roman" w:hAnsi="Times New Roman"/>
          <w:sz w:val="20"/>
          <w:lang w:val="ca-ES"/>
          <w:rPrChange w:id="969" w:author="Alba Colomer Padrosa" w:date="2021-01-27T11:25:00Z">
            <w:rPr>
              <w:rStyle w:val="Hipercze"/>
              <w:rFonts w:ascii="Times New Roman" w:hAnsi="Times New Roman"/>
              <w:sz w:val="20"/>
            </w:rPr>
          </w:rPrChange>
        </w:rPr>
        <w:t>https://app.lucidchart.com/publicSegments/view/b09729c6-cc4d-44ce-be4d-2afbe2e</w:t>
      </w:r>
      <w:r w:rsidRPr="00D061AE">
        <w:rPr>
          <w:rStyle w:val="Hipercze"/>
          <w:rFonts w:ascii="Times New Roman" w:hAnsi="Times New Roman"/>
          <w:sz w:val="20"/>
          <w:lang w:val="ca-ES"/>
          <w:rPrChange w:id="970" w:author="Alba Colomer Padrosa" w:date="2021-01-27T11:25:00Z">
            <w:rPr>
              <w:rStyle w:val="Hipercze"/>
              <w:rFonts w:ascii="Times New Roman" w:hAnsi="Times New Roman"/>
              <w:sz w:val="20"/>
            </w:rPr>
          </w:rPrChange>
        </w:rPr>
        <w:t>9</w:t>
      </w:r>
      <w:r w:rsidRPr="00D061AE">
        <w:rPr>
          <w:rStyle w:val="Hipercze"/>
          <w:rFonts w:ascii="Times New Roman" w:hAnsi="Times New Roman"/>
          <w:sz w:val="20"/>
          <w:lang w:val="ca-ES"/>
          <w:rPrChange w:id="971" w:author="Alba Colomer Padrosa" w:date="2021-01-27T11:25:00Z">
            <w:rPr>
              <w:rStyle w:val="Hipercze"/>
              <w:rFonts w:ascii="Times New Roman" w:hAnsi="Times New Roman"/>
              <w:sz w:val="20"/>
            </w:rPr>
          </w:rPrChange>
        </w:rPr>
        <w:t>6195/image.png</w:t>
      </w:r>
      <w:r>
        <w:rPr>
          <w:rStyle w:val="Hipercze"/>
          <w:rFonts w:ascii="Times New Roman" w:hAnsi="Times New Roman"/>
          <w:sz w:val="20"/>
        </w:rPr>
        <w:fldChar w:fldCharType="end"/>
      </w:r>
    </w:p>
  </w:footnote>
  <w:footnote w:id="3">
    <w:p w14:paraId="06341507" w14:textId="14218237" w:rsidR="00C472C2" w:rsidRPr="00316808" w:rsidRDefault="00C472C2">
      <w:pPr>
        <w:pStyle w:val="Tekstprzypisudolnego"/>
        <w:rPr>
          <w:lang w:val="ca-ES"/>
        </w:rPr>
      </w:pPr>
      <w:r>
        <w:rPr>
          <w:rStyle w:val="Odwoanieprzypisudolnego"/>
        </w:rPr>
        <w:footnoteRef/>
      </w:r>
      <w:r w:rsidRPr="00D061AE">
        <w:rPr>
          <w:lang w:val="ca-ES"/>
          <w:rPrChange w:id="1000" w:author="Alba Colomer Padrosa" w:date="2021-01-27T11:25:00Z">
            <w:rPr/>
          </w:rPrChange>
        </w:rPr>
        <w:t xml:space="preserve"> </w:t>
      </w:r>
      <w:r>
        <w:rPr>
          <w:rStyle w:val="Hipercze"/>
          <w:rFonts w:ascii="Times New Roman" w:hAnsi="Times New Roman"/>
          <w:sz w:val="20"/>
        </w:rPr>
        <w:fldChar w:fldCharType="begin"/>
      </w:r>
      <w:r w:rsidRPr="00D061AE">
        <w:rPr>
          <w:rStyle w:val="Hipercze"/>
          <w:rFonts w:ascii="Times New Roman" w:hAnsi="Times New Roman"/>
          <w:sz w:val="20"/>
          <w:lang w:val="ca-ES"/>
          <w:rPrChange w:id="1001" w:author="Alba Colomer Padrosa" w:date="2021-01-27T11:25:00Z">
            <w:rPr>
              <w:rStyle w:val="Hipercze"/>
              <w:rFonts w:ascii="Times New Roman" w:hAnsi="Times New Roman"/>
              <w:sz w:val="20"/>
            </w:rPr>
          </w:rPrChange>
        </w:rPr>
        <w:instrText xml:space="preserve"> HYPERLINK "https://cawemo.com/share/4936b1c7-4467-432d-aee6-1b2cc8b3be03" </w:instrText>
      </w:r>
      <w:r>
        <w:rPr>
          <w:rStyle w:val="Hipercze"/>
          <w:rFonts w:ascii="Times New Roman" w:hAnsi="Times New Roman"/>
          <w:sz w:val="20"/>
        </w:rPr>
        <w:fldChar w:fldCharType="separate"/>
      </w:r>
      <w:r w:rsidRPr="00D061AE">
        <w:rPr>
          <w:rStyle w:val="Hipercze"/>
          <w:rFonts w:ascii="Times New Roman" w:hAnsi="Times New Roman"/>
          <w:sz w:val="20"/>
          <w:lang w:val="ca-ES"/>
          <w:rPrChange w:id="1002" w:author="Alba Colomer Padrosa" w:date="2021-01-27T11:25:00Z">
            <w:rPr>
              <w:rStyle w:val="Hipercze"/>
              <w:rFonts w:ascii="Times New Roman" w:hAnsi="Times New Roman"/>
              <w:sz w:val="20"/>
            </w:rPr>
          </w:rPrChange>
        </w:rPr>
        <w:t>https://cawemo.com/share/4936b1c7-4467-432d-aee6-1b2cc8b3be03</w:t>
      </w:r>
      <w:r>
        <w:rPr>
          <w:rStyle w:val="Hipercze"/>
          <w:rFonts w:ascii="Times New Roman" w:hAnsi="Times New Roman"/>
          <w:sz w:val="20"/>
        </w:rPr>
        <w:fldChar w:fldCharType="end"/>
      </w:r>
    </w:p>
  </w:footnote>
  <w:footnote w:id="4">
    <w:p w14:paraId="4073AED8" w14:textId="526EA9B0" w:rsidR="00C472C2" w:rsidRPr="00316808" w:rsidRDefault="00C472C2" w:rsidP="00316808">
      <w:pPr>
        <w:pStyle w:val="Tekstprzypisudolnego"/>
        <w:rPr>
          <w:lang w:val="ca-ES"/>
        </w:rPr>
      </w:pPr>
      <w:r>
        <w:rPr>
          <w:rStyle w:val="Odwoanieprzypisudolnego"/>
        </w:rPr>
        <w:footnoteRef/>
      </w:r>
      <w:r w:rsidRPr="00D061AE">
        <w:rPr>
          <w:lang w:val="ca-ES"/>
          <w:rPrChange w:id="1013" w:author="Alba Colomer Padrosa" w:date="2021-01-27T11:25:00Z">
            <w:rPr/>
          </w:rPrChange>
        </w:rPr>
        <w:t xml:space="preserve"> </w:t>
      </w:r>
      <w:r>
        <w:rPr>
          <w:rStyle w:val="Hipercze"/>
          <w:rFonts w:ascii="Times New Roman" w:hAnsi="Times New Roman"/>
          <w:sz w:val="20"/>
        </w:rPr>
        <w:fldChar w:fldCharType="begin"/>
      </w:r>
      <w:r w:rsidRPr="00D061AE">
        <w:rPr>
          <w:rStyle w:val="Hipercze"/>
          <w:rFonts w:ascii="Times New Roman" w:hAnsi="Times New Roman"/>
          <w:sz w:val="20"/>
          <w:lang w:val="ca-ES"/>
          <w:rPrChange w:id="1014" w:author="Alba Colomer Padrosa" w:date="2021-01-27T11:25:00Z">
            <w:rPr>
              <w:rStyle w:val="Hipercze"/>
              <w:rFonts w:ascii="Times New Roman" w:hAnsi="Times New Roman"/>
              <w:sz w:val="20"/>
            </w:rPr>
          </w:rPrChange>
        </w:rPr>
        <w:instrText xml:space="preserve"> HYPERLINK "https://app.lucidchart.com/publicSegments/view/5c214c2e-a030-4783-bace-a9731cc29018/image.png" </w:instrText>
      </w:r>
      <w:r>
        <w:rPr>
          <w:rStyle w:val="Hipercze"/>
          <w:rFonts w:ascii="Times New Roman" w:hAnsi="Times New Roman"/>
          <w:sz w:val="20"/>
        </w:rPr>
        <w:fldChar w:fldCharType="separate"/>
      </w:r>
      <w:r w:rsidRPr="00D061AE">
        <w:rPr>
          <w:rStyle w:val="Hipercze"/>
          <w:rFonts w:ascii="Times New Roman" w:hAnsi="Times New Roman"/>
          <w:sz w:val="20"/>
          <w:lang w:val="ca-ES"/>
          <w:rPrChange w:id="1015" w:author="Alba Colomer Padrosa" w:date="2021-01-27T11:25:00Z">
            <w:rPr>
              <w:rStyle w:val="Hipercze"/>
              <w:rFonts w:ascii="Times New Roman" w:hAnsi="Times New Roman"/>
              <w:sz w:val="20"/>
            </w:rPr>
          </w:rPrChange>
        </w:rPr>
        <w:t>https://app.lucidchart.com/publicSegments/view/5c214c2e-a030-4783-bace-a9731cc29018/image.png</w:t>
      </w:r>
      <w:r>
        <w:rPr>
          <w:rStyle w:val="Hipercze"/>
          <w:rFonts w:ascii="Times New Roman" w:hAnsi="Times New Roman"/>
          <w:sz w:val="20"/>
        </w:rPr>
        <w:fldChar w:fldCharType="end"/>
      </w:r>
    </w:p>
  </w:footnote>
  <w:footnote w:id="5">
    <w:p w14:paraId="68E47D94" w14:textId="207C0893" w:rsidR="00C472C2" w:rsidRPr="00F179F8" w:rsidRDefault="00C472C2">
      <w:pPr>
        <w:pStyle w:val="Tekstprzypisudolnego"/>
        <w:rPr>
          <w:lang w:val="ca-ES"/>
        </w:rPr>
      </w:pPr>
      <w:r>
        <w:rPr>
          <w:rStyle w:val="Odwoanieprzypisudolnego"/>
        </w:rPr>
        <w:footnoteRef/>
      </w:r>
      <w:r w:rsidRPr="00D061AE">
        <w:rPr>
          <w:lang w:val="ca-ES"/>
          <w:rPrChange w:id="1169" w:author="Alba Colomer Padrosa" w:date="2021-01-27T11:25:00Z">
            <w:rPr/>
          </w:rPrChange>
        </w:rPr>
        <w:t xml:space="preserve"> </w:t>
      </w:r>
      <w:r>
        <w:rPr>
          <w:rStyle w:val="Hipercze"/>
          <w:rFonts w:ascii="Times New Roman" w:hAnsi="Times New Roman"/>
          <w:sz w:val="20"/>
        </w:rPr>
        <w:fldChar w:fldCharType="begin"/>
      </w:r>
      <w:r w:rsidRPr="00D061AE">
        <w:rPr>
          <w:rStyle w:val="Hipercze"/>
          <w:rFonts w:ascii="Times New Roman" w:hAnsi="Times New Roman"/>
          <w:sz w:val="20"/>
          <w:lang w:val="ca-ES"/>
          <w:rPrChange w:id="1170" w:author="Alba Colomer Padrosa" w:date="2021-01-27T11:25:00Z">
            <w:rPr>
              <w:rStyle w:val="Hipercze"/>
              <w:rFonts w:ascii="Times New Roman" w:hAnsi="Times New Roman"/>
              <w:sz w:val="20"/>
            </w:rPr>
          </w:rPrChange>
        </w:rPr>
        <w:instrText xml:space="preserve"> HYPERLINK "https://cawemo.com/share/23f00821-b867-413d-b62c-eb482f34a1d6" </w:instrText>
      </w:r>
      <w:r>
        <w:rPr>
          <w:rStyle w:val="Hipercze"/>
          <w:rFonts w:ascii="Times New Roman" w:hAnsi="Times New Roman"/>
          <w:sz w:val="20"/>
        </w:rPr>
        <w:fldChar w:fldCharType="separate"/>
      </w:r>
      <w:r w:rsidRPr="00D061AE">
        <w:rPr>
          <w:rStyle w:val="Hipercze"/>
          <w:rFonts w:ascii="Times New Roman" w:hAnsi="Times New Roman"/>
          <w:sz w:val="20"/>
          <w:lang w:val="ca-ES"/>
          <w:rPrChange w:id="1171" w:author="Alba Colomer Padrosa" w:date="2021-01-27T11:25:00Z">
            <w:rPr>
              <w:rStyle w:val="Hipercze"/>
              <w:rFonts w:ascii="Times New Roman" w:hAnsi="Times New Roman"/>
              <w:sz w:val="20"/>
            </w:rPr>
          </w:rPrChange>
        </w:rPr>
        <w:t>https://cawemo.com/share/23f00821-b867-413d-b62c-eb482f34a1d6</w:t>
      </w:r>
      <w:r>
        <w:rPr>
          <w:rStyle w:val="Hipercze"/>
          <w:rFonts w:ascii="Times New Roman" w:hAnsi="Times New Roman"/>
          <w:sz w:val="20"/>
        </w:rPr>
        <w:fldChar w:fldCharType="end"/>
      </w:r>
    </w:p>
  </w:footnote>
  <w:footnote w:id="6">
    <w:p w14:paraId="1FEC1720" w14:textId="60B5B403" w:rsidR="00C472C2" w:rsidRPr="00F179F8" w:rsidRDefault="00C472C2" w:rsidP="00232976">
      <w:pPr>
        <w:pStyle w:val="Tekstprzypisudolnego"/>
        <w:rPr>
          <w:lang w:val="ca-ES"/>
        </w:rPr>
      </w:pPr>
      <w:r>
        <w:rPr>
          <w:rStyle w:val="Odwoanieprzypisudolnego"/>
        </w:rPr>
        <w:footnoteRef/>
      </w:r>
      <w:r w:rsidRPr="00D061AE">
        <w:rPr>
          <w:lang w:val="ca-ES"/>
          <w:rPrChange w:id="1176" w:author="Alba Colomer Padrosa" w:date="2021-01-27T11:25:00Z">
            <w:rPr/>
          </w:rPrChange>
        </w:rPr>
        <w:t xml:space="preserve"> </w:t>
      </w:r>
      <w:r>
        <w:rPr>
          <w:rStyle w:val="Hipercze"/>
          <w:rFonts w:ascii="Times New Roman" w:hAnsi="Times New Roman"/>
          <w:sz w:val="20"/>
        </w:rPr>
        <w:fldChar w:fldCharType="begin"/>
      </w:r>
      <w:r w:rsidRPr="00D061AE">
        <w:rPr>
          <w:rStyle w:val="Hipercze"/>
          <w:rFonts w:ascii="Times New Roman" w:hAnsi="Times New Roman"/>
          <w:sz w:val="20"/>
          <w:lang w:val="ca-ES"/>
          <w:rPrChange w:id="1177" w:author="Alba Colomer Padrosa" w:date="2021-01-27T11:25:00Z">
            <w:rPr>
              <w:rStyle w:val="Hipercze"/>
              <w:rFonts w:ascii="Times New Roman" w:hAnsi="Times New Roman"/>
              <w:sz w:val="20"/>
            </w:rPr>
          </w:rPrChange>
        </w:rPr>
        <w:instrText xml:space="preserve"> HYPERLINK "https://cawemo.com/share/1ae8009c-d717-4ad0-aabc-f4b87337b925" </w:instrText>
      </w:r>
      <w:r>
        <w:rPr>
          <w:rStyle w:val="Hipercze"/>
          <w:rFonts w:ascii="Times New Roman" w:hAnsi="Times New Roman"/>
          <w:sz w:val="20"/>
        </w:rPr>
        <w:fldChar w:fldCharType="separate"/>
      </w:r>
      <w:r w:rsidRPr="00D061AE">
        <w:rPr>
          <w:rStyle w:val="Hipercze"/>
          <w:rFonts w:ascii="Times New Roman" w:hAnsi="Times New Roman"/>
          <w:sz w:val="20"/>
          <w:lang w:val="ca-ES"/>
          <w:rPrChange w:id="1178" w:author="Alba Colomer Padrosa" w:date="2021-01-27T11:25:00Z">
            <w:rPr>
              <w:rStyle w:val="Hipercze"/>
              <w:rFonts w:ascii="Times New Roman" w:hAnsi="Times New Roman"/>
              <w:sz w:val="20"/>
            </w:rPr>
          </w:rPrChange>
        </w:rPr>
        <w:t>https://cawemo.com/share/1ae8009c-d717-4ad0-aabc-f4b87337b925</w:t>
      </w:r>
      <w:r>
        <w:rPr>
          <w:rStyle w:val="Hipercze"/>
          <w:rFonts w:ascii="Times New Roman" w:hAnsi="Times New Roman"/>
          <w:sz w:val="20"/>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Siatka"/>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8"/>
      <w:gridCol w:w="5671"/>
      <w:gridCol w:w="2589"/>
    </w:tblGrid>
    <w:tr w:rsidR="00C472C2" w:rsidRPr="00903A56" w14:paraId="4E331E99" w14:textId="77777777" w:rsidTr="002B1BC9">
      <w:trPr>
        <w:trHeight w:val="429"/>
      </w:trPr>
      <w:tc>
        <w:tcPr>
          <w:tcW w:w="1688" w:type="dxa"/>
          <w:vMerge w:val="restart"/>
        </w:tcPr>
        <w:p w14:paraId="18ABC2EC" w14:textId="77777777" w:rsidR="00C472C2" w:rsidRPr="00745673" w:rsidRDefault="00C472C2" w:rsidP="002B1BC9">
          <w:pPr>
            <w:pStyle w:val="Nagwek"/>
            <w:ind w:left="-709" w:firstLine="709"/>
            <w:jc w:val="center"/>
            <w:rPr>
              <w:rFonts w:ascii="Arial" w:hAnsi="Arial" w:cs="Arial"/>
              <w:b/>
              <w:i/>
            </w:rPr>
          </w:pPr>
        </w:p>
      </w:tc>
      <w:tc>
        <w:tcPr>
          <w:tcW w:w="5671" w:type="dxa"/>
        </w:tcPr>
        <w:p w14:paraId="1061A24B" w14:textId="77777777" w:rsidR="00C472C2" w:rsidRPr="00077353" w:rsidRDefault="00C472C2" w:rsidP="002B1BC9">
          <w:pPr>
            <w:jc w:val="center"/>
            <w:rPr>
              <w:rFonts w:ascii="Arial" w:hAnsi="Arial" w:cs="Arial"/>
              <w:b/>
              <w:bCs/>
              <w:i/>
              <w:sz w:val="16"/>
              <w:szCs w:val="16"/>
            </w:rPr>
          </w:pPr>
          <w:r w:rsidRPr="00077353">
            <w:rPr>
              <w:rFonts w:ascii="Arial" w:eastAsia="Calibri" w:hAnsi="Arial" w:cs="Arial"/>
              <w:bCs/>
              <w:i/>
              <w:sz w:val="16"/>
              <w:szCs w:val="16"/>
            </w:rPr>
            <w:t>Belarus: Public Procurement Reporting Module for the National eProcurement System/s</w:t>
          </w:r>
        </w:p>
      </w:tc>
      <w:tc>
        <w:tcPr>
          <w:tcW w:w="2589" w:type="dxa"/>
          <w:vMerge w:val="restart"/>
        </w:tcPr>
        <w:p w14:paraId="0C9BC076" w14:textId="77777777" w:rsidR="00C472C2" w:rsidRPr="00745673" w:rsidRDefault="00C472C2" w:rsidP="002B1BC9">
          <w:pPr>
            <w:pStyle w:val="Nagwek"/>
            <w:tabs>
              <w:tab w:val="left" w:pos="2372"/>
            </w:tabs>
            <w:ind w:left="-709" w:firstLine="709"/>
            <w:rPr>
              <w:rFonts w:ascii="Arial" w:hAnsi="Arial" w:cs="Arial"/>
              <w:b/>
              <w:i/>
            </w:rPr>
          </w:pPr>
          <w:r w:rsidRPr="00745673">
            <w:rPr>
              <w:rFonts w:ascii="Arial" w:hAnsi="Arial" w:cs="Arial"/>
              <w:i/>
              <w:noProof/>
              <w:lang w:val="en-US"/>
            </w:rPr>
            <w:drawing>
              <wp:anchor distT="0" distB="0" distL="114300" distR="114300" simplePos="0" relativeHeight="251659264" behindDoc="0" locked="0" layoutInCell="1" allowOverlap="1" wp14:anchorId="5BC24F26" wp14:editId="48635B1E">
                <wp:simplePos x="603250" y="445135"/>
                <wp:positionH relativeFrom="margin">
                  <wp:posOffset>6310630</wp:posOffset>
                </wp:positionH>
                <wp:positionV relativeFrom="margin">
                  <wp:align>top</wp:align>
                </wp:positionV>
                <wp:extent cx="1000125" cy="523875"/>
                <wp:effectExtent l="0" t="0" r="9525" b="9525"/>
                <wp:wrapSquare wrapText="bothSides"/>
                <wp:docPr id="5" name="Picture 7"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anchor>
            </w:drawing>
          </w:r>
          <w:r w:rsidRPr="00745673">
            <w:rPr>
              <w:rFonts w:ascii="Arial" w:hAnsi="Arial" w:cs="Arial"/>
              <w:b/>
              <w:i/>
            </w:rPr>
            <w:tab/>
          </w:r>
        </w:p>
      </w:tc>
    </w:tr>
    <w:tr w:rsidR="00C472C2" w:rsidRPr="00FC3460" w14:paraId="767AB017" w14:textId="77777777" w:rsidTr="002B1BC9">
      <w:trPr>
        <w:trHeight w:val="385"/>
      </w:trPr>
      <w:tc>
        <w:tcPr>
          <w:tcW w:w="1688" w:type="dxa"/>
          <w:vMerge/>
        </w:tcPr>
        <w:p w14:paraId="1A29A21C" w14:textId="77777777" w:rsidR="00C472C2" w:rsidRPr="00745673" w:rsidRDefault="00C472C2" w:rsidP="002B1BC9">
          <w:pPr>
            <w:pStyle w:val="Nagwek"/>
            <w:jc w:val="center"/>
            <w:rPr>
              <w:rFonts w:ascii="Arial" w:hAnsi="Arial" w:cs="Arial"/>
              <w:b/>
              <w:i/>
            </w:rPr>
          </w:pPr>
        </w:p>
      </w:tc>
      <w:tc>
        <w:tcPr>
          <w:tcW w:w="5671" w:type="dxa"/>
        </w:tcPr>
        <w:p w14:paraId="4A3CCD6F" w14:textId="62D612F7" w:rsidR="00C472C2" w:rsidRPr="00077353" w:rsidRDefault="00C472C2">
          <w:pPr>
            <w:pStyle w:val="Nagwek"/>
            <w:jc w:val="center"/>
            <w:rPr>
              <w:rFonts w:ascii="Arial" w:hAnsi="Arial" w:cs="Arial"/>
              <w:b/>
              <w:i/>
              <w:sz w:val="16"/>
              <w:szCs w:val="16"/>
            </w:rPr>
          </w:pPr>
          <w:r w:rsidRPr="00077353">
            <w:rPr>
              <w:rFonts w:ascii="Arial" w:hAnsi="Arial" w:cs="Arial"/>
              <w:b/>
              <w:i/>
              <w:sz w:val="16"/>
              <w:szCs w:val="16"/>
            </w:rPr>
            <w:t xml:space="preserve"> </w:t>
          </w:r>
          <w:r w:rsidRPr="00391046">
            <w:rPr>
              <w:rFonts w:ascii="Arial" w:eastAsia="Arial" w:hAnsi="Arial" w:cs="Arial"/>
              <w:b/>
              <w:i/>
              <w:iCs/>
              <w:sz w:val="16"/>
              <w:szCs w:val="16"/>
              <w:lang w:val="en-US"/>
            </w:rPr>
            <w:t>Final report</w:t>
          </w:r>
        </w:p>
      </w:tc>
      <w:tc>
        <w:tcPr>
          <w:tcW w:w="2589" w:type="dxa"/>
          <w:vMerge/>
        </w:tcPr>
        <w:p w14:paraId="19A1FD2F" w14:textId="77777777" w:rsidR="00C472C2" w:rsidRPr="00745673" w:rsidRDefault="00C472C2" w:rsidP="002B1BC9">
          <w:pPr>
            <w:pStyle w:val="Nagwek"/>
            <w:jc w:val="center"/>
            <w:rPr>
              <w:rFonts w:ascii="Arial" w:hAnsi="Arial" w:cs="Arial"/>
              <w:b/>
              <w:i/>
            </w:rPr>
          </w:pPr>
        </w:p>
      </w:tc>
    </w:tr>
  </w:tbl>
  <w:p w14:paraId="44FC3B60" w14:textId="77777777" w:rsidR="00C472C2" w:rsidRPr="00245FD2" w:rsidRDefault="00C472C2">
    <w:pPr>
      <w:pStyle w:val="Nagwek"/>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Siatka"/>
      <w:tblW w:w="99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8"/>
      <w:gridCol w:w="5671"/>
      <w:gridCol w:w="2589"/>
    </w:tblGrid>
    <w:tr w:rsidR="00C472C2" w:rsidRPr="00903A56" w14:paraId="055E0432" w14:textId="77777777" w:rsidTr="003449FA">
      <w:trPr>
        <w:trHeight w:val="429"/>
      </w:trPr>
      <w:tc>
        <w:tcPr>
          <w:tcW w:w="1688" w:type="dxa"/>
          <w:vMerge w:val="restart"/>
        </w:tcPr>
        <w:p w14:paraId="17FCBF8E" w14:textId="77777777" w:rsidR="00C472C2" w:rsidRPr="00745673" w:rsidRDefault="00C472C2" w:rsidP="000479E5">
          <w:pPr>
            <w:pStyle w:val="Nagwek"/>
            <w:ind w:left="-709" w:firstLine="709"/>
            <w:jc w:val="center"/>
            <w:rPr>
              <w:rFonts w:ascii="Arial" w:hAnsi="Arial" w:cs="Arial"/>
              <w:b/>
              <w:i/>
            </w:rPr>
          </w:pPr>
        </w:p>
      </w:tc>
      <w:tc>
        <w:tcPr>
          <w:tcW w:w="5671" w:type="dxa"/>
        </w:tcPr>
        <w:p w14:paraId="564D6B3F" w14:textId="77777777" w:rsidR="00C472C2" w:rsidRPr="00555D68" w:rsidRDefault="00C472C2" w:rsidP="000479E5">
          <w:pPr>
            <w:jc w:val="center"/>
            <w:rPr>
              <w:b/>
              <w:bCs/>
              <w:i/>
              <w:sz w:val="18"/>
              <w:szCs w:val="16"/>
            </w:rPr>
          </w:pPr>
          <w:r w:rsidRPr="00B254F5">
            <w:rPr>
              <w:rFonts w:eastAsiaTheme="minorHAnsi" w:cstheme="minorBidi"/>
              <w:b/>
              <w:sz w:val="18"/>
              <w:szCs w:val="16"/>
            </w:rPr>
            <w:t>Moldova: Policy advice, legislative drafting and on-going support to the MTender Pilot in 2020</w:t>
          </w:r>
          <w:r>
            <w:rPr>
              <w:rFonts w:eastAsia="Calibri" w:cstheme="minorBidi"/>
              <w:b/>
              <w:bCs/>
              <w:i/>
              <w:sz w:val="18"/>
              <w:szCs w:val="16"/>
              <w:bdr w:val="single" w:sz="4" w:space="0" w:color="auto"/>
            </w:rPr>
            <w:t xml:space="preserve">  </w:t>
          </w:r>
          <w:r w:rsidRPr="00555D68">
            <w:rPr>
              <w:rFonts w:eastAsia="Calibri" w:cstheme="minorBidi"/>
              <w:b/>
              <w:bCs/>
              <w:i/>
              <w:sz w:val="18"/>
              <w:szCs w:val="16"/>
            </w:rPr>
            <w:t xml:space="preserve"> </w:t>
          </w:r>
        </w:p>
      </w:tc>
      <w:tc>
        <w:tcPr>
          <w:tcW w:w="2589" w:type="dxa"/>
          <w:vMerge w:val="restart"/>
          <w:tcBorders>
            <w:left w:val="nil"/>
          </w:tcBorders>
        </w:tcPr>
        <w:p w14:paraId="731846B8" w14:textId="77777777" w:rsidR="00C472C2" w:rsidRPr="00745673" w:rsidRDefault="00C472C2" w:rsidP="000479E5">
          <w:pPr>
            <w:pStyle w:val="Nagwek"/>
            <w:tabs>
              <w:tab w:val="left" w:pos="2372"/>
            </w:tabs>
            <w:ind w:left="-709" w:firstLine="709"/>
            <w:rPr>
              <w:rFonts w:ascii="Arial" w:hAnsi="Arial" w:cs="Arial"/>
              <w:b/>
              <w:i/>
            </w:rPr>
          </w:pPr>
          <w:r w:rsidRPr="00745673">
            <w:rPr>
              <w:rFonts w:ascii="Arial" w:hAnsi="Arial" w:cs="Arial"/>
              <w:i/>
              <w:noProof/>
              <w:lang w:val="en-US"/>
            </w:rPr>
            <w:drawing>
              <wp:anchor distT="0" distB="0" distL="114300" distR="114300" simplePos="0" relativeHeight="251661312" behindDoc="0" locked="0" layoutInCell="1" allowOverlap="1" wp14:anchorId="0B2A06DB" wp14:editId="6655A83E">
                <wp:simplePos x="603250" y="445135"/>
                <wp:positionH relativeFrom="margin">
                  <wp:posOffset>6310630</wp:posOffset>
                </wp:positionH>
                <wp:positionV relativeFrom="margin">
                  <wp:align>top</wp:align>
                </wp:positionV>
                <wp:extent cx="1000125" cy="523875"/>
                <wp:effectExtent l="0" t="0" r="9525" b="9525"/>
                <wp:wrapSquare wrapText="bothSides"/>
                <wp:docPr id="237140736" name="Picture 5"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anchor>
            </w:drawing>
          </w:r>
          <w:r w:rsidRPr="00745673">
            <w:rPr>
              <w:rFonts w:ascii="Arial" w:hAnsi="Arial" w:cs="Arial"/>
              <w:b/>
              <w:i/>
            </w:rPr>
            <w:tab/>
          </w:r>
        </w:p>
      </w:tc>
    </w:tr>
    <w:tr w:rsidR="00C472C2" w:rsidRPr="00FC3460" w14:paraId="35AEBA33" w14:textId="77777777" w:rsidTr="003449FA">
      <w:trPr>
        <w:trHeight w:val="385"/>
      </w:trPr>
      <w:tc>
        <w:tcPr>
          <w:tcW w:w="1688" w:type="dxa"/>
          <w:vMerge/>
        </w:tcPr>
        <w:p w14:paraId="02D3B5AE" w14:textId="77777777" w:rsidR="00C472C2" w:rsidRPr="00745673" w:rsidRDefault="00C472C2" w:rsidP="000479E5">
          <w:pPr>
            <w:pStyle w:val="Nagwek"/>
            <w:jc w:val="center"/>
            <w:rPr>
              <w:rFonts w:ascii="Arial" w:hAnsi="Arial" w:cs="Arial"/>
              <w:b/>
              <w:i/>
            </w:rPr>
          </w:pPr>
        </w:p>
      </w:tc>
      <w:tc>
        <w:tcPr>
          <w:tcW w:w="5671" w:type="dxa"/>
        </w:tcPr>
        <w:p w14:paraId="561261AB" w14:textId="1B0AE883" w:rsidR="00C472C2" w:rsidDel="00DC3DF6" w:rsidRDefault="00C472C2" w:rsidP="000479E5">
          <w:pPr>
            <w:pStyle w:val="Nagwek"/>
            <w:jc w:val="center"/>
            <w:rPr>
              <w:del w:id="789" w:author="Chris Smith" w:date="2020-11-22T08:08:00Z"/>
              <w:rFonts w:eastAsia="Arial" w:cstheme="minorBidi"/>
              <w:b/>
              <w:iCs/>
              <w:sz w:val="18"/>
              <w:szCs w:val="16"/>
              <w:lang w:val="en-US"/>
            </w:rPr>
          </w:pPr>
        </w:p>
        <w:p w14:paraId="0EED7A94" w14:textId="667469C7" w:rsidR="00C472C2" w:rsidRPr="00A768D4" w:rsidRDefault="00C472C2" w:rsidP="000479E5">
          <w:pPr>
            <w:pStyle w:val="Nagwek"/>
            <w:jc w:val="center"/>
            <w:rPr>
              <w:b/>
              <w:sz w:val="18"/>
              <w:szCs w:val="16"/>
            </w:rPr>
          </w:pPr>
          <w:del w:id="790" w:author="Chris Smith" w:date="2020-11-22T08:08:00Z">
            <w:r w:rsidDel="00DC3DF6">
              <w:rPr>
                <w:rFonts w:eastAsia="Arial" w:cstheme="minorBidi"/>
                <w:b/>
                <w:iCs/>
                <w:sz w:val="18"/>
                <w:szCs w:val="16"/>
                <w:lang w:val="en-US"/>
              </w:rPr>
              <w:delText xml:space="preserve">Blueprint – </w:delText>
            </w:r>
          </w:del>
          <w:ins w:id="791" w:author="Chris Smith" w:date="2020-11-22T08:08:00Z">
            <w:r w:rsidRPr="00DC3DF6">
              <w:rPr>
                <w:rFonts w:eastAsia="Arial" w:cstheme="minorBidi"/>
                <w:b/>
                <w:iCs/>
                <w:sz w:val="18"/>
                <w:szCs w:val="16"/>
                <w:lang w:val="en-US"/>
              </w:rPr>
              <w:t xml:space="preserve">Blueprint for conclusion of </w:t>
            </w:r>
          </w:ins>
          <w:r>
            <w:rPr>
              <w:rFonts w:eastAsia="Arial" w:cstheme="minorBidi"/>
              <w:b/>
              <w:iCs/>
              <w:sz w:val="18"/>
              <w:szCs w:val="16"/>
              <w:lang w:val="en-US"/>
            </w:rPr>
            <w:t>Framework Agreement</w:t>
          </w:r>
        </w:p>
      </w:tc>
      <w:tc>
        <w:tcPr>
          <w:tcW w:w="2589" w:type="dxa"/>
          <w:vMerge/>
        </w:tcPr>
        <w:p w14:paraId="4784333E" w14:textId="77777777" w:rsidR="00C472C2" w:rsidRPr="00745673" w:rsidRDefault="00C472C2" w:rsidP="000479E5">
          <w:pPr>
            <w:pStyle w:val="Nagwek"/>
            <w:jc w:val="center"/>
            <w:rPr>
              <w:rFonts w:ascii="Arial" w:hAnsi="Arial" w:cs="Arial"/>
              <w:b/>
              <w:i/>
            </w:rPr>
          </w:pPr>
        </w:p>
      </w:tc>
    </w:tr>
  </w:tbl>
  <w:p w14:paraId="32ADFF9A" w14:textId="77777777" w:rsidR="00C472C2" w:rsidRPr="00245FD2" w:rsidRDefault="00C472C2">
    <w:pPr>
      <w:pStyle w:val="Nagwek"/>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A361E"/>
    <w:multiLevelType w:val="hybridMultilevel"/>
    <w:tmpl w:val="925AE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92D8D"/>
    <w:multiLevelType w:val="hybridMultilevel"/>
    <w:tmpl w:val="53FEA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7765BB"/>
    <w:multiLevelType w:val="multilevel"/>
    <w:tmpl w:val="2AF082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70460CC"/>
    <w:multiLevelType w:val="hybridMultilevel"/>
    <w:tmpl w:val="6928A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A33A8"/>
    <w:multiLevelType w:val="hybridMultilevel"/>
    <w:tmpl w:val="8182C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C15221"/>
    <w:multiLevelType w:val="multilevel"/>
    <w:tmpl w:val="D5DCE2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2.2.1"/>
      <w:lvlJc w:val="left"/>
      <w:pPr>
        <w:ind w:left="1923"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C565F3"/>
    <w:multiLevelType w:val="hybridMultilevel"/>
    <w:tmpl w:val="DB2CC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6F3D70"/>
    <w:multiLevelType w:val="hybridMultilevel"/>
    <w:tmpl w:val="745C8248"/>
    <w:lvl w:ilvl="0" w:tplc="3B00C69E">
      <w:start w:val="1"/>
      <w:numFmt w:val="bullet"/>
      <w:lvlText w:val="●"/>
      <w:lvlJc w:val="left"/>
      <w:pPr>
        <w:ind w:left="360" w:hanging="360"/>
      </w:pPr>
      <w:rPr>
        <w:rFonts w:ascii="Noto Sans Symbols" w:eastAsia="Noto Sans Symbols" w:hAnsi="Noto Sans Symbols" w:cs="Noto Sans Symbols"/>
      </w:rPr>
    </w:lvl>
    <w:lvl w:ilvl="1" w:tplc="0F86FCE2">
      <w:start w:val="1"/>
      <w:numFmt w:val="bullet"/>
      <w:lvlText w:val="o"/>
      <w:lvlJc w:val="left"/>
      <w:pPr>
        <w:ind w:left="1080" w:hanging="360"/>
      </w:pPr>
      <w:rPr>
        <w:rFonts w:ascii="Courier New" w:eastAsia="Courier New" w:hAnsi="Courier New" w:cs="Courier New"/>
      </w:rPr>
    </w:lvl>
    <w:lvl w:ilvl="2" w:tplc="27B82012">
      <w:start w:val="1"/>
      <w:numFmt w:val="bullet"/>
      <w:lvlText w:val="▪"/>
      <w:lvlJc w:val="left"/>
      <w:pPr>
        <w:ind w:left="1800" w:hanging="360"/>
      </w:pPr>
      <w:rPr>
        <w:rFonts w:ascii="Noto Sans Symbols" w:eastAsia="Noto Sans Symbols" w:hAnsi="Noto Sans Symbols" w:cs="Noto Sans Symbols"/>
      </w:rPr>
    </w:lvl>
    <w:lvl w:ilvl="3" w:tplc="AF70D094">
      <w:start w:val="1"/>
      <w:numFmt w:val="bullet"/>
      <w:lvlText w:val="●"/>
      <w:lvlJc w:val="left"/>
      <w:pPr>
        <w:ind w:left="2520" w:hanging="360"/>
      </w:pPr>
      <w:rPr>
        <w:rFonts w:ascii="Noto Sans Symbols" w:eastAsia="Noto Sans Symbols" w:hAnsi="Noto Sans Symbols" w:cs="Noto Sans Symbols"/>
      </w:rPr>
    </w:lvl>
    <w:lvl w:ilvl="4" w:tplc="4314ECC2">
      <w:start w:val="1"/>
      <w:numFmt w:val="bullet"/>
      <w:lvlText w:val="o"/>
      <w:lvlJc w:val="left"/>
      <w:pPr>
        <w:ind w:left="3240" w:hanging="360"/>
      </w:pPr>
      <w:rPr>
        <w:rFonts w:ascii="Courier New" w:eastAsia="Courier New" w:hAnsi="Courier New" w:cs="Courier New"/>
      </w:rPr>
    </w:lvl>
    <w:lvl w:ilvl="5" w:tplc="740A1536">
      <w:start w:val="1"/>
      <w:numFmt w:val="bullet"/>
      <w:lvlText w:val="▪"/>
      <w:lvlJc w:val="left"/>
      <w:pPr>
        <w:ind w:left="3960" w:hanging="360"/>
      </w:pPr>
      <w:rPr>
        <w:rFonts w:ascii="Noto Sans Symbols" w:eastAsia="Noto Sans Symbols" w:hAnsi="Noto Sans Symbols" w:cs="Noto Sans Symbols"/>
      </w:rPr>
    </w:lvl>
    <w:lvl w:ilvl="6" w:tplc="F852293A">
      <w:start w:val="1"/>
      <w:numFmt w:val="bullet"/>
      <w:lvlText w:val="●"/>
      <w:lvlJc w:val="left"/>
      <w:pPr>
        <w:ind w:left="4680" w:hanging="360"/>
      </w:pPr>
      <w:rPr>
        <w:rFonts w:ascii="Noto Sans Symbols" w:eastAsia="Noto Sans Symbols" w:hAnsi="Noto Sans Symbols" w:cs="Noto Sans Symbols"/>
      </w:rPr>
    </w:lvl>
    <w:lvl w:ilvl="7" w:tplc="DD0E21B2">
      <w:start w:val="1"/>
      <w:numFmt w:val="bullet"/>
      <w:lvlText w:val="o"/>
      <w:lvlJc w:val="left"/>
      <w:pPr>
        <w:ind w:left="5400" w:hanging="360"/>
      </w:pPr>
      <w:rPr>
        <w:rFonts w:ascii="Courier New" w:eastAsia="Courier New" w:hAnsi="Courier New" w:cs="Courier New"/>
      </w:rPr>
    </w:lvl>
    <w:lvl w:ilvl="8" w:tplc="FDF64E2A">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2B128DD"/>
    <w:multiLevelType w:val="hybridMultilevel"/>
    <w:tmpl w:val="60260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242239"/>
    <w:multiLevelType w:val="hybridMultilevel"/>
    <w:tmpl w:val="46DC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1529B5"/>
    <w:multiLevelType w:val="hybridMultilevel"/>
    <w:tmpl w:val="658418A4"/>
    <w:lvl w:ilvl="0" w:tplc="D7BE27BE">
      <w:start w:val="1"/>
      <w:numFmt w:val="bullet"/>
      <w:lvlText w:val="●"/>
      <w:lvlJc w:val="left"/>
      <w:pPr>
        <w:ind w:left="720" w:hanging="360"/>
      </w:pPr>
      <w:rPr>
        <w:color w:val="172B4D"/>
        <w:sz w:val="21"/>
        <w:szCs w:val="21"/>
        <w:u w:val="none"/>
      </w:rPr>
    </w:lvl>
    <w:lvl w:ilvl="1" w:tplc="1DBCFDD4">
      <w:start w:val="1"/>
      <w:numFmt w:val="bullet"/>
      <w:lvlText w:val="○"/>
      <w:lvlJc w:val="left"/>
      <w:pPr>
        <w:ind w:left="1440" w:hanging="360"/>
      </w:pPr>
      <w:rPr>
        <w:u w:val="none"/>
      </w:rPr>
    </w:lvl>
    <w:lvl w:ilvl="2" w:tplc="655CF9F8">
      <w:start w:val="1"/>
      <w:numFmt w:val="bullet"/>
      <w:lvlText w:val="■"/>
      <w:lvlJc w:val="left"/>
      <w:pPr>
        <w:ind w:left="2160" w:hanging="360"/>
      </w:pPr>
      <w:rPr>
        <w:u w:val="none"/>
      </w:rPr>
    </w:lvl>
    <w:lvl w:ilvl="3" w:tplc="60D8B8CC">
      <w:start w:val="1"/>
      <w:numFmt w:val="bullet"/>
      <w:lvlText w:val="●"/>
      <w:lvlJc w:val="left"/>
      <w:pPr>
        <w:ind w:left="2880" w:hanging="360"/>
      </w:pPr>
      <w:rPr>
        <w:u w:val="none"/>
      </w:rPr>
    </w:lvl>
    <w:lvl w:ilvl="4" w:tplc="EFC8849C">
      <w:start w:val="1"/>
      <w:numFmt w:val="bullet"/>
      <w:lvlText w:val="○"/>
      <w:lvlJc w:val="left"/>
      <w:pPr>
        <w:ind w:left="3600" w:hanging="360"/>
      </w:pPr>
      <w:rPr>
        <w:u w:val="none"/>
      </w:rPr>
    </w:lvl>
    <w:lvl w:ilvl="5" w:tplc="D9F04650">
      <w:start w:val="1"/>
      <w:numFmt w:val="bullet"/>
      <w:lvlText w:val="■"/>
      <w:lvlJc w:val="left"/>
      <w:pPr>
        <w:ind w:left="4320" w:hanging="360"/>
      </w:pPr>
      <w:rPr>
        <w:u w:val="none"/>
      </w:rPr>
    </w:lvl>
    <w:lvl w:ilvl="6" w:tplc="E03886B0">
      <w:start w:val="1"/>
      <w:numFmt w:val="bullet"/>
      <w:lvlText w:val="●"/>
      <w:lvlJc w:val="left"/>
      <w:pPr>
        <w:ind w:left="5040" w:hanging="360"/>
      </w:pPr>
      <w:rPr>
        <w:u w:val="none"/>
      </w:rPr>
    </w:lvl>
    <w:lvl w:ilvl="7" w:tplc="8CE6EA1E">
      <w:start w:val="1"/>
      <w:numFmt w:val="bullet"/>
      <w:lvlText w:val="○"/>
      <w:lvlJc w:val="left"/>
      <w:pPr>
        <w:ind w:left="5760" w:hanging="360"/>
      </w:pPr>
      <w:rPr>
        <w:u w:val="none"/>
      </w:rPr>
    </w:lvl>
    <w:lvl w:ilvl="8" w:tplc="1B8AE22E">
      <w:start w:val="1"/>
      <w:numFmt w:val="bullet"/>
      <w:lvlText w:val="■"/>
      <w:lvlJc w:val="left"/>
      <w:pPr>
        <w:ind w:left="6480" w:hanging="360"/>
      </w:pPr>
      <w:rPr>
        <w:u w:val="none"/>
      </w:rPr>
    </w:lvl>
  </w:abstractNum>
  <w:abstractNum w:abstractNumId="11" w15:restartNumberingAfterBreak="0">
    <w:nsid w:val="2D2C2BE4"/>
    <w:multiLevelType w:val="hybridMultilevel"/>
    <w:tmpl w:val="068A4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3E6E7D"/>
    <w:multiLevelType w:val="hybridMultilevel"/>
    <w:tmpl w:val="0E4C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502141"/>
    <w:multiLevelType w:val="hybridMultilevel"/>
    <w:tmpl w:val="F26CC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B013CA"/>
    <w:multiLevelType w:val="hybridMultilevel"/>
    <w:tmpl w:val="D71E56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423481"/>
    <w:multiLevelType w:val="hybridMultilevel"/>
    <w:tmpl w:val="2580F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493AC3"/>
    <w:multiLevelType w:val="hybridMultilevel"/>
    <w:tmpl w:val="021098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0D7B47"/>
    <w:multiLevelType w:val="hybridMultilevel"/>
    <w:tmpl w:val="42F873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ED0EE4"/>
    <w:multiLevelType w:val="hybridMultilevel"/>
    <w:tmpl w:val="B792EE9A"/>
    <w:lvl w:ilvl="0" w:tplc="EDEABF7E">
      <w:start w:val="1"/>
      <w:numFmt w:val="bullet"/>
      <w:lvlText w:val=""/>
      <w:lvlJc w:val="left"/>
      <w:pPr>
        <w:ind w:left="720" w:hanging="360"/>
      </w:pPr>
      <w:rPr>
        <w:rFonts w:ascii="Symbol" w:hAnsi="Symbol" w:hint="default"/>
      </w:rPr>
    </w:lvl>
    <w:lvl w:ilvl="1" w:tplc="C83634C4">
      <w:start w:val="1"/>
      <w:numFmt w:val="bullet"/>
      <w:lvlText w:val="o"/>
      <w:lvlJc w:val="left"/>
      <w:pPr>
        <w:ind w:left="1440" w:hanging="360"/>
      </w:pPr>
      <w:rPr>
        <w:rFonts w:ascii="Courier New" w:hAnsi="Courier New" w:hint="default"/>
      </w:rPr>
    </w:lvl>
    <w:lvl w:ilvl="2" w:tplc="CB26FC66">
      <w:start w:val="1"/>
      <w:numFmt w:val="bullet"/>
      <w:lvlText w:val=""/>
      <w:lvlJc w:val="left"/>
      <w:pPr>
        <w:ind w:left="2160" w:hanging="360"/>
      </w:pPr>
      <w:rPr>
        <w:rFonts w:ascii="Wingdings" w:hAnsi="Wingdings" w:hint="default"/>
      </w:rPr>
    </w:lvl>
    <w:lvl w:ilvl="3" w:tplc="7788F790">
      <w:start w:val="1"/>
      <w:numFmt w:val="bullet"/>
      <w:lvlText w:val=""/>
      <w:lvlJc w:val="left"/>
      <w:pPr>
        <w:ind w:left="2880" w:hanging="360"/>
      </w:pPr>
      <w:rPr>
        <w:rFonts w:ascii="Symbol" w:hAnsi="Symbol" w:hint="default"/>
      </w:rPr>
    </w:lvl>
    <w:lvl w:ilvl="4" w:tplc="0D641DEC">
      <w:start w:val="1"/>
      <w:numFmt w:val="bullet"/>
      <w:lvlText w:val="o"/>
      <w:lvlJc w:val="left"/>
      <w:pPr>
        <w:ind w:left="3600" w:hanging="360"/>
      </w:pPr>
      <w:rPr>
        <w:rFonts w:ascii="Courier New" w:hAnsi="Courier New" w:hint="default"/>
      </w:rPr>
    </w:lvl>
    <w:lvl w:ilvl="5" w:tplc="4F049F6A">
      <w:start w:val="1"/>
      <w:numFmt w:val="bullet"/>
      <w:lvlText w:val=""/>
      <w:lvlJc w:val="left"/>
      <w:pPr>
        <w:ind w:left="4320" w:hanging="360"/>
      </w:pPr>
      <w:rPr>
        <w:rFonts w:ascii="Wingdings" w:hAnsi="Wingdings" w:hint="default"/>
      </w:rPr>
    </w:lvl>
    <w:lvl w:ilvl="6" w:tplc="5044BCC2">
      <w:start w:val="1"/>
      <w:numFmt w:val="bullet"/>
      <w:lvlText w:val=""/>
      <w:lvlJc w:val="left"/>
      <w:pPr>
        <w:ind w:left="5040" w:hanging="360"/>
      </w:pPr>
      <w:rPr>
        <w:rFonts w:ascii="Symbol" w:hAnsi="Symbol" w:hint="default"/>
      </w:rPr>
    </w:lvl>
    <w:lvl w:ilvl="7" w:tplc="D5F22DE4">
      <w:start w:val="1"/>
      <w:numFmt w:val="bullet"/>
      <w:lvlText w:val="o"/>
      <w:lvlJc w:val="left"/>
      <w:pPr>
        <w:ind w:left="5760" w:hanging="360"/>
      </w:pPr>
      <w:rPr>
        <w:rFonts w:ascii="Courier New" w:hAnsi="Courier New" w:hint="default"/>
      </w:rPr>
    </w:lvl>
    <w:lvl w:ilvl="8" w:tplc="DE0890DC">
      <w:start w:val="1"/>
      <w:numFmt w:val="bullet"/>
      <w:lvlText w:val=""/>
      <w:lvlJc w:val="left"/>
      <w:pPr>
        <w:ind w:left="6480" w:hanging="360"/>
      </w:pPr>
      <w:rPr>
        <w:rFonts w:ascii="Wingdings" w:hAnsi="Wingdings" w:hint="default"/>
      </w:rPr>
    </w:lvl>
  </w:abstractNum>
  <w:abstractNum w:abstractNumId="19" w15:restartNumberingAfterBreak="0">
    <w:nsid w:val="3B973DEB"/>
    <w:multiLevelType w:val="hybridMultilevel"/>
    <w:tmpl w:val="620CC31C"/>
    <w:styleLink w:val="ListAllBullets3Level"/>
    <w:lvl w:ilvl="0" w:tplc="C21A1A9A">
      <w:start w:val="1"/>
      <w:numFmt w:val="bullet"/>
      <w:pStyle w:val="ListB1dotonly"/>
      <w:lvlText w:val=""/>
      <w:lvlJc w:val="left"/>
      <w:pPr>
        <w:tabs>
          <w:tab w:val="num" w:pos="720"/>
        </w:tabs>
        <w:ind w:left="720" w:hanging="363"/>
      </w:pPr>
      <w:rPr>
        <w:rFonts w:ascii="Symbol" w:hAnsi="Symbol" w:hint="default"/>
        <w:sz w:val="20"/>
      </w:rPr>
    </w:lvl>
    <w:lvl w:ilvl="1" w:tplc="0AD4A9BA">
      <w:start w:val="1"/>
      <w:numFmt w:val="bullet"/>
      <w:lvlRestart w:val="0"/>
      <w:pStyle w:val="ListB2dashonly"/>
      <w:lvlText w:val=""/>
      <w:lvlJc w:val="left"/>
      <w:pPr>
        <w:tabs>
          <w:tab w:val="num" w:pos="357"/>
        </w:tabs>
        <w:ind w:left="1077" w:hanging="357"/>
      </w:pPr>
      <w:rPr>
        <w:rFonts w:ascii="Symbol" w:hAnsi="Symbol" w:hint="default"/>
        <w:sz w:val="20"/>
      </w:rPr>
    </w:lvl>
    <w:lvl w:ilvl="2" w:tplc="B58AF468">
      <w:start w:val="1"/>
      <w:numFmt w:val="bullet"/>
      <w:lvlRestart w:val="0"/>
      <w:pStyle w:val="ListB3squareonly"/>
      <w:lvlText w:val=""/>
      <w:lvlJc w:val="left"/>
      <w:pPr>
        <w:tabs>
          <w:tab w:val="num" w:pos="357"/>
        </w:tabs>
        <w:ind w:left="1435" w:hanging="358"/>
      </w:pPr>
      <w:rPr>
        <w:rFonts w:ascii="Wingdings" w:hAnsi="Wingdings" w:hint="default"/>
        <w:sz w:val="20"/>
      </w:rPr>
    </w:lvl>
    <w:lvl w:ilvl="3" w:tplc="E93EB716">
      <w:start w:val="1"/>
      <w:numFmt w:val="bullet"/>
      <w:lvlRestart w:val="0"/>
      <w:lvlText w:val=""/>
      <w:lvlJc w:val="left"/>
      <w:pPr>
        <w:tabs>
          <w:tab w:val="num" w:pos="2898"/>
        </w:tabs>
        <w:ind w:left="2898" w:hanging="360"/>
      </w:pPr>
      <w:rPr>
        <w:rFonts w:ascii="Wingdings" w:hAnsi="Wingdings" w:hint="default"/>
        <w:sz w:val="22"/>
      </w:rPr>
    </w:lvl>
    <w:lvl w:ilvl="4" w:tplc="782C8F54">
      <w:start w:val="1"/>
      <w:numFmt w:val="lowerLetter"/>
      <w:lvlText w:val="(%5)"/>
      <w:lvlJc w:val="left"/>
      <w:pPr>
        <w:tabs>
          <w:tab w:val="num" w:pos="3258"/>
        </w:tabs>
        <w:ind w:left="3258" w:hanging="360"/>
      </w:pPr>
    </w:lvl>
    <w:lvl w:ilvl="5" w:tplc="01324986">
      <w:start w:val="1"/>
      <w:numFmt w:val="lowerRoman"/>
      <w:lvlText w:val="(%6)"/>
      <w:lvlJc w:val="left"/>
      <w:pPr>
        <w:tabs>
          <w:tab w:val="num" w:pos="3618"/>
        </w:tabs>
        <w:ind w:left="3618" w:hanging="360"/>
      </w:pPr>
    </w:lvl>
    <w:lvl w:ilvl="6" w:tplc="FD3C9592">
      <w:start w:val="1"/>
      <w:numFmt w:val="decimal"/>
      <w:lvlText w:val="%7."/>
      <w:lvlJc w:val="left"/>
      <w:pPr>
        <w:tabs>
          <w:tab w:val="num" w:pos="3978"/>
        </w:tabs>
        <w:ind w:left="3978" w:hanging="360"/>
      </w:pPr>
    </w:lvl>
    <w:lvl w:ilvl="7" w:tplc="8CB69F20">
      <w:start w:val="1"/>
      <w:numFmt w:val="lowerLetter"/>
      <w:lvlText w:val="%8."/>
      <w:lvlJc w:val="left"/>
      <w:pPr>
        <w:tabs>
          <w:tab w:val="num" w:pos="4338"/>
        </w:tabs>
        <w:ind w:left="4338" w:hanging="360"/>
      </w:pPr>
    </w:lvl>
    <w:lvl w:ilvl="8" w:tplc="2DB4D4A6">
      <w:start w:val="1"/>
      <w:numFmt w:val="lowerRoman"/>
      <w:lvlText w:val="%9."/>
      <w:lvlJc w:val="left"/>
      <w:pPr>
        <w:tabs>
          <w:tab w:val="num" w:pos="4698"/>
        </w:tabs>
        <w:ind w:left="4698" w:hanging="360"/>
      </w:pPr>
    </w:lvl>
  </w:abstractNum>
  <w:abstractNum w:abstractNumId="20" w15:restartNumberingAfterBreak="0">
    <w:nsid w:val="3B9E4A84"/>
    <w:multiLevelType w:val="multilevel"/>
    <w:tmpl w:val="E564E0A0"/>
    <w:lvl w:ilvl="0">
      <w:start w:val="1"/>
      <w:numFmt w:val="decimal"/>
      <w:lvlText w:val="%1"/>
      <w:lvlJc w:val="left"/>
      <w:pPr>
        <w:ind w:left="432" w:hanging="432"/>
      </w:pPr>
    </w:lvl>
    <w:lvl w:ilvl="1">
      <w:start w:val="1"/>
      <w:numFmt w:val="decimal"/>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26399"/>
    <w:multiLevelType w:val="hybridMultilevel"/>
    <w:tmpl w:val="6004F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731D64"/>
    <w:multiLevelType w:val="hybridMultilevel"/>
    <w:tmpl w:val="780A9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4A4EF4"/>
    <w:multiLevelType w:val="hybridMultilevel"/>
    <w:tmpl w:val="7A4AF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8A4374"/>
    <w:multiLevelType w:val="hybridMultilevel"/>
    <w:tmpl w:val="17E65C78"/>
    <w:lvl w:ilvl="0" w:tplc="C48CE212">
      <w:start w:val="1"/>
      <w:numFmt w:val="decimal"/>
      <w:pStyle w:val="Esti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4B922AC"/>
    <w:multiLevelType w:val="hybridMultilevel"/>
    <w:tmpl w:val="C28AD022"/>
    <w:lvl w:ilvl="0" w:tplc="9A461E0E">
      <w:start w:val="1"/>
      <w:numFmt w:val="bullet"/>
      <w:lvlText w:val="o"/>
      <w:lvlJc w:val="left"/>
      <w:pPr>
        <w:ind w:left="1428" w:hanging="360"/>
      </w:pPr>
      <w:rPr>
        <w:rFonts w:ascii="Courier New" w:hAnsi="Courier New" w:cs="Courier New" w:hint="default"/>
        <w:color w:val="172B4D"/>
        <w:sz w:val="21"/>
        <w:szCs w:val="21"/>
        <w:u w:val="none"/>
      </w:rPr>
    </w:lvl>
    <w:lvl w:ilvl="1" w:tplc="5454AF2A">
      <w:start w:val="1"/>
      <w:numFmt w:val="bullet"/>
      <w:lvlText w:val="○"/>
      <w:lvlJc w:val="left"/>
      <w:pPr>
        <w:ind w:left="2148" w:hanging="360"/>
      </w:pPr>
      <w:rPr>
        <w:u w:val="none"/>
      </w:rPr>
    </w:lvl>
    <w:lvl w:ilvl="2" w:tplc="8AC64D32">
      <w:start w:val="1"/>
      <w:numFmt w:val="bullet"/>
      <w:lvlText w:val="■"/>
      <w:lvlJc w:val="left"/>
      <w:pPr>
        <w:ind w:left="2868" w:hanging="360"/>
      </w:pPr>
      <w:rPr>
        <w:u w:val="none"/>
      </w:rPr>
    </w:lvl>
    <w:lvl w:ilvl="3" w:tplc="E18080DA">
      <w:start w:val="1"/>
      <w:numFmt w:val="bullet"/>
      <w:lvlText w:val="●"/>
      <w:lvlJc w:val="left"/>
      <w:pPr>
        <w:ind w:left="3588" w:hanging="360"/>
      </w:pPr>
      <w:rPr>
        <w:u w:val="none"/>
      </w:rPr>
    </w:lvl>
    <w:lvl w:ilvl="4" w:tplc="A1C4782C">
      <w:start w:val="1"/>
      <w:numFmt w:val="bullet"/>
      <w:lvlText w:val="○"/>
      <w:lvlJc w:val="left"/>
      <w:pPr>
        <w:ind w:left="4308" w:hanging="360"/>
      </w:pPr>
      <w:rPr>
        <w:u w:val="none"/>
      </w:rPr>
    </w:lvl>
    <w:lvl w:ilvl="5" w:tplc="D216436A">
      <w:start w:val="1"/>
      <w:numFmt w:val="bullet"/>
      <w:lvlText w:val="■"/>
      <w:lvlJc w:val="left"/>
      <w:pPr>
        <w:ind w:left="5028" w:hanging="360"/>
      </w:pPr>
      <w:rPr>
        <w:u w:val="none"/>
      </w:rPr>
    </w:lvl>
    <w:lvl w:ilvl="6" w:tplc="9774BD46">
      <w:start w:val="1"/>
      <w:numFmt w:val="bullet"/>
      <w:lvlText w:val="●"/>
      <w:lvlJc w:val="left"/>
      <w:pPr>
        <w:ind w:left="5748" w:hanging="360"/>
      </w:pPr>
      <w:rPr>
        <w:u w:val="none"/>
      </w:rPr>
    </w:lvl>
    <w:lvl w:ilvl="7" w:tplc="9F6091DE">
      <w:start w:val="1"/>
      <w:numFmt w:val="bullet"/>
      <w:lvlText w:val="○"/>
      <w:lvlJc w:val="left"/>
      <w:pPr>
        <w:ind w:left="6468" w:hanging="360"/>
      </w:pPr>
      <w:rPr>
        <w:u w:val="none"/>
      </w:rPr>
    </w:lvl>
    <w:lvl w:ilvl="8" w:tplc="771E2C5A">
      <w:start w:val="1"/>
      <w:numFmt w:val="bullet"/>
      <w:lvlText w:val="■"/>
      <w:lvlJc w:val="left"/>
      <w:pPr>
        <w:ind w:left="7188" w:hanging="360"/>
      </w:pPr>
      <w:rPr>
        <w:u w:val="none"/>
      </w:rPr>
    </w:lvl>
  </w:abstractNum>
  <w:abstractNum w:abstractNumId="26" w15:restartNumberingAfterBreak="0">
    <w:nsid w:val="44E12EE1"/>
    <w:multiLevelType w:val="hybridMultilevel"/>
    <w:tmpl w:val="539AB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7695319"/>
    <w:multiLevelType w:val="hybridMultilevel"/>
    <w:tmpl w:val="53206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79241B"/>
    <w:multiLevelType w:val="hybridMultilevel"/>
    <w:tmpl w:val="B21A3C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3C3CBB"/>
    <w:multiLevelType w:val="hybridMultilevel"/>
    <w:tmpl w:val="A8A2C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A65AF2"/>
    <w:multiLevelType w:val="hybridMultilevel"/>
    <w:tmpl w:val="63622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2A507D"/>
    <w:multiLevelType w:val="hybridMultilevel"/>
    <w:tmpl w:val="658418A4"/>
    <w:lvl w:ilvl="0" w:tplc="B76ADA14">
      <w:start w:val="1"/>
      <w:numFmt w:val="bullet"/>
      <w:lvlText w:val="●"/>
      <w:lvlJc w:val="left"/>
      <w:pPr>
        <w:ind w:left="720" w:hanging="360"/>
      </w:pPr>
      <w:rPr>
        <w:color w:val="172B4D"/>
        <w:sz w:val="21"/>
        <w:szCs w:val="21"/>
        <w:u w:val="none"/>
      </w:rPr>
    </w:lvl>
    <w:lvl w:ilvl="1" w:tplc="EA74E210">
      <w:start w:val="1"/>
      <w:numFmt w:val="bullet"/>
      <w:lvlText w:val="○"/>
      <w:lvlJc w:val="left"/>
      <w:pPr>
        <w:ind w:left="1440" w:hanging="360"/>
      </w:pPr>
      <w:rPr>
        <w:u w:val="none"/>
      </w:rPr>
    </w:lvl>
    <w:lvl w:ilvl="2" w:tplc="FAB473DA">
      <w:start w:val="1"/>
      <w:numFmt w:val="bullet"/>
      <w:lvlText w:val="■"/>
      <w:lvlJc w:val="left"/>
      <w:pPr>
        <w:ind w:left="2160" w:hanging="360"/>
      </w:pPr>
      <w:rPr>
        <w:u w:val="none"/>
      </w:rPr>
    </w:lvl>
    <w:lvl w:ilvl="3" w:tplc="DA4C0E5E">
      <w:start w:val="1"/>
      <w:numFmt w:val="bullet"/>
      <w:lvlText w:val="●"/>
      <w:lvlJc w:val="left"/>
      <w:pPr>
        <w:ind w:left="2880" w:hanging="360"/>
      </w:pPr>
      <w:rPr>
        <w:u w:val="none"/>
      </w:rPr>
    </w:lvl>
    <w:lvl w:ilvl="4" w:tplc="9B463D1C">
      <w:start w:val="1"/>
      <w:numFmt w:val="bullet"/>
      <w:lvlText w:val="○"/>
      <w:lvlJc w:val="left"/>
      <w:pPr>
        <w:ind w:left="3600" w:hanging="360"/>
      </w:pPr>
      <w:rPr>
        <w:u w:val="none"/>
      </w:rPr>
    </w:lvl>
    <w:lvl w:ilvl="5" w:tplc="CB36536A">
      <w:start w:val="1"/>
      <w:numFmt w:val="bullet"/>
      <w:lvlText w:val="■"/>
      <w:lvlJc w:val="left"/>
      <w:pPr>
        <w:ind w:left="4320" w:hanging="360"/>
      </w:pPr>
      <w:rPr>
        <w:u w:val="none"/>
      </w:rPr>
    </w:lvl>
    <w:lvl w:ilvl="6" w:tplc="A2AAC1B2">
      <w:start w:val="1"/>
      <w:numFmt w:val="bullet"/>
      <w:lvlText w:val="●"/>
      <w:lvlJc w:val="left"/>
      <w:pPr>
        <w:ind w:left="5040" w:hanging="360"/>
      </w:pPr>
      <w:rPr>
        <w:u w:val="none"/>
      </w:rPr>
    </w:lvl>
    <w:lvl w:ilvl="7" w:tplc="6FEE8246">
      <w:start w:val="1"/>
      <w:numFmt w:val="bullet"/>
      <w:lvlText w:val="○"/>
      <w:lvlJc w:val="left"/>
      <w:pPr>
        <w:ind w:left="5760" w:hanging="360"/>
      </w:pPr>
      <w:rPr>
        <w:u w:val="none"/>
      </w:rPr>
    </w:lvl>
    <w:lvl w:ilvl="8" w:tplc="5EDEF02E">
      <w:start w:val="1"/>
      <w:numFmt w:val="bullet"/>
      <w:lvlText w:val="■"/>
      <w:lvlJc w:val="left"/>
      <w:pPr>
        <w:ind w:left="6480" w:hanging="360"/>
      </w:pPr>
      <w:rPr>
        <w:u w:val="none"/>
      </w:rPr>
    </w:lvl>
  </w:abstractNum>
  <w:abstractNum w:abstractNumId="32" w15:restartNumberingAfterBreak="0">
    <w:nsid w:val="53C036D0"/>
    <w:multiLevelType w:val="hybridMultilevel"/>
    <w:tmpl w:val="26DC0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C27F32"/>
    <w:multiLevelType w:val="hybridMultilevel"/>
    <w:tmpl w:val="CAA262A6"/>
    <w:lvl w:ilvl="0" w:tplc="B8E6FEC0">
      <w:start w:val="1"/>
      <w:numFmt w:val="bullet"/>
      <w:lvlText w:val="●"/>
      <w:lvlJc w:val="left"/>
      <w:pPr>
        <w:ind w:left="720" w:hanging="360"/>
      </w:pPr>
      <w:rPr>
        <w:color w:val="172B4D"/>
        <w:sz w:val="21"/>
        <w:szCs w:val="21"/>
        <w:u w:val="none"/>
      </w:rPr>
    </w:lvl>
    <w:lvl w:ilvl="1" w:tplc="C2E20D62">
      <w:start w:val="1"/>
      <w:numFmt w:val="bullet"/>
      <w:lvlText w:val="○"/>
      <w:lvlJc w:val="left"/>
      <w:pPr>
        <w:ind w:left="1440" w:hanging="360"/>
      </w:pPr>
      <w:rPr>
        <w:u w:val="none"/>
      </w:rPr>
    </w:lvl>
    <w:lvl w:ilvl="2" w:tplc="AF14298A">
      <w:start w:val="1"/>
      <w:numFmt w:val="bullet"/>
      <w:lvlText w:val="■"/>
      <w:lvlJc w:val="left"/>
      <w:pPr>
        <w:ind w:left="2160" w:hanging="360"/>
      </w:pPr>
      <w:rPr>
        <w:u w:val="none"/>
      </w:rPr>
    </w:lvl>
    <w:lvl w:ilvl="3" w:tplc="0BA63716">
      <w:start w:val="1"/>
      <w:numFmt w:val="bullet"/>
      <w:lvlText w:val="●"/>
      <w:lvlJc w:val="left"/>
      <w:pPr>
        <w:ind w:left="2880" w:hanging="360"/>
      </w:pPr>
      <w:rPr>
        <w:u w:val="none"/>
      </w:rPr>
    </w:lvl>
    <w:lvl w:ilvl="4" w:tplc="CD2EE402">
      <w:start w:val="1"/>
      <w:numFmt w:val="bullet"/>
      <w:lvlText w:val="○"/>
      <w:lvlJc w:val="left"/>
      <w:pPr>
        <w:ind w:left="3600" w:hanging="360"/>
      </w:pPr>
      <w:rPr>
        <w:u w:val="none"/>
      </w:rPr>
    </w:lvl>
    <w:lvl w:ilvl="5" w:tplc="B72A3DDC">
      <w:start w:val="1"/>
      <w:numFmt w:val="bullet"/>
      <w:lvlText w:val="■"/>
      <w:lvlJc w:val="left"/>
      <w:pPr>
        <w:ind w:left="4320" w:hanging="360"/>
      </w:pPr>
      <w:rPr>
        <w:u w:val="none"/>
      </w:rPr>
    </w:lvl>
    <w:lvl w:ilvl="6" w:tplc="6B702384">
      <w:start w:val="1"/>
      <w:numFmt w:val="bullet"/>
      <w:lvlText w:val="●"/>
      <w:lvlJc w:val="left"/>
      <w:pPr>
        <w:ind w:left="5040" w:hanging="360"/>
      </w:pPr>
      <w:rPr>
        <w:u w:val="none"/>
      </w:rPr>
    </w:lvl>
    <w:lvl w:ilvl="7" w:tplc="C010B0D4">
      <w:start w:val="1"/>
      <w:numFmt w:val="bullet"/>
      <w:lvlText w:val="○"/>
      <w:lvlJc w:val="left"/>
      <w:pPr>
        <w:ind w:left="5760" w:hanging="360"/>
      </w:pPr>
      <w:rPr>
        <w:u w:val="none"/>
      </w:rPr>
    </w:lvl>
    <w:lvl w:ilvl="8" w:tplc="69B6E7F0">
      <w:start w:val="1"/>
      <w:numFmt w:val="bullet"/>
      <w:lvlText w:val="■"/>
      <w:lvlJc w:val="left"/>
      <w:pPr>
        <w:ind w:left="6480" w:hanging="360"/>
      </w:pPr>
      <w:rPr>
        <w:u w:val="none"/>
      </w:rPr>
    </w:lvl>
  </w:abstractNum>
  <w:abstractNum w:abstractNumId="34" w15:restartNumberingAfterBreak="0">
    <w:nsid w:val="56431301"/>
    <w:multiLevelType w:val="hybridMultilevel"/>
    <w:tmpl w:val="9732E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050E1D"/>
    <w:multiLevelType w:val="hybridMultilevel"/>
    <w:tmpl w:val="2E4C9918"/>
    <w:lvl w:ilvl="0" w:tplc="A316F2B4">
      <w:start w:val="1"/>
      <w:numFmt w:val="bullet"/>
      <w:lvlText w:val="●"/>
      <w:lvlJc w:val="left"/>
      <w:pPr>
        <w:ind w:left="360" w:hanging="360"/>
      </w:pPr>
      <w:rPr>
        <w:rFonts w:ascii="Noto Sans Symbols" w:eastAsia="Noto Sans Symbols" w:hAnsi="Noto Sans Symbols" w:cs="Noto Sans Symbols"/>
      </w:rPr>
    </w:lvl>
    <w:lvl w:ilvl="1" w:tplc="A7FE249A">
      <w:start w:val="1"/>
      <w:numFmt w:val="bullet"/>
      <w:lvlText w:val="o"/>
      <w:lvlJc w:val="left"/>
      <w:pPr>
        <w:ind w:left="1080" w:hanging="360"/>
      </w:pPr>
      <w:rPr>
        <w:rFonts w:ascii="Courier New" w:eastAsia="Courier New" w:hAnsi="Courier New" w:cs="Courier New"/>
      </w:rPr>
    </w:lvl>
    <w:lvl w:ilvl="2" w:tplc="92483740">
      <w:start w:val="1"/>
      <w:numFmt w:val="bullet"/>
      <w:lvlText w:val="▪"/>
      <w:lvlJc w:val="left"/>
      <w:pPr>
        <w:ind w:left="1800" w:hanging="360"/>
      </w:pPr>
      <w:rPr>
        <w:rFonts w:ascii="Noto Sans Symbols" w:eastAsia="Noto Sans Symbols" w:hAnsi="Noto Sans Symbols" w:cs="Noto Sans Symbols"/>
      </w:rPr>
    </w:lvl>
    <w:lvl w:ilvl="3" w:tplc="FFA881C4">
      <w:start w:val="1"/>
      <w:numFmt w:val="bullet"/>
      <w:lvlText w:val="●"/>
      <w:lvlJc w:val="left"/>
      <w:pPr>
        <w:ind w:left="2520" w:hanging="360"/>
      </w:pPr>
      <w:rPr>
        <w:rFonts w:ascii="Noto Sans Symbols" w:eastAsia="Noto Sans Symbols" w:hAnsi="Noto Sans Symbols" w:cs="Noto Sans Symbols"/>
      </w:rPr>
    </w:lvl>
    <w:lvl w:ilvl="4" w:tplc="DC9CEA04">
      <w:start w:val="1"/>
      <w:numFmt w:val="bullet"/>
      <w:lvlText w:val="o"/>
      <w:lvlJc w:val="left"/>
      <w:pPr>
        <w:ind w:left="3240" w:hanging="360"/>
      </w:pPr>
      <w:rPr>
        <w:rFonts w:ascii="Courier New" w:eastAsia="Courier New" w:hAnsi="Courier New" w:cs="Courier New"/>
      </w:rPr>
    </w:lvl>
    <w:lvl w:ilvl="5" w:tplc="2B780572">
      <w:start w:val="1"/>
      <w:numFmt w:val="bullet"/>
      <w:lvlText w:val="▪"/>
      <w:lvlJc w:val="left"/>
      <w:pPr>
        <w:ind w:left="3960" w:hanging="360"/>
      </w:pPr>
      <w:rPr>
        <w:rFonts w:ascii="Noto Sans Symbols" w:eastAsia="Noto Sans Symbols" w:hAnsi="Noto Sans Symbols" w:cs="Noto Sans Symbols"/>
      </w:rPr>
    </w:lvl>
    <w:lvl w:ilvl="6" w:tplc="651E90E6">
      <w:start w:val="1"/>
      <w:numFmt w:val="bullet"/>
      <w:lvlText w:val="●"/>
      <w:lvlJc w:val="left"/>
      <w:pPr>
        <w:ind w:left="4680" w:hanging="360"/>
      </w:pPr>
      <w:rPr>
        <w:rFonts w:ascii="Noto Sans Symbols" w:eastAsia="Noto Sans Symbols" w:hAnsi="Noto Sans Symbols" w:cs="Noto Sans Symbols"/>
      </w:rPr>
    </w:lvl>
    <w:lvl w:ilvl="7" w:tplc="51EAE370">
      <w:start w:val="1"/>
      <w:numFmt w:val="bullet"/>
      <w:lvlText w:val="o"/>
      <w:lvlJc w:val="left"/>
      <w:pPr>
        <w:ind w:left="5400" w:hanging="360"/>
      </w:pPr>
      <w:rPr>
        <w:rFonts w:ascii="Courier New" w:eastAsia="Courier New" w:hAnsi="Courier New" w:cs="Courier New"/>
      </w:rPr>
    </w:lvl>
    <w:lvl w:ilvl="8" w:tplc="D0F86B7A">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59BA7DC3"/>
    <w:multiLevelType w:val="hybridMultilevel"/>
    <w:tmpl w:val="7A625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D1532C4"/>
    <w:multiLevelType w:val="hybridMultilevel"/>
    <w:tmpl w:val="A8F4459C"/>
    <w:lvl w:ilvl="0" w:tplc="15E0704E">
      <w:start w:val="1"/>
      <w:numFmt w:val="bullet"/>
      <w:lvlText w:val=""/>
      <w:lvlJc w:val="left"/>
      <w:pPr>
        <w:ind w:left="1068" w:hanging="360"/>
      </w:pPr>
      <w:rPr>
        <w:rFonts w:ascii="Symbol" w:hAnsi="Symbol" w:hint="default"/>
        <w:color w:val="172B4D"/>
        <w:sz w:val="21"/>
        <w:szCs w:val="21"/>
        <w:u w:val="none"/>
      </w:rPr>
    </w:lvl>
    <w:lvl w:ilvl="1" w:tplc="E7FEA110">
      <w:start w:val="1"/>
      <w:numFmt w:val="bullet"/>
      <w:lvlText w:val="○"/>
      <w:lvlJc w:val="left"/>
      <w:pPr>
        <w:ind w:left="1788" w:hanging="360"/>
      </w:pPr>
      <w:rPr>
        <w:u w:val="none"/>
      </w:rPr>
    </w:lvl>
    <w:lvl w:ilvl="2" w:tplc="4D7CE8AC">
      <w:start w:val="1"/>
      <w:numFmt w:val="bullet"/>
      <w:lvlText w:val="■"/>
      <w:lvlJc w:val="left"/>
      <w:pPr>
        <w:ind w:left="2508" w:hanging="360"/>
      </w:pPr>
      <w:rPr>
        <w:u w:val="none"/>
      </w:rPr>
    </w:lvl>
    <w:lvl w:ilvl="3" w:tplc="BCEC531C">
      <w:start w:val="1"/>
      <w:numFmt w:val="bullet"/>
      <w:lvlText w:val="●"/>
      <w:lvlJc w:val="left"/>
      <w:pPr>
        <w:ind w:left="3228" w:hanging="360"/>
      </w:pPr>
      <w:rPr>
        <w:u w:val="none"/>
      </w:rPr>
    </w:lvl>
    <w:lvl w:ilvl="4" w:tplc="F03E2CF2">
      <w:start w:val="1"/>
      <w:numFmt w:val="bullet"/>
      <w:lvlText w:val="○"/>
      <w:lvlJc w:val="left"/>
      <w:pPr>
        <w:ind w:left="3948" w:hanging="360"/>
      </w:pPr>
      <w:rPr>
        <w:u w:val="none"/>
      </w:rPr>
    </w:lvl>
    <w:lvl w:ilvl="5" w:tplc="A6E881E8">
      <w:start w:val="1"/>
      <w:numFmt w:val="bullet"/>
      <w:lvlText w:val="■"/>
      <w:lvlJc w:val="left"/>
      <w:pPr>
        <w:ind w:left="4668" w:hanging="360"/>
      </w:pPr>
      <w:rPr>
        <w:u w:val="none"/>
      </w:rPr>
    </w:lvl>
    <w:lvl w:ilvl="6" w:tplc="00D2C590">
      <w:start w:val="1"/>
      <w:numFmt w:val="bullet"/>
      <w:lvlText w:val="●"/>
      <w:lvlJc w:val="left"/>
      <w:pPr>
        <w:ind w:left="5388" w:hanging="360"/>
      </w:pPr>
      <w:rPr>
        <w:u w:val="none"/>
      </w:rPr>
    </w:lvl>
    <w:lvl w:ilvl="7" w:tplc="DAF0C452">
      <w:start w:val="1"/>
      <w:numFmt w:val="bullet"/>
      <w:lvlText w:val="○"/>
      <w:lvlJc w:val="left"/>
      <w:pPr>
        <w:ind w:left="6108" w:hanging="360"/>
      </w:pPr>
      <w:rPr>
        <w:u w:val="none"/>
      </w:rPr>
    </w:lvl>
    <w:lvl w:ilvl="8" w:tplc="FEA8416A">
      <w:start w:val="1"/>
      <w:numFmt w:val="bullet"/>
      <w:lvlText w:val="■"/>
      <w:lvlJc w:val="left"/>
      <w:pPr>
        <w:ind w:left="6828" w:hanging="360"/>
      </w:pPr>
      <w:rPr>
        <w:u w:val="none"/>
      </w:rPr>
    </w:lvl>
  </w:abstractNum>
  <w:abstractNum w:abstractNumId="38" w15:restartNumberingAfterBreak="0">
    <w:nsid w:val="5D457968"/>
    <w:multiLevelType w:val="hybridMultilevel"/>
    <w:tmpl w:val="F2D8F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781F51"/>
    <w:multiLevelType w:val="hybridMultilevel"/>
    <w:tmpl w:val="4C34C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E4E30BF"/>
    <w:multiLevelType w:val="hybridMultilevel"/>
    <w:tmpl w:val="91363CCE"/>
    <w:lvl w:ilvl="0" w:tplc="963E34A8">
      <w:start w:val="1"/>
      <w:numFmt w:val="bullet"/>
      <w:lvlText w:val="●"/>
      <w:lvlJc w:val="left"/>
      <w:pPr>
        <w:ind w:left="360" w:hanging="360"/>
      </w:pPr>
      <w:rPr>
        <w:rFonts w:ascii="Noto Sans Symbols" w:eastAsia="Noto Sans Symbols" w:hAnsi="Noto Sans Symbols" w:cs="Noto Sans Symbols"/>
      </w:rPr>
    </w:lvl>
    <w:lvl w:ilvl="1" w:tplc="884AF178">
      <w:start w:val="1"/>
      <w:numFmt w:val="bullet"/>
      <w:lvlText w:val="o"/>
      <w:lvlJc w:val="left"/>
      <w:pPr>
        <w:ind w:left="1080" w:hanging="360"/>
      </w:pPr>
      <w:rPr>
        <w:rFonts w:ascii="Courier New" w:eastAsia="Courier New" w:hAnsi="Courier New" w:cs="Courier New"/>
      </w:rPr>
    </w:lvl>
    <w:lvl w:ilvl="2" w:tplc="1ADA672A">
      <w:start w:val="1"/>
      <w:numFmt w:val="bullet"/>
      <w:lvlText w:val="▪"/>
      <w:lvlJc w:val="left"/>
      <w:pPr>
        <w:ind w:left="1800" w:hanging="360"/>
      </w:pPr>
      <w:rPr>
        <w:rFonts w:ascii="Noto Sans Symbols" w:eastAsia="Noto Sans Symbols" w:hAnsi="Noto Sans Symbols" w:cs="Noto Sans Symbols"/>
      </w:rPr>
    </w:lvl>
    <w:lvl w:ilvl="3" w:tplc="2BAE33AC">
      <w:start w:val="1"/>
      <w:numFmt w:val="bullet"/>
      <w:lvlText w:val="●"/>
      <w:lvlJc w:val="left"/>
      <w:pPr>
        <w:ind w:left="2520" w:hanging="360"/>
      </w:pPr>
      <w:rPr>
        <w:rFonts w:ascii="Noto Sans Symbols" w:eastAsia="Noto Sans Symbols" w:hAnsi="Noto Sans Symbols" w:cs="Noto Sans Symbols"/>
      </w:rPr>
    </w:lvl>
    <w:lvl w:ilvl="4" w:tplc="9E7A2256">
      <w:start w:val="1"/>
      <w:numFmt w:val="bullet"/>
      <w:lvlText w:val="o"/>
      <w:lvlJc w:val="left"/>
      <w:pPr>
        <w:ind w:left="3240" w:hanging="360"/>
      </w:pPr>
      <w:rPr>
        <w:rFonts w:ascii="Courier New" w:eastAsia="Courier New" w:hAnsi="Courier New" w:cs="Courier New"/>
      </w:rPr>
    </w:lvl>
    <w:lvl w:ilvl="5" w:tplc="AA82DB94">
      <w:start w:val="1"/>
      <w:numFmt w:val="bullet"/>
      <w:lvlText w:val="▪"/>
      <w:lvlJc w:val="left"/>
      <w:pPr>
        <w:ind w:left="3960" w:hanging="360"/>
      </w:pPr>
      <w:rPr>
        <w:rFonts w:ascii="Noto Sans Symbols" w:eastAsia="Noto Sans Symbols" w:hAnsi="Noto Sans Symbols" w:cs="Noto Sans Symbols"/>
      </w:rPr>
    </w:lvl>
    <w:lvl w:ilvl="6" w:tplc="4A4CD8E0">
      <w:start w:val="1"/>
      <w:numFmt w:val="bullet"/>
      <w:lvlText w:val="●"/>
      <w:lvlJc w:val="left"/>
      <w:pPr>
        <w:ind w:left="4680" w:hanging="360"/>
      </w:pPr>
      <w:rPr>
        <w:rFonts w:ascii="Noto Sans Symbols" w:eastAsia="Noto Sans Symbols" w:hAnsi="Noto Sans Symbols" w:cs="Noto Sans Symbols"/>
      </w:rPr>
    </w:lvl>
    <w:lvl w:ilvl="7" w:tplc="C7E895E6">
      <w:start w:val="1"/>
      <w:numFmt w:val="bullet"/>
      <w:lvlText w:val="o"/>
      <w:lvlJc w:val="left"/>
      <w:pPr>
        <w:ind w:left="5400" w:hanging="360"/>
      </w:pPr>
      <w:rPr>
        <w:rFonts w:ascii="Courier New" w:eastAsia="Courier New" w:hAnsi="Courier New" w:cs="Courier New"/>
      </w:rPr>
    </w:lvl>
    <w:lvl w:ilvl="8" w:tplc="37D4272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61B9490B"/>
    <w:multiLevelType w:val="hybridMultilevel"/>
    <w:tmpl w:val="041ABD80"/>
    <w:lvl w:ilvl="0" w:tplc="F18E9D1C">
      <w:start w:val="1"/>
      <w:numFmt w:val="bullet"/>
      <w:lvlText w:val="●"/>
      <w:lvlJc w:val="left"/>
      <w:pPr>
        <w:ind w:left="360" w:hanging="360"/>
      </w:pPr>
      <w:rPr>
        <w:rFonts w:ascii="Noto Sans Symbols" w:eastAsia="Noto Sans Symbols" w:hAnsi="Noto Sans Symbols" w:cs="Noto Sans Symbols"/>
      </w:rPr>
    </w:lvl>
    <w:lvl w:ilvl="1" w:tplc="A6F0C266">
      <w:start w:val="1"/>
      <w:numFmt w:val="bullet"/>
      <w:lvlText w:val="o"/>
      <w:lvlJc w:val="left"/>
      <w:pPr>
        <w:ind w:left="1080" w:hanging="360"/>
      </w:pPr>
      <w:rPr>
        <w:rFonts w:ascii="Courier New" w:eastAsia="Courier New" w:hAnsi="Courier New" w:cs="Courier New"/>
      </w:rPr>
    </w:lvl>
    <w:lvl w:ilvl="2" w:tplc="517A4AAC">
      <w:start w:val="1"/>
      <w:numFmt w:val="bullet"/>
      <w:lvlText w:val="▪"/>
      <w:lvlJc w:val="left"/>
      <w:pPr>
        <w:ind w:left="1800" w:hanging="360"/>
      </w:pPr>
      <w:rPr>
        <w:rFonts w:ascii="Noto Sans Symbols" w:eastAsia="Noto Sans Symbols" w:hAnsi="Noto Sans Symbols" w:cs="Noto Sans Symbols"/>
      </w:rPr>
    </w:lvl>
    <w:lvl w:ilvl="3" w:tplc="1F44B8FC">
      <w:start w:val="1"/>
      <w:numFmt w:val="bullet"/>
      <w:lvlText w:val="●"/>
      <w:lvlJc w:val="left"/>
      <w:pPr>
        <w:ind w:left="2520" w:hanging="360"/>
      </w:pPr>
      <w:rPr>
        <w:rFonts w:ascii="Noto Sans Symbols" w:eastAsia="Noto Sans Symbols" w:hAnsi="Noto Sans Symbols" w:cs="Noto Sans Symbols"/>
      </w:rPr>
    </w:lvl>
    <w:lvl w:ilvl="4" w:tplc="3202F690">
      <w:start w:val="1"/>
      <w:numFmt w:val="bullet"/>
      <w:lvlText w:val="o"/>
      <w:lvlJc w:val="left"/>
      <w:pPr>
        <w:ind w:left="3240" w:hanging="360"/>
      </w:pPr>
      <w:rPr>
        <w:rFonts w:ascii="Courier New" w:eastAsia="Courier New" w:hAnsi="Courier New" w:cs="Courier New"/>
      </w:rPr>
    </w:lvl>
    <w:lvl w:ilvl="5" w:tplc="B0CC2972">
      <w:start w:val="1"/>
      <w:numFmt w:val="bullet"/>
      <w:lvlText w:val="▪"/>
      <w:lvlJc w:val="left"/>
      <w:pPr>
        <w:ind w:left="3960" w:hanging="360"/>
      </w:pPr>
      <w:rPr>
        <w:rFonts w:ascii="Noto Sans Symbols" w:eastAsia="Noto Sans Symbols" w:hAnsi="Noto Sans Symbols" w:cs="Noto Sans Symbols"/>
      </w:rPr>
    </w:lvl>
    <w:lvl w:ilvl="6" w:tplc="4C90ABE6">
      <w:start w:val="1"/>
      <w:numFmt w:val="bullet"/>
      <w:lvlText w:val="●"/>
      <w:lvlJc w:val="left"/>
      <w:pPr>
        <w:ind w:left="4680" w:hanging="360"/>
      </w:pPr>
      <w:rPr>
        <w:rFonts w:ascii="Noto Sans Symbols" w:eastAsia="Noto Sans Symbols" w:hAnsi="Noto Sans Symbols" w:cs="Noto Sans Symbols"/>
      </w:rPr>
    </w:lvl>
    <w:lvl w:ilvl="7" w:tplc="0DFCD0A2">
      <w:start w:val="1"/>
      <w:numFmt w:val="bullet"/>
      <w:lvlText w:val="o"/>
      <w:lvlJc w:val="left"/>
      <w:pPr>
        <w:ind w:left="5400" w:hanging="360"/>
      </w:pPr>
      <w:rPr>
        <w:rFonts w:ascii="Courier New" w:eastAsia="Courier New" w:hAnsi="Courier New" w:cs="Courier New"/>
      </w:rPr>
    </w:lvl>
    <w:lvl w:ilvl="8" w:tplc="5CC67056">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63CA0CEC"/>
    <w:multiLevelType w:val="hybridMultilevel"/>
    <w:tmpl w:val="03EE198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3" w15:restartNumberingAfterBreak="0">
    <w:nsid w:val="651A6910"/>
    <w:multiLevelType w:val="hybridMultilevel"/>
    <w:tmpl w:val="915AA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A60432C"/>
    <w:multiLevelType w:val="hybridMultilevel"/>
    <w:tmpl w:val="2098C9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BED2376"/>
    <w:multiLevelType w:val="hybridMultilevel"/>
    <w:tmpl w:val="F7367B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D9A029E"/>
    <w:multiLevelType w:val="hybridMultilevel"/>
    <w:tmpl w:val="080CF66A"/>
    <w:lvl w:ilvl="0" w:tplc="60E471CC">
      <w:start w:val="1"/>
      <w:numFmt w:val="bullet"/>
      <w:lvlText w:val="●"/>
      <w:lvlJc w:val="left"/>
      <w:pPr>
        <w:ind w:left="360" w:hanging="360"/>
      </w:pPr>
      <w:rPr>
        <w:rFonts w:ascii="Noto Sans Symbols" w:eastAsia="Noto Sans Symbols" w:hAnsi="Noto Sans Symbols" w:cs="Noto Sans Symbols"/>
      </w:rPr>
    </w:lvl>
    <w:lvl w:ilvl="1" w:tplc="28B061E0">
      <w:start w:val="1"/>
      <w:numFmt w:val="bullet"/>
      <w:lvlText w:val="o"/>
      <w:lvlJc w:val="left"/>
      <w:pPr>
        <w:ind w:left="1080" w:hanging="360"/>
      </w:pPr>
      <w:rPr>
        <w:rFonts w:ascii="Courier New" w:eastAsia="Courier New" w:hAnsi="Courier New" w:cs="Courier New"/>
      </w:rPr>
    </w:lvl>
    <w:lvl w:ilvl="2" w:tplc="3A52BEB4">
      <w:start w:val="1"/>
      <w:numFmt w:val="bullet"/>
      <w:lvlText w:val="▪"/>
      <w:lvlJc w:val="left"/>
      <w:pPr>
        <w:ind w:left="1800" w:hanging="360"/>
      </w:pPr>
      <w:rPr>
        <w:rFonts w:ascii="Noto Sans Symbols" w:eastAsia="Noto Sans Symbols" w:hAnsi="Noto Sans Symbols" w:cs="Noto Sans Symbols"/>
      </w:rPr>
    </w:lvl>
    <w:lvl w:ilvl="3" w:tplc="B59A64F0">
      <w:start w:val="1"/>
      <w:numFmt w:val="bullet"/>
      <w:lvlText w:val="●"/>
      <w:lvlJc w:val="left"/>
      <w:pPr>
        <w:ind w:left="2520" w:hanging="360"/>
      </w:pPr>
      <w:rPr>
        <w:rFonts w:ascii="Noto Sans Symbols" w:eastAsia="Noto Sans Symbols" w:hAnsi="Noto Sans Symbols" w:cs="Noto Sans Symbols"/>
      </w:rPr>
    </w:lvl>
    <w:lvl w:ilvl="4" w:tplc="D5407514">
      <w:start w:val="1"/>
      <w:numFmt w:val="bullet"/>
      <w:lvlText w:val="o"/>
      <w:lvlJc w:val="left"/>
      <w:pPr>
        <w:ind w:left="3240" w:hanging="360"/>
      </w:pPr>
      <w:rPr>
        <w:rFonts w:ascii="Courier New" w:eastAsia="Courier New" w:hAnsi="Courier New" w:cs="Courier New"/>
      </w:rPr>
    </w:lvl>
    <w:lvl w:ilvl="5" w:tplc="F97E1FF4">
      <w:start w:val="1"/>
      <w:numFmt w:val="bullet"/>
      <w:lvlText w:val="▪"/>
      <w:lvlJc w:val="left"/>
      <w:pPr>
        <w:ind w:left="3960" w:hanging="360"/>
      </w:pPr>
      <w:rPr>
        <w:rFonts w:ascii="Noto Sans Symbols" w:eastAsia="Noto Sans Symbols" w:hAnsi="Noto Sans Symbols" w:cs="Noto Sans Symbols"/>
      </w:rPr>
    </w:lvl>
    <w:lvl w:ilvl="6" w:tplc="2A8A3C4A">
      <w:start w:val="1"/>
      <w:numFmt w:val="bullet"/>
      <w:lvlText w:val="●"/>
      <w:lvlJc w:val="left"/>
      <w:pPr>
        <w:ind w:left="4680" w:hanging="360"/>
      </w:pPr>
      <w:rPr>
        <w:rFonts w:ascii="Noto Sans Symbols" w:eastAsia="Noto Sans Symbols" w:hAnsi="Noto Sans Symbols" w:cs="Noto Sans Symbols"/>
      </w:rPr>
    </w:lvl>
    <w:lvl w:ilvl="7" w:tplc="5D224EB0">
      <w:start w:val="1"/>
      <w:numFmt w:val="bullet"/>
      <w:lvlText w:val="o"/>
      <w:lvlJc w:val="left"/>
      <w:pPr>
        <w:ind w:left="5400" w:hanging="360"/>
      </w:pPr>
      <w:rPr>
        <w:rFonts w:ascii="Courier New" w:eastAsia="Courier New" w:hAnsi="Courier New" w:cs="Courier New"/>
      </w:rPr>
    </w:lvl>
    <w:lvl w:ilvl="8" w:tplc="26969C0A">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754D4B22"/>
    <w:multiLevelType w:val="hybridMultilevel"/>
    <w:tmpl w:val="42B81C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77832236"/>
    <w:multiLevelType w:val="hybridMultilevel"/>
    <w:tmpl w:val="C1E29E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A9C06F2"/>
    <w:multiLevelType w:val="hybridMultilevel"/>
    <w:tmpl w:val="4C3CE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BD208C2"/>
    <w:multiLevelType w:val="hybridMultilevel"/>
    <w:tmpl w:val="43DE17B8"/>
    <w:lvl w:ilvl="0" w:tplc="5F9C370C">
      <w:start w:val="1"/>
      <w:numFmt w:val="bullet"/>
      <w:lvlText w:val=""/>
      <w:lvlJc w:val="left"/>
      <w:pPr>
        <w:ind w:left="720" w:hanging="360"/>
      </w:pPr>
      <w:rPr>
        <w:rFonts w:ascii="Symbol" w:hAnsi="Symbol" w:hint="default"/>
      </w:rPr>
    </w:lvl>
    <w:lvl w:ilvl="1" w:tplc="3926DD64">
      <w:start w:val="1"/>
      <w:numFmt w:val="bullet"/>
      <w:lvlText w:val="o"/>
      <w:lvlJc w:val="left"/>
      <w:pPr>
        <w:ind w:left="1440" w:hanging="360"/>
      </w:pPr>
      <w:rPr>
        <w:rFonts w:ascii="Courier New" w:hAnsi="Courier New" w:hint="default"/>
      </w:rPr>
    </w:lvl>
    <w:lvl w:ilvl="2" w:tplc="F2F2BED6">
      <w:start w:val="1"/>
      <w:numFmt w:val="bullet"/>
      <w:lvlText w:val=""/>
      <w:lvlJc w:val="left"/>
      <w:pPr>
        <w:ind w:left="2160" w:hanging="360"/>
      </w:pPr>
      <w:rPr>
        <w:rFonts w:ascii="Wingdings" w:hAnsi="Wingdings" w:hint="default"/>
      </w:rPr>
    </w:lvl>
    <w:lvl w:ilvl="3" w:tplc="9DE86C36">
      <w:start w:val="1"/>
      <w:numFmt w:val="bullet"/>
      <w:lvlText w:val=""/>
      <w:lvlJc w:val="left"/>
      <w:pPr>
        <w:ind w:left="2880" w:hanging="360"/>
      </w:pPr>
      <w:rPr>
        <w:rFonts w:ascii="Symbol" w:hAnsi="Symbol" w:hint="default"/>
      </w:rPr>
    </w:lvl>
    <w:lvl w:ilvl="4" w:tplc="D6CA7A9C">
      <w:start w:val="1"/>
      <w:numFmt w:val="bullet"/>
      <w:lvlText w:val="o"/>
      <w:lvlJc w:val="left"/>
      <w:pPr>
        <w:ind w:left="3600" w:hanging="360"/>
      </w:pPr>
      <w:rPr>
        <w:rFonts w:ascii="Courier New" w:hAnsi="Courier New" w:hint="default"/>
      </w:rPr>
    </w:lvl>
    <w:lvl w:ilvl="5" w:tplc="1EC844D2">
      <w:start w:val="1"/>
      <w:numFmt w:val="bullet"/>
      <w:lvlText w:val=""/>
      <w:lvlJc w:val="left"/>
      <w:pPr>
        <w:ind w:left="4320" w:hanging="360"/>
      </w:pPr>
      <w:rPr>
        <w:rFonts w:ascii="Wingdings" w:hAnsi="Wingdings" w:hint="default"/>
      </w:rPr>
    </w:lvl>
    <w:lvl w:ilvl="6" w:tplc="9A16A6DA">
      <w:start w:val="1"/>
      <w:numFmt w:val="bullet"/>
      <w:lvlText w:val=""/>
      <w:lvlJc w:val="left"/>
      <w:pPr>
        <w:ind w:left="5040" w:hanging="360"/>
      </w:pPr>
      <w:rPr>
        <w:rFonts w:ascii="Symbol" w:hAnsi="Symbol" w:hint="default"/>
      </w:rPr>
    </w:lvl>
    <w:lvl w:ilvl="7" w:tplc="AA10CBF6">
      <w:start w:val="1"/>
      <w:numFmt w:val="bullet"/>
      <w:lvlText w:val="o"/>
      <w:lvlJc w:val="left"/>
      <w:pPr>
        <w:ind w:left="5760" w:hanging="360"/>
      </w:pPr>
      <w:rPr>
        <w:rFonts w:ascii="Courier New" w:hAnsi="Courier New" w:hint="default"/>
      </w:rPr>
    </w:lvl>
    <w:lvl w:ilvl="8" w:tplc="39CA808A">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2"/>
  </w:num>
  <w:num w:numId="4">
    <w:abstractNumId w:val="5"/>
  </w:num>
  <w:num w:numId="5">
    <w:abstractNumId w:val="17"/>
  </w:num>
  <w:num w:numId="6">
    <w:abstractNumId w:val="32"/>
  </w:num>
  <w:num w:numId="7">
    <w:abstractNumId w:val="1"/>
  </w:num>
  <w:num w:numId="8">
    <w:abstractNumId w:val="8"/>
  </w:num>
  <w:num w:numId="9">
    <w:abstractNumId w:val="14"/>
  </w:num>
  <w:num w:numId="10">
    <w:abstractNumId w:val="20"/>
  </w:num>
  <w:num w:numId="11">
    <w:abstractNumId w:val="4"/>
  </w:num>
  <w:num w:numId="12">
    <w:abstractNumId w:val="0"/>
  </w:num>
  <w:num w:numId="13">
    <w:abstractNumId w:val="3"/>
  </w:num>
  <w:num w:numId="14">
    <w:abstractNumId w:val="49"/>
  </w:num>
  <w:num w:numId="15">
    <w:abstractNumId w:val="26"/>
  </w:num>
  <w:num w:numId="16">
    <w:abstractNumId w:val="39"/>
  </w:num>
  <w:num w:numId="17">
    <w:abstractNumId w:val="12"/>
  </w:num>
  <w:num w:numId="18">
    <w:abstractNumId w:val="27"/>
  </w:num>
  <w:num w:numId="19">
    <w:abstractNumId w:val="28"/>
  </w:num>
  <w:num w:numId="20">
    <w:abstractNumId w:val="11"/>
  </w:num>
  <w:num w:numId="21">
    <w:abstractNumId w:val="34"/>
  </w:num>
  <w:num w:numId="22">
    <w:abstractNumId w:val="18"/>
  </w:num>
  <w:num w:numId="23">
    <w:abstractNumId w:val="6"/>
  </w:num>
  <w:num w:numId="24">
    <w:abstractNumId w:val="36"/>
  </w:num>
  <w:num w:numId="25">
    <w:abstractNumId w:val="16"/>
  </w:num>
  <w:num w:numId="26">
    <w:abstractNumId w:val="42"/>
  </w:num>
  <w:num w:numId="27">
    <w:abstractNumId w:val="43"/>
  </w:num>
  <w:num w:numId="28">
    <w:abstractNumId w:val="29"/>
  </w:num>
  <w:num w:numId="29">
    <w:abstractNumId w:val="47"/>
  </w:num>
  <w:num w:numId="30">
    <w:abstractNumId w:val="23"/>
  </w:num>
  <w:num w:numId="31">
    <w:abstractNumId w:val="45"/>
  </w:num>
  <w:num w:numId="32">
    <w:abstractNumId w:val="9"/>
  </w:num>
  <w:num w:numId="33">
    <w:abstractNumId w:val="30"/>
  </w:num>
  <w:num w:numId="34">
    <w:abstractNumId w:val="15"/>
  </w:num>
  <w:num w:numId="35">
    <w:abstractNumId w:val="21"/>
  </w:num>
  <w:num w:numId="36">
    <w:abstractNumId w:val="13"/>
  </w:num>
  <w:num w:numId="37">
    <w:abstractNumId w:val="48"/>
  </w:num>
  <w:num w:numId="38">
    <w:abstractNumId w:val="35"/>
  </w:num>
  <w:num w:numId="39">
    <w:abstractNumId w:val="46"/>
  </w:num>
  <w:num w:numId="40">
    <w:abstractNumId w:val="40"/>
  </w:num>
  <w:num w:numId="41">
    <w:abstractNumId w:val="41"/>
  </w:num>
  <w:num w:numId="42">
    <w:abstractNumId w:val="7"/>
  </w:num>
  <w:num w:numId="43">
    <w:abstractNumId w:val="10"/>
  </w:num>
  <w:num w:numId="44">
    <w:abstractNumId w:val="31"/>
  </w:num>
  <w:num w:numId="45">
    <w:abstractNumId w:val="25"/>
  </w:num>
  <w:num w:numId="46">
    <w:abstractNumId w:val="33"/>
  </w:num>
  <w:num w:numId="47">
    <w:abstractNumId w:val="37"/>
  </w:num>
  <w:num w:numId="48">
    <w:abstractNumId w:val="44"/>
  </w:num>
  <w:num w:numId="49">
    <w:abstractNumId w:val="50"/>
  </w:num>
  <w:num w:numId="50">
    <w:abstractNumId w:val="22"/>
  </w:num>
  <w:num w:numId="51">
    <w:abstractNumId w:val="38"/>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kspert Reinvention">
    <w15:presenceInfo w15:providerId="None" w15:userId="Ekspert Reinvent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trackRevisio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yMjExNTA0MDcyMjNU0lEKTi0uzszPAykwNK8FABwdpXctAAAA"/>
  </w:docVars>
  <w:rsids>
    <w:rsidRoot w:val="0084755C"/>
    <w:rsid w:val="00001340"/>
    <w:rsid w:val="00001896"/>
    <w:rsid w:val="00003643"/>
    <w:rsid w:val="00003EE6"/>
    <w:rsid w:val="000064A4"/>
    <w:rsid w:val="0000671C"/>
    <w:rsid w:val="00007944"/>
    <w:rsid w:val="000113F3"/>
    <w:rsid w:val="00011F71"/>
    <w:rsid w:val="000126EC"/>
    <w:rsid w:val="00013F74"/>
    <w:rsid w:val="00015385"/>
    <w:rsid w:val="000162EC"/>
    <w:rsid w:val="000235E0"/>
    <w:rsid w:val="0002371E"/>
    <w:rsid w:val="00025256"/>
    <w:rsid w:val="0002578F"/>
    <w:rsid w:val="000259C1"/>
    <w:rsid w:val="00025A81"/>
    <w:rsid w:val="00027099"/>
    <w:rsid w:val="000307C6"/>
    <w:rsid w:val="000318C4"/>
    <w:rsid w:val="0003307A"/>
    <w:rsid w:val="00033F37"/>
    <w:rsid w:val="000347E9"/>
    <w:rsid w:val="00035713"/>
    <w:rsid w:val="00035AA1"/>
    <w:rsid w:val="00036BA9"/>
    <w:rsid w:val="0004028E"/>
    <w:rsid w:val="00040D8D"/>
    <w:rsid w:val="00041B62"/>
    <w:rsid w:val="0004332B"/>
    <w:rsid w:val="00044AB1"/>
    <w:rsid w:val="00044EF1"/>
    <w:rsid w:val="00046230"/>
    <w:rsid w:val="00046CE4"/>
    <w:rsid w:val="00046D4E"/>
    <w:rsid w:val="000472CC"/>
    <w:rsid w:val="000479E5"/>
    <w:rsid w:val="00047D46"/>
    <w:rsid w:val="000515DE"/>
    <w:rsid w:val="00052712"/>
    <w:rsid w:val="000529D7"/>
    <w:rsid w:val="00052AFD"/>
    <w:rsid w:val="00052D63"/>
    <w:rsid w:val="00054EAA"/>
    <w:rsid w:val="0005518A"/>
    <w:rsid w:val="000558BB"/>
    <w:rsid w:val="0005669A"/>
    <w:rsid w:val="00056D2A"/>
    <w:rsid w:val="00057034"/>
    <w:rsid w:val="00061EC9"/>
    <w:rsid w:val="00061F51"/>
    <w:rsid w:val="00062C52"/>
    <w:rsid w:val="00064DE3"/>
    <w:rsid w:val="00065FFE"/>
    <w:rsid w:val="000664BF"/>
    <w:rsid w:val="00066583"/>
    <w:rsid w:val="000677CB"/>
    <w:rsid w:val="000678EF"/>
    <w:rsid w:val="00070379"/>
    <w:rsid w:val="00071051"/>
    <w:rsid w:val="00075624"/>
    <w:rsid w:val="0007579E"/>
    <w:rsid w:val="00075F62"/>
    <w:rsid w:val="000768C1"/>
    <w:rsid w:val="00077353"/>
    <w:rsid w:val="0008023A"/>
    <w:rsid w:val="00081C10"/>
    <w:rsid w:val="00082CD5"/>
    <w:rsid w:val="00083912"/>
    <w:rsid w:val="00084009"/>
    <w:rsid w:val="000858A2"/>
    <w:rsid w:val="00085CBE"/>
    <w:rsid w:val="00086DEF"/>
    <w:rsid w:val="00087FEF"/>
    <w:rsid w:val="00090F56"/>
    <w:rsid w:val="00092FC7"/>
    <w:rsid w:val="00094A40"/>
    <w:rsid w:val="00095242"/>
    <w:rsid w:val="00095AF7"/>
    <w:rsid w:val="00095CAE"/>
    <w:rsid w:val="00097F44"/>
    <w:rsid w:val="000A06FD"/>
    <w:rsid w:val="000A0C79"/>
    <w:rsid w:val="000A0D22"/>
    <w:rsid w:val="000A0F6B"/>
    <w:rsid w:val="000A1006"/>
    <w:rsid w:val="000A4467"/>
    <w:rsid w:val="000A5259"/>
    <w:rsid w:val="000A542A"/>
    <w:rsid w:val="000A5C64"/>
    <w:rsid w:val="000A78B9"/>
    <w:rsid w:val="000B1357"/>
    <w:rsid w:val="000B5A7B"/>
    <w:rsid w:val="000B5AA7"/>
    <w:rsid w:val="000B6B90"/>
    <w:rsid w:val="000B6D20"/>
    <w:rsid w:val="000C2C43"/>
    <w:rsid w:val="000C4663"/>
    <w:rsid w:val="000C4A64"/>
    <w:rsid w:val="000C4BB5"/>
    <w:rsid w:val="000D01C3"/>
    <w:rsid w:val="000D0BE7"/>
    <w:rsid w:val="000D1F70"/>
    <w:rsid w:val="000D2390"/>
    <w:rsid w:val="000D3984"/>
    <w:rsid w:val="000D5714"/>
    <w:rsid w:val="000D62FD"/>
    <w:rsid w:val="000D77ED"/>
    <w:rsid w:val="000E166B"/>
    <w:rsid w:val="000E55AD"/>
    <w:rsid w:val="000E60AA"/>
    <w:rsid w:val="000E7027"/>
    <w:rsid w:val="000E7BD2"/>
    <w:rsid w:val="000F1BD0"/>
    <w:rsid w:val="000F2961"/>
    <w:rsid w:val="000F2EF4"/>
    <w:rsid w:val="000F2EFE"/>
    <w:rsid w:val="000F645C"/>
    <w:rsid w:val="000F744C"/>
    <w:rsid w:val="00100103"/>
    <w:rsid w:val="001002FC"/>
    <w:rsid w:val="00100CC2"/>
    <w:rsid w:val="00100D76"/>
    <w:rsid w:val="00101E0E"/>
    <w:rsid w:val="0010247E"/>
    <w:rsid w:val="00102BC6"/>
    <w:rsid w:val="00103934"/>
    <w:rsid w:val="001041AC"/>
    <w:rsid w:val="00104A23"/>
    <w:rsid w:val="00104DE0"/>
    <w:rsid w:val="00104DEC"/>
    <w:rsid w:val="00104FBE"/>
    <w:rsid w:val="00105566"/>
    <w:rsid w:val="00106058"/>
    <w:rsid w:val="00106291"/>
    <w:rsid w:val="001117A8"/>
    <w:rsid w:val="00113F32"/>
    <w:rsid w:val="00117397"/>
    <w:rsid w:val="00120D2B"/>
    <w:rsid w:val="00121F67"/>
    <w:rsid w:val="00123761"/>
    <w:rsid w:val="0012384F"/>
    <w:rsid w:val="001245B2"/>
    <w:rsid w:val="001245DC"/>
    <w:rsid w:val="00124FE5"/>
    <w:rsid w:val="001308D3"/>
    <w:rsid w:val="00131CF4"/>
    <w:rsid w:val="00131DFE"/>
    <w:rsid w:val="00132738"/>
    <w:rsid w:val="00133711"/>
    <w:rsid w:val="00134AD7"/>
    <w:rsid w:val="00135261"/>
    <w:rsid w:val="00135847"/>
    <w:rsid w:val="00136C75"/>
    <w:rsid w:val="001401F1"/>
    <w:rsid w:val="001409AB"/>
    <w:rsid w:val="00140C05"/>
    <w:rsid w:val="00142B0D"/>
    <w:rsid w:val="001461CB"/>
    <w:rsid w:val="001504F4"/>
    <w:rsid w:val="0015103C"/>
    <w:rsid w:val="00151071"/>
    <w:rsid w:val="001515C1"/>
    <w:rsid w:val="00151C52"/>
    <w:rsid w:val="001533FF"/>
    <w:rsid w:val="00153F8E"/>
    <w:rsid w:val="001544EF"/>
    <w:rsid w:val="00156517"/>
    <w:rsid w:val="00156AE4"/>
    <w:rsid w:val="00161F5C"/>
    <w:rsid w:val="00161FB3"/>
    <w:rsid w:val="001630AF"/>
    <w:rsid w:val="0016480F"/>
    <w:rsid w:val="00164E5C"/>
    <w:rsid w:val="0016579D"/>
    <w:rsid w:val="00165A77"/>
    <w:rsid w:val="00165CB5"/>
    <w:rsid w:val="00165F81"/>
    <w:rsid w:val="00166625"/>
    <w:rsid w:val="00166A7B"/>
    <w:rsid w:val="0017081D"/>
    <w:rsid w:val="00170F1E"/>
    <w:rsid w:val="00171673"/>
    <w:rsid w:val="001741DD"/>
    <w:rsid w:val="00176B9D"/>
    <w:rsid w:val="00177149"/>
    <w:rsid w:val="00181C81"/>
    <w:rsid w:val="001860BA"/>
    <w:rsid w:val="001872F4"/>
    <w:rsid w:val="001900B5"/>
    <w:rsid w:val="001913A9"/>
    <w:rsid w:val="00191505"/>
    <w:rsid w:val="0019195C"/>
    <w:rsid w:val="00192493"/>
    <w:rsid w:val="00195E01"/>
    <w:rsid w:val="00195E65"/>
    <w:rsid w:val="001A20A7"/>
    <w:rsid w:val="001A2856"/>
    <w:rsid w:val="001B05A7"/>
    <w:rsid w:val="001B0EBD"/>
    <w:rsid w:val="001B10ED"/>
    <w:rsid w:val="001B12D3"/>
    <w:rsid w:val="001B311D"/>
    <w:rsid w:val="001B3E72"/>
    <w:rsid w:val="001C2777"/>
    <w:rsid w:val="001C287C"/>
    <w:rsid w:val="001C2FF3"/>
    <w:rsid w:val="001C3B21"/>
    <w:rsid w:val="001C4BAA"/>
    <w:rsid w:val="001C4FEE"/>
    <w:rsid w:val="001C5A48"/>
    <w:rsid w:val="001C5C13"/>
    <w:rsid w:val="001C7EE3"/>
    <w:rsid w:val="001D044D"/>
    <w:rsid w:val="001D23DC"/>
    <w:rsid w:val="001D3B7B"/>
    <w:rsid w:val="001D45CE"/>
    <w:rsid w:val="001D7679"/>
    <w:rsid w:val="001E40A4"/>
    <w:rsid w:val="001F0A5A"/>
    <w:rsid w:val="001F20AE"/>
    <w:rsid w:val="001F352F"/>
    <w:rsid w:val="001F3F11"/>
    <w:rsid w:val="001F54AD"/>
    <w:rsid w:val="001F55C7"/>
    <w:rsid w:val="001F71D0"/>
    <w:rsid w:val="0020031E"/>
    <w:rsid w:val="00200528"/>
    <w:rsid w:val="0020059F"/>
    <w:rsid w:val="00202214"/>
    <w:rsid w:val="00204739"/>
    <w:rsid w:val="00205A8E"/>
    <w:rsid w:val="00205FBA"/>
    <w:rsid w:val="002064ED"/>
    <w:rsid w:val="00207792"/>
    <w:rsid w:val="00210145"/>
    <w:rsid w:val="00210463"/>
    <w:rsid w:val="0021123A"/>
    <w:rsid w:val="00211662"/>
    <w:rsid w:val="00212B2C"/>
    <w:rsid w:val="00212BD2"/>
    <w:rsid w:val="002131E1"/>
    <w:rsid w:val="0021381B"/>
    <w:rsid w:val="0021555E"/>
    <w:rsid w:val="00215B78"/>
    <w:rsid w:val="00216DB0"/>
    <w:rsid w:val="00216E85"/>
    <w:rsid w:val="002178B1"/>
    <w:rsid w:val="00217CCF"/>
    <w:rsid w:val="00220D91"/>
    <w:rsid w:val="002212C9"/>
    <w:rsid w:val="0022304D"/>
    <w:rsid w:val="00223B03"/>
    <w:rsid w:val="00224BBA"/>
    <w:rsid w:val="0023004B"/>
    <w:rsid w:val="00230135"/>
    <w:rsid w:val="00230197"/>
    <w:rsid w:val="00230D2C"/>
    <w:rsid w:val="00230D35"/>
    <w:rsid w:val="00232976"/>
    <w:rsid w:val="00234028"/>
    <w:rsid w:val="0023439B"/>
    <w:rsid w:val="00235CF9"/>
    <w:rsid w:val="00240E6B"/>
    <w:rsid w:val="00241C30"/>
    <w:rsid w:val="0024388D"/>
    <w:rsid w:val="0024522B"/>
    <w:rsid w:val="00245FD2"/>
    <w:rsid w:val="00246063"/>
    <w:rsid w:val="00246BFB"/>
    <w:rsid w:val="00246C95"/>
    <w:rsid w:val="00247578"/>
    <w:rsid w:val="00250691"/>
    <w:rsid w:val="002521D3"/>
    <w:rsid w:val="0025227B"/>
    <w:rsid w:val="0025271F"/>
    <w:rsid w:val="00252B50"/>
    <w:rsid w:val="00253710"/>
    <w:rsid w:val="00253C7E"/>
    <w:rsid w:val="00256BA1"/>
    <w:rsid w:val="00257199"/>
    <w:rsid w:val="00261830"/>
    <w:rsid w:val="00263BF3"/>
    <w:rsid w:val="002653A0"/>
    <w:rsid w:val="00266F07"/>
    <w:rsid w:val="0026701A"/>
    <w:rsid w:val="00267CFD"/>
    <w:rsid w:val="00272706"/>
    <w:rsid w:val="0027377F"/>
    <w:rsid w:val="00274C03"/>
    <w:rsid w:val="0027513B"/>
    <w:rsid w:val="002759C2"/>
    <w:rsid w:val="0028086D"/>
    <w:rsid w:val="00281AA9"/>
    <w:rsid w:val="00283CFF"/>
    <w:rsid w:val="00286CBB"/>
    <w:rsid w:val="0029191F"/>
    <w:rsid w:val="00291980"/>
    <w:rsid w:val="00291D00"/>
    <w:rsid w:val="002923A1"/>
    <w:rsid w:val="00292421"/>
    <w:rsid w:val="00292B24"/>
    <w:rsid w:val="002938EF"/>
    <w:rsid w:val="00293CF5"/>
    <w:rsid w:val="002946D5"/>
    <w:rsid w:val="00294A7A"/>
    <w:rsid w:val="00296132"/>
    <w:rsid w:val="002973DF"/>
    <w:rsid w:val="002A08F0"/>
    <w:rsid w:val="002A0A05"/>
    <w:rsid w:val="002A11D2"/>
    <w:rsid w:val="002A135D"/>
    <w:rsid w:val="002A39F9"/>
    <w:rsid w:val="002A5D7D"/>
    <w:rsid w:val="002A6E57"/>
    <w:rsid w:val="002A723D"/>
    <w:rsid w:val="002A7299"/>
    <w:rsid w:val="002A7FA0"/>
    <w:rsid w:val="002B1930"/>
    <w:rsid w:val="002B1BC9"/>
    <w:rsid w:val="002B5B31"/>
    <w:rsid w:val="002B68AA"/>
    <w:rsid w:val="002B6B8C"/>
    <w:rsid w:val="002B7741"/>
    <w:rsid w:val="002C0CCD"/>
    <w:rsid w:val="002C1509"/>
    <w:rsid w:val="002C1B20"/>
    <w:rsid w:val="002C3226"/>
    <w:rsid w:val="002C5B3C"/>
    <w:rsid w:val="002C657B"/>
    <w:rsid w:val="002C687B"/>
    <w:rsid w:val="002C709E"/>
    <w:rsid w:val="002C7CAE"/>
    <w:rsid w:val="002D01D5"/>
    <w:rsid w:val="002D101B"/>
    <w:rsid w:val="002D1067"/>
    <w:rsid w:val="002D3D1E"/>
    <w:rsid w:val="002D5343"/>
    <w:rsid w:val="002D67ED"/>
    <w:rsid w:val="002E4B22"/>
    <w:rsid w:val="002E4D83"/>
    <w:rsid w:val="002E5F39"/>
    <w:rsid w:val="002F1D8C"/>
    <w:rsid w:val="002F32F8"/>
    <w:rsid w:val="002F4802"/>
    <w:rsid w:val="002F5C1A"/>
    <w:rsid w:val="002F5E97"/>
    <w:rsid w:val="002F6066"/>
    <w:rsid w:val="002F74D3"/>
    <w:rsid w:val="0030005C"/>
    <w:rsid w:val="003002DA"/>
    <w:rsid w:val="003033DE"/>
    <w:rsid w:val="00303A93"/>
    <w:rsid w:val="00303BC0"/>
    <w:rsid w:val="00304230"/>
    <w:rsid w:val="0030621E"/>
    <w:rsid w:val="003074BF"/>
    <w:rsid w:val="0031009B"/>
    <w:rsid w:val="00311312"/>
    <w:rsid w:val="0031370C"/>
    <w:rsid w:val="00313DBE"/>
    <w:rsid w:val="003142D2"/>
    <w:rsid w:val="003146BB"/>
    <w:rsid w:val="00314A94"/>
    <w:rsid w:val="00314D44"/>
    <w:rsid w:val="0031510B"/>
    <w:rsid w:val="0031675C"/>
    <w:rsid w:val="00316808"/>
    <w:rsid w:val="0032023D"/>
    <w:rsid w:val="003218B1"/>
    <w:rsid w:val="00322649"/>
    <w:rsid w:val="00322ABE"/>
    <w:rsid w:val="00322FDA"/>
    <w:rsid w:val="00326045"/>
    <w:rsid w:val="00326072"/>
    <w:rsid w:val="003262F9"/>
    <w:rsid w:val="00331CC0"/>
    <w:rsid w:val="00331FB5"/>
    <w:rsid w:val="0033652A"/>
    <w:rsid w:val="00336EB3"/>
    <w:rsid w:val="00336EC3"/>
    <w:rsid w:val="003408E7"/>
    <w:rsid w:val="00341862"/>
    <w:rsid w:val="00343DCB"/>
    <w:rsid w:val="00343FB8"/>
    <w:rsid w:val="003441F8"/>
    <w:rsid w:val="003449FA"/>
    <w:rsid w:val="00344C82"/>
    <w:rsid w:val="003453FF"/>
    <w:rsid w:val="0034669F"/>
    <w:rsid w:val="003472D0"/>
    <w:rsid w:val="003477E1"/>
    <w:rsid w:val="003479D6"/>
    <w:rsid w:val="00350163"/>
    <w:rsid w:val="00351984"/>
    <w:rsid w:val="00351FA5"/>
    <w:rsid w:val="00352197"/>
    <w:rsid w:val="00352EB2"/>
    <w:rsid w:val="00353713"/>
    <w:rsid w:val="00353AB3"/>
    <w:rsid w:val="0035483A"/>
    <w:rsid w:val="00354C38"/>
    <w:rsid w:val="00355568"/>
    <w:rsid w:val="00355E1F"/>
    <w:rsid w:val="00356E12"/>
    <w:rsid w:val="00357924"/>
    <w:rsid w:val="00361041"/>
    <w:rsid w:val="003638DB"/>
    <w:rsid w:val="00364071"/>
    <w:rsid w:val="00364B81"/>
    <w:rsid w:val="00364EB1"/>
    <w:rsid w:val="00365624"/>
    <w:rsid w:val="003670EF"/>
    <w:rsid w:val="00371838"/>
    <w:rsid w:val="00371D3E"/>
    <w:rsid w:val="003722D2"/>
    <w:rsid w:val="00373924"/>
    <w:rsid w:val="00373B2E"/>
    <w:rsid w:val="00374785"/>
    <w:rsid w:val="00375BA9"/>
    <w:rsid w:val="003769D0"/>
    <w:rsid w:val="00376B22"/>
    <w:rsid w:val="003772A5"/>
    <w:rsid w:val="003809E1"/>
    <w:rsid w:val="00381154"/>
    <w:rsid w:val="003827E5"/>
    <w:rsid w:val="00383143"/>
    <w:rsid w:val="00385602"/>
    <w:rsid w:val="0038563F"/>
    <w:rsid w:val="003907C3"/>
    <w:rsid w:val="00394691"/>
    <w:rsid w:val="003950B4"/>
    <w:rsid w:val="00396778"/>
    <w:rsid w:val="003A0DB6"/>
    <w:rsid w:val="003A1671"/>
    <w:rsid w:val="003A1817"/>
    <w:rsid w:val="003A1A48"/>
    <w:rsid w:val="003A2167"/>
    <w:rsid w:val="003A250A"/>
    <w:rsid w:val="003A27E7"/>
    <w:rsid w:val="003B11F1"/>
    <w:rsid w:val="003B5C32"/>
    <w:rsid w:val="003B5DF7"/>
    <w:rsid w:val="003B79AD"/>
    <w:rsid w:val="003C01B1"/>
    <w:rsid w:val="003C0508"/>
    <w:rsid w:val="003C179E"/>
    <w:rsid w:val="003C1B90"/>
    <w:rsid w:val="003C4130"/>
    <w:rsid w:val="003C74B7"/>
    <w:rsid w:val="003D22FC"/>
    <w:rsid w:val="003D7330"/>
    <w:rsid w:val="003D74AC"/>
    <w:rsid w:val="003E00FD"/>
    <w:rsid w:val="003E0156"/>
    <w:rsid w:val="003E12E9"/>
    <w:rsid w:val="003E28CF"/>
    <w:rsid w:val="003E2DC8"/>
    <w:rsid w:val="003E44DB"/>
    <w:rsid w:val="003E4BB9"/>
    <w:rsid w:val="003E5BE4"/>
    <w:rsid w:val="003E5BEB"/>
    <w:rsid w:val="003E5DA1"/>
    <w:rsid w:val="003F2C71"/>
    <w:rsid w:val="003F2D56"/>
    <w:rsid w:val="003F4230"/>
    <w:rsid w:val="003F47A4"/>
    <w:rsid w:val="003F7E4C"/>
    <w:rsid w:val="00400852"/>
    <w:rsid w:val="00400A30"/>
    <w:rsid w:val="00403474"/>
    <w:rsid w:val="00404ACB"/>
    <w:rsid w:val="004107A0"/>
    <w:rsid w:val="00410C44"/>
    <w:rsid w:val="0041192A"/>
    <w:rsid w:val="004132A8"/>
    <w:rsid w:val="0041484F"/>
    <w:rsid w:val="00414EA3"/>
    <w:rsid w:val="0041510B"/>
    <w:rsid w:val="0041619C"/>
    <w:rsid w:val="0041642B"/>
    <w:rsid w:val="004207EC"/>
    <w:rsid w:val="00420EC6"/>
    <w:rsid w:val="0042192E"/>
    <w:rsid w:val="004224FB"/>
    <w:rsid w:val="004226E0"/>
    <w:rsid w:val="00422AEA"/>
    <w:rsid w:val="00422FEF"/>
    <w:rsid w:val="00423CAE"/>
    <w:rsid w:val="00423F97"/>
    <w:rsid w:val="00425F40"/>
    <w:rsid w:val="00426E2A"/>
    <w:rsid w:val="0042796D"/>
    <w:rsid w:val="00430CDA"/>
    <w:rsid w:val="004319CA"/>
    <w:rsid w:val="004323B9"/>
    <w:rsid w:val="00432446"/>
    <w:rsid w:val="00433CEA"/>
    <w:rsid w:val="00434CE2"/>
    <w:rsid w:val="004357C5"/>
    <w:rsid w:val="00435EE8"/>
    <w:rsid w:val="0043745F"/>
    <w:rsid w:val="00440570"/>
    <w:rsid w:val="00441638"/>
    <w:rsid w:val="00442946"/>
    <w:rsid w:val="00443D33"/>
    <w:rsid w:val="0044529D"/>
    <w:rsid w:val="00447E56"/>
    <w:rsid w:val="004500B5"/>
    <w:rsid w:val="0045011A"/>
    <w:rsid w:val="0045119D"/>
    <w:rsid w:val="00451F76"/>
    <w:rsid w:val="00451FB2"/>
    <w:rsid w:val="00452353"/>
    <w:rsid w:val="00452B5D"/>
    <w:rsid w:val="0045348F"/>
    <w:rsid w:val="00455EF4"/>
    <w:rsid w:val="00460506"/>
    <w:rsid w:val="0046111F"/>
    <w:rsid w:val="00462DC9"/>
    <w:rsid w:val="004677BF"/>
    <w:rsid w:val="00471386"/>
    <w:rsid w:val="00471569"/>
    <w:rsid w:val="0047384A"/>
    <w:rsid w:val="00473F01"/>
    <w:rsid w:val="00474E35"/>
    <w:rsid w:val="004754A2"/>
    <w:rsid w:val="00475BA1"/>
    <w:rsid w:val="00476C4E"/>
    <w:rsid w:val="00477EFD"/>
    <w:rsid w:val="00477F50"/>
    <w:rsid w:val="00481229"/>
    <w:rsid w:val="00482126"/>
    <w:rsid w:val="00482660"/>
    <w:rsid w:val="00483AE0"/>
    <w:rsid w:val="004845B4"/>
    <w:rsid w:val="004856B9"/>
    <w:rsid w:val="00485974"/>
    <w:rsid w:val="00486C39"/>
    <w:rsid w:val="00487470"/>
    <w:rsid w:val="004877A3"/>
    <w:rsid w:val="004905A8"/>
    <w:rsid w:val="00491559"/>
    <w:rsid w:val="0049160D"/>
    <w:rsid w:val="00492D05"/>
    <w:rsid w:val="00492D1E"/>
    <w:rsid w:val="00493B4B"/>
    <w:rsid w:val="00493D66"/>
    <w:rsid w:val="00495AD3"/>
    <w:rsid w:val="004A1016"/>
    <w:rsid w:val="004A1029"/>
    <w:rsid w:val="004A151A"/>
    <w:rsid w:val="004A2343"/>
    <w:rsid w:val="004A436D"/>
    <w:rsid w:val="004A43FA"/>
    <w:rsid w:val="004A6EDE"/>
    <w:rsid w:val="004B15E4"/>
    <w:rsid w:val="004B27CF"/>
    <w:rsid w:val="004B5790"/>
    <w:rsid w:val="004B7761"/>
    <w:rsid w:val="004C0151"/>
    <w:rsid w:val="004C1E4E"/>
    <w:rsid w:val="004C26A5"/>
    <w:rsid w:val="004C28F5"/>
    <w:rsid w:val="004C4FA8"/>
    <w:rsid w:val="004D03FA"/>
    <w:rsid w:val="004D0855"/>
    <w:rsid w:val="004D1A1C"/>
    <w:rsid w:val="004D1AB9"/>
    <w:rsid w:val="004D2110"/>
    <w:rsid w:val="004D29D5"/>
    <w:rsid w:val="004D2F2A"/>
    <w:rsid w:val="004D47E3"/>
    <w:rsid w:val="004D6A72"/>
    <w:rsid w:val="004E2348"/>
    <w:rsid w:val="004E4F93"/>
    <w:rsid w:val="004E6EDB"/>
    <w:rsid w:val="004F10A2"/>
    <w:rsid w:val="004F1756"/>
    <w:rsid w:val="004F4961"/>
    <w:rsid w:val="004F5000"/>
    <w:rsid w:val="004F651B"/>
    <w:rsid w:val="004F65AD"/>
    <w:rsid w:val="00500133"/>
    <w:rsid w:val="005005FA"/>
    <w:rsid w:val="005009BF"/>
    <w:rsid w:val="005010E3"/>
    <w:rsid w:val="005013E3"/>
    <w:rsid w:val="00501DAA"/>
    <w:rsid w:val="005022CC"/>
    <w:rsid w:val="00502792"/>
    <w:rsid w:val="005027EA"/>
    <w:rsid w:val="00505D07"/>
    <w:rsid w:val="00511659"/>
    <w:rsid w:val="00513185"/>
    <w:rsid w:val="005162B3"/>
    <w:rsid w:val="00520EBC"/>
    <w:rsid w:val="00524426"/>
    <w:rsid w:val="00525573"/>
    <w:rsid w:val="0052724D"/>
    <w:rsid w:val="00527388"/>
    <w:rsid w:val="00530390"/>
    <w:rsid w:val="005313F0"/>
    <w:rsid w:val="0053162F"/>
    <w:rsid w:val="005337FF"/>
    <w:rsid w:val="005343EF"/>
    <w:rsid w:val="00535E38"/>
    <w:rsid w:val="00537004"/>
    <w:rsid w:val="005370AC"/>
    <w:rsid w:val="00537523"/>
    <w:rsid w:val="00543C80"/>
    <w:rsid w:val="00544126"/>
    <w:rsid w:val="00544520"/>
    <w:rsid w:val="00545EAF"/>
    <w:rsid w:val="00546747"/>
    <w:rsid w:val="0054760E"/>
    <w:rsid w:val="00547B6C"/>
    <w:rsid w:val="00547D06"/>
    <w:rsid w:val="00550EE4"/>
    <w:rsid w:val="00551BB1"/>
    <w:rsid w:val="0055204D"/>
    <w:rsid w:val="0055221E"/>
    <w:rsid w:val="00552EE5"/>
    <w:rsid w:val="005568A9"/>
    <w:rsid w:val="005577AB"/>
    <w:rsid w:val="00557AB3"/>
    <w:rsid w:val="0056069F"/>
    <w:rsid w:val="00560CC6"/>
    <w:rsid w:val="00561F78"/>
    <w:rsid w:val="005620F5"/>
    <w:rsid w:val="00562111"/>
    <w:rsid w:val="0056270D"/>
    <w:rsid w:val="00563513"/>
    <w:rsid w:val="00563CD3"/>
    <w:rsid w:val="005663B2"/>
    <w:rsid w:val="00570968"/>
    <w:rsid w:val="0057178F"/>
    <w:rsid w:val="005719E1"/>
    <w:rsid w:val="00571A97"/>
    <w:rsid w:val="00571B96"/>
    <w:rsid w:val="00572ED8"/>
    <w:rsid w:val="005730A2"/>
    <w:rsid w:val="00573357"/>
    <w:rsid w:val="0057645D"/>
    <w:rsid w:val="005811EB"/>
    <w:rsid w:val="0058214E"/>
    <w:rsid w:val="0058365B"/>
    <w:rsid w:val="005844AB"/>
    <w:rsid w:val="005858B7"/>
    <w:rsid w:val="00585D3C"/>
    <w:rsid w:val="00585D5B"/>
    <w:rsid w:val="005907FE"/>
    <w:rsid w:val="005911CA"/>
    <w:rsid w:val="005916E5"/>
    <w:rsid w:val="0059242F"/>
    <w:rsid w:val="00592FF6"/>
    <w:rsid w:val="00593B70"/>
    <w:rsid w:val="005941C5"/>
    <w:rsid w:val="00596138"/>
    <w:rsid w:val="005967EE"/>
    <w:rsid w:val="005A011A"/>
    <w:rsid w:val="005A016A"/>
    <w:rsid w:val="005A0AA8"/>
    <w:rsid w:val="005A0ECB"/>
    <w:rsid w:val="005A15E8"/>
    <w:rsid w:val="005A577B"/>
    <w:rsid w:val="005B033D"/>
    <w:rsid w:val="005B03C7"/>
    <w:rsid w:val="005B134A"/>
    <w:rsid w:val="005B1D2C"/>
    <w:rsid w:val="005B22FD"/>
    <w:rsid w:val="005B31F4"/>
    <w:rsid w:val="005B4E4F"/>
    <w:rsid w:val="005B7294"/>
    <w:rsid w:val="005B7C08"/>
    <w:rsid w:val="005C3BCA"/>
    <w:rsid w:val="005C56FF"/>
    <w:rsid w:val="005C73DA"/>
    <w:rsid w:val="005D1126"/>
    <w:rsid w:val="005D2087"/>
    <w:rsid w:val="005D2636"/>
    <w:rsid w:val="005D2F3F"/>
    <w:rsid w:val="005D39A3"/>
    <w:rsid w:val="005D3C3C"/>
    <w:rsid w:val="005D5946"/>
    <w:rsid w:val="005E2E3C"/>
    <w:rsid w:val="005E3566"/>
    <w:rsid w:val="005E3AE3"/>
    <w:rsid w:val="005E4E17"/>
    <w:rsid w:val="005E4F0A"/>
    <w:rsid w:val="005E5847"/>
    <w:rsid w:val="005F014E"/>
    <w:rsid w:val="005F088E"/>
    <w:rsid w:val="005F1108"/>
    <w:rsid w:val="005F2BA6"/>
    <w:rsid w:val="005F3B21"/>
    <w:rsid w:val="005F7A61"/>
    <w:rsid w:val="00602424"/>
    <w:rsid w:val="00602FBD"/>
    <w:rsid w:val="0060457F"/>
    <w:rsid w:val="00605097"/>
    <w:rsid w:val="00605A86"/>
    <w:rsid w:val="0060605B"/>
    <w:rsid w:val="006078FB"/>
    <w:rsid w:val="00611918"/>
    <w:rsid w:val="00612954"/>
    <w:rsid w:val="00616937"/>
    <w:rsid w:val="00617918"/>
    <w:rsid w:val="00620622"/>
    <w:rsid w:val="00620AE1"/>
    <w:rsid w:val="00623745"/>
    <w:rsid w:val="00630CBD"/>
    <w:rsid w:val="00631345"/>
    <w:rsid w:val="00631F79"/>
    <w:rsid w:val="00634216"/>
    <w:rsid w:val="0063476D"/>
    <w:rsid w:val="006351BD"/>
    <w:rsid w:val="00636EFB"/>
    <w:rsid w:val="00640798"/>
    <w:rsid w:val="00640F74"/>
    <w:rsid w:val="006410D0"/>
    <w:rsid w:val="006417D0"/>
    <w:rsid w:val="006419B9"/>
    <w:rsid w:val="00642435"/>
    <w:rsid w:val="00644240"/>
    <w:rsid w:val="00645800"/>
    <w:rsid w:val="0064669B"/>
    <w:rsid w:val="006475BE"/>
    <w:rsid w:val="00647874"/>
    <w:rsid w:val="00650C83"/>
    <w:rsid w:val="006515F1"/>
    <w:rsid w:val="00651F7B"/>
    <w:rsid w:val="00652C31"/>
    <w:rsid w:val="00654530"/>
    <w:rsid w:val="0065752F"/>
    <w:rsid w:val="00657FF0"/>
    <w:rsid w:val="006602C4"/>
    <w:rsid w:val="006620B4"/>
    <w:rsid w:val="00664D66"/>
    <w:rsid w:val="00664F3F"/>
    <w:rsid w:val="006653EF"/>
    <w:rsid w:val="00666045"/>
    <w:rsid w:val="0067092C"/>
    <w:rsid w:val="006715CF"/>
    <w:rsid w:val="00675405"/>
    <w:rsid w:val="0067650F"/>
    <w:rsid w:val="00681296"/>
    <w:rsid w:val="006817FD"/>
    <w:rsid w:val="006821D4"/>
    <w:rsid w:val="0068251E"/>
    <w:rsid w:val="00682525"/>
    <w:rsid w:val="00682FAC"/>
    <w:rsid w:val="00683973"/>
    <w:rsid w:val="006848EC"/>
    <w:rsid w:val="00684C16"/>
    <w:rsid w:val="00685624"/>
    <w:rsid w:val="0068610B"/>
    <w:rsid w:val="006863A3"/>
    <w:rsid w:val="00687DFC"/>
    <w:rsid w:val="00690C4E"/>
    <w:rsid w:val="00697110"/>
    <w:rsid w:val="00697521"/>
    <w:rsid w:val="006A05DF"/>
    <w:rsid w:val="006A07D2"/>
    <w:rsid w:val="006A264E"/>
    <w:rsid w:val="006A7F2D"/>
    <w:rsid w:val="006B0AE7"/>
    <w:rsid w:val="006B3584"/>
    <w:rsid w:val="006B6566"/>
    <w:rsid w:val="006B663B"/>
    <w:rsid w:val="006C1B5D"/>
    <w:rsid w:val="006C1C10"/>
    <w:rsid w:val="006C1F87"/>
    <w:rsid w:val="006C22D7"/>
    <w:rsid w:val="006C6415"/>
    <w:rsid w:val="006C6ADE"/>
    <w:rsid w:val="006C6C35"/>
    <w:rsid w:val="006D31E9"/>
    <w:rsid w:val="006D37E0"/>
    <w:rsid w:val="006D3818"/>
    <w:rsid w:val="006D5F3C"/>
    <w:rsid w:val="006D61F8"/>
    <w:rsid w:val="006D67D0"/>
    <w:rsid w:val="006D762F"/>
    <w:rsid w:val="006D77DF"/>
    <w:rsid w:val="006E137A"/>
    <w:rsid w:val="006E155A"/>
    <w:rsid w:val="006E1BCE"/>
    <w:rsid w:val="006E2035"/>
    <w:rsid w:val="006E20A5"/>
    <w:rsid w:val="006E7083"/>
    <w:rsid w:val="006E7731"/>
    <w:rsid w:val="006F0F2E"/>
    <w:rsid w:val="006F186F"/>
    <w:rsid w:val="006F1ECE"/>
    <w:rsid w:val="006F24A5"/>
    <w:rsid w:val="006F3137"/>
    <w:rsid w:val="006F38AD"/>
    <w:rsid w:val="006F623C"/>
    <w:rsid w:val="006F6808"/>
    <w:rsid w:val="00700115"/>
    <w:rsid w:val="00700F86"/>
    <w:rsid w:val="0070117B"/>
    <w:rsid w:val="007035D6"/>
    <w:rsid w:val="007042C9"/>
    <w:rsid w:val="00705B79"/>
    <w:rsid w:val="00705CA5"/>
    <w:rsid w:val="00706553"/>
    <w:rsid w:val="007068D4"/>
    <w:rsid w:val="007075EE"/>
    <w:rsid w:val="00712A67"/>
    <w:rsid w:val="00713D5B"/>
    <w:rsid w:val="00716B05"/>
    <w:rsid w:val="00721431"/>
    <w:rsid w:val="007244F9"/>
    <w:rsid w:val="007256D9"/>
    <w:rsid w:val="007261E4"/>
    <w:rsid w:val="00727793"/>
    <w:rsid w:val="00727CD5"/>
    <w:rsid w:val="007304A2"/>
    <w:rsid w:val="0073095D"/>
    <w:rsid w:val="0073148F"/>
    <w:rsid w:val="00731626"/>
    <w:rsid w:val="00731631"/>
    <w:rsid w:val="0073191E"/>
    <w:rsid w:val="00731B09"/>
    <w:rsid w:val="00733E3A"/>
    <w:rsid w:val="00734C65"/>
    <w:rsid w:val="0073504D"/>
    <w:rsid w:val="00736D02"/>
    <w:rsid w:val="00741737"/>
    <w:rsid w:val="00742120"/>
    <w:rsid w:val="00743AA1"/>
    <w:rsid w:val="0074488F"/>
    <w:rsid w:val="00745673"/>
    <w:rsid w:val="00745E07"/>
    <w:rsid w:val="00747667"/>
    <w:rsid w:val="007505A2"/>
    <w:rsid w:val="007529B0"/>
    <w:rsid w:val="00752AB7"/>
    <w:rsid w:val="00752F09"/>
    <w:rsid w:val="00753C43"/>
    <w:rsid w:val="0075664D"/>
    <w:rsid w:val="00756BCC"/>
    <w:rsid w:val="00757870"/>
    <w:rsid w:val="007608DE"/>
    <w:rsid w:val="00761091"/>
    <w:rsid w:val="00761361"/>
    <w:rsid w:val="0076142C"/>
    <w:rsid w:val="00761C02"/>
    <w:rsid w:val="007620E4"/>
    <w:rsid w:val="0076376D"/>
    <w:rsid w:val="00764861"/>
    <w:rsid w:val="00764E25"/>
    <w:rsid w:val="00765257"/>
    <w:rsid w:val="00766874"/>
    <w:rsid w:val="00766888"/>
    <w:rsid w:val="00767F3C"/>
    <w:rsid w:val="0077043E"/>
    <w:rsid w:val="007758F3"/>
    <w:rsid w:val="00776CCF"/>
    <w:rsid w:val="00776FAB"/>
    <w:rsid w:val="0077766A"/>
    <w:rsid w:val="00777F48"/>
    <w:rsid w:val="007839EF"/>
    <w:rsid w:val="0078707E"/>
    <w:rsid w:val="00787757"/>
    <w:rsid w:val="007939E8"/>
    <w:rsid w:val="00795805"/>
    <w:rsid w:val="0079587D"/>
    <w:rsid w:val="00795A41"/>
    <w:rsid w:val="00796EE8"/>
    <w:rsid w:val="00797251"/>
    <w:rsid w:val="00797906"/>
    <w:rsid w:val="00797AA0"/>
    <w:rsid w:val="007A03A1"/>
    <w:rsid w:val="007A276E"/>
    <w:rsid w:val="007A2C9C"/>
    <w:rsid w:val="007A5359"/>
    <w:rsid w:val="007A686C"/>
    <w:rsid w:val="007A6E2C"/>
    <w:rsid w:val="007B32D3"/>
    <w:rsid w:val="007B426E"/>
    <w:rsid w:val="007B5735"/>
    <w:rsid w:val="007B6541"/>
    <w:rsid w:val="007B6C7F"/>
    <w:rsid w:val="007C00DC"/>
    <w:rsid w:val="007C0DA5"/>
    <w:rsid w:val="007C1FD0"/>
    <w:rsid w:val="007C624E"/>
    <w:rsid w:val="007D0C47"/>
    <w:rsid w:val="007D0F02"/>
    <w:rsid w:val="007D1574"/>
    <w:rsid w:val="007D2E92"/>
    <w:rsid w:val="007D3689"/>
    <w:rsid w:val="007D3CDA"/>
    <w:rsid w:val="007D499D"/>
    <w:rsid w:val="007D5A6A"/>
    <w:rsid w:val="007D7E69"/>
    <w:rsid w:val="007E0659"/>
    <w:rsid w:val="007E2283"/>
    <w:rsid w:val="007E4B9C"/>
    <w:rsid w:val="007E708A"/>
    <w:rsid w:val="007E76B7"/>
    <w:rsid w:val="007E7933"/>
    <w:rsid w:val="007F04A5"/>
    <w:rsid w:val="007F12A4"/>
    <w:rsid w:val="007F391C"/>
    <w:rsid w:val="007F3F88"/>
    <w:rsid w:val="007F48D2"/>
    <w:rsid w:val="007F492F"/>
    <w:rsid w:val="007F4A4C"/>
    <w:rsid w:val="007F537B"/>
    <w:rsid w:val="00801C27"/>
    <w:rsid w:val="008027E1"/>
    <w:rsid w:val="00802836"/>
    <w:rsid w:val="00803926"/>
    <w:rsid w:val="008129BD"/>
    <w:rsid w:val="00812E6B"/>
    <w:rsid w:val="00815036"/>
    <w:rsid w:val="008164DC"/>
    <w:rsid w:val="00820D7E"/>
    <w:rsid w:val="00822AAC"/>
    <w:rsid w:val="0082434F"/>
    <w:rsid w:val="00826275"/>
    <w:rsid w:val="0082748E"/>
    <w:rsid w:val="00830C57"/>
    <w:rsid w:val="00832444"/>
    <w:rsid w:val="00832EFF"/>
    <w:rsid w:val="00833B5B"/>
    <w:rsid w:val="00835DF6"/>
    <w:rsid w:val="00836A72"/>
    <w:rsid w:val="00837522"/>
    <w:rsid w:val="00840605"/>
    <w:rsid w:val="00840A74"/>
    <w:rsid w:val="00842B16"/>
    <w:rsid w:val="0084391C"/>
    <w:rsid w:val="00844E80"/>
    <w:rsid w:val="0084522B"/>
    <w:rsid w:val="00845CB1"/>
    <w:rsid w:val="0084755C"/>
    <w:rsid w:val="00850463"/>
    <w:rsid w:val="00851073"/>
    <w:rsid w:val="00853818"/>
    <w:rsid w:val="008568C7"/>
    <w:rsid w:val="00857B60"/>
    <w:rsid w:val="00862B6A"/>
    <w:rsid w:val="00864BDD"/>
    <w:rsid w:val="00864C19"/>
    <w:rsid w:val="00866696"/>
    <w:rsid w:val="00866B4C"/>
    <w:rsid w:val="008702FE"/>
    <w:rsid w:val="00872107"/>
    <w:rsid w:val="00872190"/>
    <w:rsid w:val="0087254C"/>
    <w:rsid w:val="00877BE8"/>
    <w:rsid w:val="00877F43"/>
    <w:rsid w:val="0088117C"/>
    <w:rsid w:val="00883AFC"/>
    <w:rsid w:val="008851D5"/>
    <w:rsid w:val="008854BA"/>
    <w:rsid w:val="00886D4F"/>
    <w:rsid w:val="00890467"/>
    <w:rsid w:val="00890758"/>
    <w:rsid w:val="00890A1F"/>
    <w:rsid w:val="00891DD2"/>
    <w:rsid w:val="00891E20"/>
    <w:rsid w:val="008923E4"/>
    <w:rsid w:val="00892DFB"/>
    <w:rsid w:val="00894EA1"/>
    <w:rsid w:val="00895953"/>
    <w:rsid w:val="008960AB"/>
    <w:rsid w:val="00897D87"/>
    <w:rsid w:val="008A3363"/>
    <w:rsid w:val="008A4B25"/>
    <w:rsid w:val="008B03E6"/>
    <w:rsid w:val="008B2EFF"/>
    <w:rsid w:val="008B398A"/>
    <w:rsid w:val="008B4A32"/>
    <w:rsid w:val="008B4D31"/>
    <w:rsid w:val="008B78A7"/>
    <w:rsid w:val="008C2155"/>
    <w:rsid w:val="008C361A"/>
    <w:rsid w:val="008C4333"/>
    <w:rsid w:val="008C4DC4"/>
    <w:rsid w:val="008C7A3A"/>
    <w:rsid w:val="008D0382"/>
    <w:rsid w:val="008D3E18"/>
    <w:rsid w:val="008D49C6"/>
    <w:rsid w:val="008D6977"/>
    <w:rsid w:val="008D75FB"/>
    <w:rsid w:val="008E32C8"/>
    <w:rsid w:val="008E5875"/>
    <w:rsid w:val="008E5931"/>
    <w:rsid w:val="008E721D"/>
    <w:rsid w:val="008F04AA"/>
    <w:rsid w:val="008F115C"/>
    <w:rsid w:val="008F1369"/>
    <w:rsid w:val="008F1AD5"/>
    <w:rsid w:val="008F4EB7"/>
    <w:rsid w:val="008F6F06"/>
    <w:rsid w:val="008F7B1F"/>
    <w:rsid w:val="00901ED0"/>
    <w:rsid w:val="009031DE"/>
    <w:rsid w:val="00903A56"/>
    <w:rsid w:val="00903D18"/>
    <w:rsid w:val="00905341"/>
    <w:rsid w:val="00905862"/>
    <w:rsid w:val="009065A9"/>
    <w:rsid w:val="0090671A"/>
    <w:rsid w:val="00906F3F"/>
    <w:rsid w:val="00912021"/>
    <w:rsid w:val="00912BB5"/>
    <w:rsid w:val="00914CF0"/>
    <w:rsid w:val="00914E72"/>
    <w:rsid w:val="00915D95"/>
    <w:rsid w:val="00920392"/>
    <w:rsid w:val="00921095"/>
    <w:rsid w:val="009213E6"/>
    <w:rsid w:val="00921A36"/>
    <w:rsid w:val="00922217"/>
    <w:rsid w:val="0092374D"/>
    <w:rsid w:val="00924088"/>
    <w:rsid w:val="00924989"/>
    <w:rsid w:val="00924993"/>
    <w:rsid w:val="00925D1A"/>
    <w:rsid w:val="00925D52"/>
    <w:rsid w:val="00926988"/>
    <w:rsid w:val="00927F0C"/>
    <w:rsid w:val="00930368"/>
    <w:rsid w:val="00930B57"/>
    <w:rsid w:val="00931BB5"/>
    <w:rsid w:val="00932504"/>
    <w:rsid w:val="009329C5"/>
    <w:rsid w:val="00932DE8"/>
    <w:rsid w:val="009332FE"/>
    <w:rsid w:val="00933321"/>
    <w:rsid w:val="009337BA"/>
    <w:rsid w:val="00934650"/>
    <w:rsid w:val="00935375"/>
    <w:rsid w:val="00935B49"/>
    <w:rsid w:val="009368FC"/>
    <w:rsid w:val="00936E2D"/>
    <w:rsid w:val="00936ECE"/>
    <w:rsid w:val="009408D8"/>
    <w:rsid w:val="00942863"/>
    <w:rsid w:val="00944EFA"/>
    <w:rsid w:val="009459B4"/>
    <w:rsid w:val="00945F3A"/>
    <w:rsid w:val="0095082A"/>
    <w:rsid w:val="00951E23"/>
    <w:rsid w:val="00953507"/>
    <w:rsid w:val="0095451A"/>
    <w:rsid w:val="00954724"/>
    <w:rsid w:val="009558F6"/>
    <w:rsid w:val="0095643E"/>
    <w:rsid w:val="00962CBD"/>
    <w:rsid w:val="009661D1"/>
    <w:rsid w:val="009663F5"/>
    <w:rsid w:val="00966C2A"/>
    <w:rsid w:val="00966F81"/>
    <w:rsid w:val="00971B01"/>
    <w:rsid w:val="0097263C"/>
    <w:rsid w:val="0097321C"/>
    <w:rsid w:val="00973538"/>
    <w:rsid w:val="009735BB"/>
    <w:rsid w:val="0097437D"/>
    <w:rsid w:val="00975486"/>
    <w:rsid w:val="0097613B"/>
    <w:rsid w:val="009805F4"/>
    <w:rsid w:val="00981E2B"/>
    <w:rsid w:val="009825EE"/>
    <w:rsid w:val="009839C9"/>
    <w:rsid w:val="00983DF4"/>
    <w:rsid w:val="00983F39"/>
    <w:rsid w:val="0098407C"/>
    <w:rsid w:val="009849D5"/>
    <w:rsid w:val="0098589B"/>
    <w:rsid w:val="00990F97"/>
    <w:rsid w:val="009915E0"/>
    <w:rsid w:val="00992427"/>
    <w:rsid w:val="00992C3C"/>
    <w:rsid w:val="00992CDC"/>
    <w:rsid w:val="009935E1"/>
    <w:rsid w:val="009950FD"/>
    <w:rsid w:val="00997E17"/>
    <w:rsid w:val="009A29C0"/>
    <w:rsid w:val="009A318D"/>
    <w:rsid w:val="009A32EA"/>
    <w:rsid w:val="009A434C"/>
    <w:rsid w:val="009A487A"/>
    <w:rsid w:val="009A4A3E"/>
    <w:rsid w:val="009B04FC"/>
    <w:rsid w:val="009B224F"/>
    <w:rsid w:val="009B2A5C"/>
    <w:rsid w:val="009B2CB6"/>
    <w:rsid w:val="009B61C1"/>
    <w:rsid w:val="009C0C3D"/>
    <w:rsid w:val="009C66A5"/>
    <w:rsid w:val="009C6F5B"/>
    <w:rsid w:val="009C79ED"/>
    <w:rsid w:val="009D12A0"/>
    <w:rsid w:val="009D1F9E"/>
    <w:rsid w:val="009D38E5"/>
    <w:rsid w:val="009D3B0D"/>
    <w:rsid w:val="009D46D5"/>
    <w:rsid w:val="009D5842"/>
    <w:rsid w:val="009D6160"/>
    <w:rsid w:val="009D64A5"/>
    <w:rsid w:val="009E13D8"/>
    <w:rsid w:val="009E2138"/>
    <w:rsid w:val="009E29E3"/>
    <w:rsid w:val="009E3687"/>
    <w:rsid w:val="009E459E"/>
    <w:rsid w:val="009E5A25"/>
    <w:rsid w:val="009E6729"/>
    <w:rsid w:val="009F49D7"/>
    <w:rsid w:val="009F54DC"/>
    <w:rsid w:val="009F6911"/>
    <w:rsid w:val="009F6ACE"/>
    <w:rsid w:val="00A00596"/>
    <w:rsid w:val="00A0060F"/>
    <w:rsid w:val="00A018AB"/>
    <w:rsid w:val="00A023A5"/>
    <w:rsid w:val="00A03BA1"/>
    <w:rsid w:val="00A05269"/>
    <w:rsid w:val="00A06247"/>
    <w:rsid w:val="00A10E3E"/>
    <w:rsid w:val="00A1233A"/>
    <w:rsid w:val="00A14324"/>
    <w:rsid w:val="00A14480"/>
    <w:rsid w:val="00A15B3C"/>
    <w:rsid w:val="00A17E81"/>
    <w:rsid w:val="00A232C8"/>
    <w:rsid w:val="00A25CEB"/>
    <w:rsid w:val="00A264C5"/>
    <w:rsid w:val="00A30309"/>
    <w:rsid w:val="00A30A1D"/>
    <w:rsid w:val="00A313E0"/>
    <w:rsid w:val="00A32F85"/>
    <w:rsid w:val="00A33501"/>
    <w:rsid w:val="00A34508"/>
    <w:rsid w:val="00A35C73"/>
    <w:rsid w:val="00A36ACA"/>
    <w:rsid w:val="00A41BEA"/>
    <w:rsid w:val="00A421CC"/>
    <w:rsid w:val="00A42419"/>
    <w:rsid w:val="00A425E9"/>
    <w:rsid w:val="00A42CEA"/>
    <w:rsid w:val="00A43B7E"/>
    <w:rsid w:val="00A45C44"/>
    <w:rsid w:val="00A47E0E"/>
    <w:rsid w:val="00A509F0"/>
    <w:rsid w:val="00A51EC8"/>
    <w:rsid w:val="00A5203B"/>
    <w:rsid w:val="00A52ADE"/>
    <w:rsid w:val="00A5460B"/>
    <w:rsid w:val="00A551E6"/>
    <w:rsid w:val="00A56CCC"/>
    <w:rsid w:val="00A56FB7"/>
    <w:rsid w:val="00A57743"/>
    <w:rsid w:val="00A61298"/>
    <w:rsid w:val="00A615DB"/>
    <w:rsid w:val="00A65806"/>
    <w:rsid w:val="00A65D06"/>
    <w:rsid w:val="00A661CD"/>
    <w:rsid w:val="00A67145"/>
    <w:rsid w:val="00A675C3"/>
    <w:rsid w:val="00A675F1"/>
    <w:rsid w:val="00A67E2F"/>
    <w:rsid w:val="00A73748"/>
    <w:rsid w:val="00A73C2F"/>
    <w:rsid w:val="00A761CA"/>
    <w:rsid w:val="00A77155"/>
    <w:rsid w:val="00A773D7"/>
    <w:rsid w:val="00A8252E"/>
    <w:rsid w:val="00A82689"/>
    <w:rsid w:val="00A8284A"/>
    <w:rsid w:val="00A83854"/>
    <w:rsid w:val="00A86352"/>
    <w:rsid w:val="00A86E1D"/>
    <w:rsid w:val="00A8795D"/>
    <w:rsid w:val="00A900DE"/>
    <w:rsid w:val="00A90CCA"/>
    <w:rsid w:val="00A91459"/>
    <w:rsid w:val="00A91BD1"/>
    <w:rsid w:val="00A91DC8"/>
    <w:rsid w:val="00A9205D"/>
    <w:rsid w:val="00A95A38"/>
    <w:rsid w:val="00A96923"/>
    <w:rsid w:val="00AA063B"/>
    <w:rsid w:val="00AA3B04"/>
    <w:rsid w:val="00AA609F"/>
    <w:rsid w:val="00AA6CB2"/>
    <w:rsid w:val="00AA7448"/>
    <w:rsid w:val="00AB164F"/>
    <w:rsid w:val="00AB1DF8"/>
    <w:rsid w:val="00AB1E5B"/>
    <w:rsid w:val="00AB2096"/>
    <w:rsid w:val="00AB259D"/>
    <w:rsid w:val="00AB4A1D"/>
    <w:rsid w:val="00AB6895"/>
    <w:rsid w:val="00AC2691"/>
    <w:rsid w:val="00AC5D21"/>
    <w:rsid w:val="00AC6769"/>
    <w:rsid w:val="00AD1B4B"/>
    <w:rsid w:val="00AE1ACF"/>
    <w:rsid w:val="00AE1C8B"/>
    <w:rsid w:val="00AE3EA0"/>
    <w:rsid w:val="00AE581C"/>
    <w:rsid w:val="00AE7A43"/>
    <w:rsid w:val="00AF0919"/>
    <w:rsid w:val="00AF4425"/>
    <w:rsid w:val="00AF7403"/>
    <w:rsid w:val="00B012C7"/>
    <w:rsid w:val="00B01E10"/>
    <w:rsid w:val="00B02881"/>
    <w:rsid w:val="00B044D1"/>
    <w:rsid w:val="00B052AA"/>
    <w:rsid w:val="00B05AC1"/>
    <w:rsid w:val="00B05AC8"/>
    <w:rsid w:val="00B0619E"/>
    <w:rsid w:val="00B1333C"/>
    <w:rsid w:val="00B141EC"/>
    <w:rsid w:val="00B15A49"/>
    <w:rsid w:val="00B17F0E"/>
    <w:rsid w:val="00B207D4"/>
    <w:rsid w:val="00B21DD9"/>
    <w:rsid w:val="00B237EC"/>
    <w:rsid w:val="00B23F7F"/>
    <w:rsid w:val="00B2417F"/>
    <w:rsid w:val="00B242DA"/>
    <w:rsid w:val="00B24868"/>
    <w:rsid w:val="00B24C9A"/>
    <w:rsid w:val="00B25B6A"/>
    <w:rsid w:val="00B27293"/>
    <w:rsid w:val="00B32584"/>
    <w:rsid w:val="00B333A0"/>
    <w:rsid w:val="00B33DFB"/>
    <w:rsid w:val="00B3725A"/>
    <w:rsid w:val="00B3781C"/>
    <w:rsid w:val="00B4004E"/>
    <w:rsid w:val="00B43344"/>
    <w:rsid w:val="00B448FE"/>
    <w:rsid w:val="00B44B5F"/>
    <w:rsid w:val="00B44E31"/>
    <w:rsid w:val="00B45B28"/>
    <w:rsid w:val="00B45FFB"/>
    <w:rsid w:val="00B46F62"/>
    <w:rsid w:val="00B47552"/>
    <w:rsid w:val="00B542B0"/>
    <w:rsid w:val="00B552B6"/>
    <w:rsid w:val="00B57CB1"/>
    <w:rsid w:val="00B57D7B"/>
    <w:rsid w:val="00B60FC8"/>
    <w:rsid w:val="00B6258D"/>
    <w:rsid w:val="00B631A2"/>
    <w:rsid w:val="00B63CA2"/>
    <w:rsid w:val="00B64F0B"/>
    <w:rsid w:val="00B65F89"/>
    <w:rsid w:val="00B67308"/>
    <w:rsid w:val="00B67E05"/>
    <w:rsid w:val="00B70478"/>
    <w:rsid w:val="00B7063A"/>
    <w:rsid w:val="00B70D18"/>
    <w:rsid w:val="00B71FEF"/>
    <w:rsid w:val="00B72F8E"/>
    <w:rsid w:val="00B739F1"/>
    <w:rsid w:val="00B73AAE"/>
    <w:rsid w:val="00B7422B"/>
    <w:rsid w:val="00B75720"/>
    <w:rsid w:val="00B76D55"/>
    <w:rsid w:val="00B77B2C"/>
    <w:rsid w:val="00B77DFC"/>
    <w:rsid w:val="00B8003B"/>
    <w:rsid w:val="00B846BF"/>
    <w:rsid w:val="00B857E9"/>
    <w:rsid w:val="00B85EEC"/>
    <w:rsid w:val="00B86407"/>
    <w:rsid w:val="00B87DBD"/>
    <w:rsid w:val="00B914ED"/>
    <w:rsid w:val="00B9350F"/>
    <w:rsid w:val="00B94C4F"/>
    <w:rsid w:val="00BA0163"/>
    <w:rsid w:val="00BA3F27"/>
    <w:rsid w:val="00BA43AD"/>
    <w:rsid w:val="00BA5247"/>
    <w:rsid w:val="00BA55C4"/>
    <w:rsid w:val="00BB0DF6"/>
    <w:rsid w:val="00BB14AE"/>
    <w:rsid w:val="00BB3791"/>
    <w:rsid w:val="00BB47A4"/>
    <w:rsid w:val="00BB4BB9"/>
    <w:rsid w:val="00BB5755"/>
    <w:rsid w:val="00BB6047"/>
    <w:rsid w:val="00BC1179"/>
    <w:rsid w:val="00BC1764"/>
    <w:rsid w:val="00BC1FEF"/>
    <w:rsid w:val="00BC25EC"/>
    <w:rsid w:val="00BC4AAA"/>
    <w:rsid w:val="00BC54A0"/>
    <w:rsid w:val="00BC7385"/>
    <w:rsid w:val="00BC73F4"/>
    <w:rsid w:val="00BC7BE0"/>
    <w:rsid w:val="00BC7C81"/>
    <w:rsid w:val="00BD01E2"/>
    <w:rsid w:val="00BD0273"/>
    <w:rsid w:val="00BD2017"/>
    <w:rsid w:val="00BD2507"/>
    <w:rsid w:val="00BD31EC"/>
    <w:rsid w:val="00BD331F"/>
    <w:rsid w:val="00BD4129"/>
    <w:rsid w:val="00BD4F26"/>
    <w:rsid w:val="00BD4F34"/>
    <w:rsid w:val="00BD6823"/>
    <w:rsid w:val="00BD6C3F"/>
    <w:rsid w:val="00BD746C"/>
    <w:rsid w:val="00BE0A40"/>
    <w:rsid w:val="00BE17C7"/>
    <w:rsid w:val="00BE2980"/>
    <w:rsid w:val="00BE2C57"/>
    <w:rsid w:val="00BE5097"/>
    <w:rsid w:val="00BE6828"/>
    <w:rsid w:val="00BE68FC"/>
    <w:rsid w:val="00BF124D"/>
    <w:rsid w:val="00BF2BBF"/>
    <w:rsid w:val="00BF31DF"/>
    <w:rsid w:val="00BF45E0"/>
    <w:rsid w:val="00BF552A"/>
    <w:rsid w:val="00BF7FBF"/>
    <w:rsid w:val="00C0046D"/>
    <w:rsid w:val="00C01103"/>
    <w:rsid w:val="00C012E0"/>
    <w:rsid w:val="00C014C1"/>
    <w:rsid w:val="00C02416"/>
    <w:rsid w:val="00C04095"/>
    <w:rsid w:val="00C0441B"/>
    <w:rsid w:val="00C04D1B"/>
    <w:rsid w:val="00C04D3F"/>
    <w:rsid w:val="00C05339"/>
    <w:rsid w:val="00C0660F"/>
    <w:rsid w:val="00C06652"/>
    <w:rsid w:val="00C07F24"/>
    <w:rsid w:val="00C11AC4"/>
    <w:rsid w:val="00C127D1"/>
    <w:rsid w:val="00C12EF9"/>
    <w:rsid w:val="00C1573F"/>
    <w:rsid w:val="00C17905"/>
    <w:rsid w:val="00C20111"/>
    <w:rsid w:val="00C212F7"/>
    <w:rsid w:val="00C21F23"/>
    <w:rsid w:val="00C23B69"/>
    <w:rsid w:val="00C30FBD"/>
    <w:rsid w:val="00C317AC"/>
    <w:rsid w:val="00C32EE9"/>
    <w:rsid w:val="00C34543"/>
    <w:rsid w:val="00C34B17"/>
    <w:rsid w:val="00C3513F"/>
    <w:rsid w:val="00C35159"/>
    <w:rsid w:val="00C35D84"/>
    <w:rsid w:val="00C36164"/>
    <w:rsid w:val="00C364DA"/>
    <w:rsid w:val="00C45EFB"/>
    <w:rsid w:val="00C46968"/>
    <w:rsid w:val="00C472C2"/>
    <w:rsid w:val="00C47307"/>
    <w:rsid w:val="00C518F2"/>
    <w:rsid w:val="00C51F93"/>
    <w:rsid w:val="00C51F94"/>
    <w:rsid w:val="00C529B3"/>
    <w:rsid w:val="00C52D5C"/>
    <w:rsid w:val="00C52D9A"/>
    <w:rsid w:val="00C53172"/>
    <w:rsid w:val="00C53532"/>
    <w:rsid w:val="00C53E45"/>
    <w:rsid w:val="00C55E6D"/>
    <w:rsid w:val="00C5649B"/>
    <w:rsid w:val="00C60E28"/>
    <w:rsid w:val="00C61082"/>
    <w:rsid w:val="00C61CAF"/>
    <w:rsid w:val="00C62237"/>
    <w:rsid w:val="00C62417"/>
    <w:rsid w:val="00C62A7A"/>
    <w:rsid w:val="00C6403B"/>
    <w:rsid w:val="00C64CC7"/>
    <w:rsid w:val="00C66C14"/>
    <w:rsid w:val="00C676D1"/>
    <w:rsid w:val="00C70430"/>
    <w:rsid w:val="00C70984"/>
    <w:rsid w:val="00C71475"/>
    <w:rsid w:val="00C71967"/>
    <w:rsid w:val="00C72B93"/>
    <w:rsid w:val="00C73534"/>
    <w:rsid w:val="00C739FB"/>
    <w:rsid w:val="00C742C2"/>
    <w:rsid w:val="00C77602"/>
    <w:rsid w:val="00C77B73"/>
    <w:rsid w:val="00C815E8"/>
    <w:rsid w:val="00C8452E"/>
    <w:rsid w:val="00C85815"/>
    <w:rsid w:val="00C87BCF"/>
    <w:rsid w:val="00C87E71"/>
    <w:rsid w:val="00C909CE"/>
    <w:rsid w:val="00C92784"/>
    <w:rsid w:val="00C942E1"/>
    <w:rsid w:val="00C959B8"/>
    <w:rsid w:val="00C97A3F"/>
    <w:rsid w:val="00CA338B"/>
    <w:rsid w:val="00CA4488"/>
    <w:rsid w:val="00CA5366"/>
    <w:rsid w:val="00CB0F9B"/>
    <w:rsid w:val="00CB27D1"/>
    <w:rsid w:val="00CB29E8"/>
    <w:rsid w:val="00CB55D5"/>
    <w:rsid w:val="00CB5ACB"/>
    <w:rsid w:val="00CB6900"/>
    <w:rsid w:val="00CC05B2"/>
    <w:rsid w:val="00CC155A"/>
    <w:rsid w:val="00CC4009"/>
    <w:rsid w:val="00CC53F3"/>
    <w:rsid w:val="00CC7F04"/>
    <w:rsid w:val="00CD12E5"/>
    <w:rsid w:val="00CD2A5D"/>
    <w:rsid w:val="00CD59C8"/>
    <w:rsid w:val="00CD6EDB"/>
    <w:rsid w:val="00CD6F2F"/>
    <w:rsid w:val="00CD72E1"/>
    <w:rsid w:val="00CE01DB"/>
    <w:rsid w:val="00CE1363"/>
    <w:rsid w:val="00CE169C"/>
    <w:rsid w:val="00CE6DFB"/>
    <w:rsid w:val="00CE7410"/>
    <w:rsid w:val="00CF072A"/>
    <w:rsid w:val="00CF148F"/>
    <w:rsid w:val="00CF25D2"/>
    <w:rsid w:val="00CF4531"/>
    <w:rsid w:val="00CF4956"/>
    <w:rsid w:val="00CF62FA"/>
    <w:rsid w:val="00CF71EF"/>
    <w:rsid w:val="00CF78A7"/>
    <w:rsid w:val="00CF7A7F"/>
    <w:rsid w:val="00D01096"/>
    <w:rsid w:val="00D011BF"/>
    <w:rsid w:val="00D01583"/>
    <w:rsid w:val="00D02969"/>
    <w:rsid w:val="00D02F22"/>
    <w:rsid w:val="00D061AE"/>
    <w:rsid w:val="00D06DB8"/>
    <w:rsid w:val="00D11C67"/>
    <w:rsid w:val="00D12E23"/>
    <w:rsid w:val="00D12FFC"/>
    <w:rsid w:val="00D14C06"/>
    <w:rsid w:val="00D15688"/>
    <w:rsid w:val="00D164F8"/>
    <w:rsid w:val="00D16F58"/>
    <w:rsid w:val="00D223BA"/>
    <w:rsid w:val="00D23D84"/>
    <w:rsid w:val="00D251E7"/>
    <w:rsid w:val="00D27292"/>
    <w:rsid w:val="00D27BEC"/>
    <w:rsid w:val="00D338EA"/>
    <w:rsid w:val="00D33986"/>
    <w:rsid w:val="00D3410F"/>
    <w:rsid w:val="00D35012"/>
    <w:rsid w:val="00D355B6"/>
    <w:rsid w:val="00D41492"/>
    <w:rsid w:val="00D41D33"/>
    <w:rsid w:val="00D426EF"/>
    <w:rsid w:val="00D429BA"/>
    <w:rsid w:val="00D44D78"/>
    <w:rsid w:val="00D46330"/>
    <w:rsid w:val="00D46379"/>
    <w:rsid w:val="00D46B65"/>
    <w:rsid w:val="00D500C4"/>
    <w:rsid w:val="00D51518"/>
    <w:rsid w:val="00D51C78"/>
    <w:rsid w:val="00D5348B"/>
    <w:rsid w:val="00D61312"/>
    <w:rsid w:val="00D621BB"/>
    <w:rsid w:val="00D6384C"/>
    <w:rsid w:val="00D65329"/>
    <w:rsid w:val="00D65C81"/>
    <w:rsid w:val="00D66DB8"/>
    <w:rsid w:val="00D671D3"/>
    <w:rsid w:val="00D70B8A"/>
    <w:rsid w:val="00D717FC"/>
    <w:rsid w:val="00D72170"/>
    <w:rsid w:val="00D721DA"/>
    <w:rsid w:val="00D72EB1"/>
    <w:rsid w:val="00D736D2"/>
    <w:rsid w:val="00D741A2"/>
    <w:rsid w:val="00D741D0"/>
    <w:rsid w:val="00D7424A"/>
    <w:rsid w:val="00D75759"/>
    <w:rsid w:val="00D81655"/>
    <w:rsid w:val="00D82D37"/>
    <w:rsid w:val="00D834B9"/>
    <w:rsid w:val="00D84F58"/>
    <w:rsid w:val="00D85964"/>
    <w:rsid w:val="00D94812"/>
    <w:rsid w:val="00D95FB8"/>
    <w:rsid w:val="00D96D87"/>
    <w:rsid w:val="00DA05E8"/>
    <w:rsid w:val="00DA251E"/>
    <w:rsid w:val="00DA3926"/>
    <w:rsid w:val="00DA3D8A"/>
    <w:rsid w:val="00DA471F"/>
    <w:rsid w:val="00DA49BD"/>
    <w:rsid w:val="00DA4C41"/>
    <w:rsid w:val="00DA6444"/>
    <w:rsid w:val="00DB0202"/>
    <w:rsid w:val="00DB0E4F"/>
    <w:rsid w:val="00DB366A"/>
    <w:rsid w:val="00DB3CAF"/>
    <w:rsid w:val="00DB4621"/>
    <w:rsid w:val="00DB5632"/>
    <w:rsid w:val="00DB5A17"/>
    <w:rsid w:val="00DB6239"/>
    <w:rsid w:val="00DB6731"/>
    <w:rsid w:val="00DB743C"/>
    <w:rsid w:val="00DB7BDE"/>
    <w:rsid w:val="00DC0597"/>
    <w:rsid w:val="00DC0CAE"/>
    <w:rsid w:val="00DC3973"/>
    <w:rsid w:val="00DC3DF6"/>
    <w:rsid w:val="00DC5B25"/>
    <w:rsid w:val="00DC7831"/>
    <w:rsid w:val="00DD0430"/>
    <w:rsid w:val="00DD07FA"/>
    <w:rsid w:val="00DD1327"/>
    <w:rsid w:val="00DD2002"/>
    <w:rsid w:val="00DD3420"/>
    <w:rsid w:val="00DD40EF"/>
    <w:rsid w:val="00DD4C50"/>
    <w:rsid w:val="00DD6218"/>
    <w:rsid w:val="00DE31E4"/>
    <w:rsid w:val="00DE4180"/>
    <w:rsid w:val="00DE5BC9"/>
    <w:rsid w:val="00DE66EC"/>
    <w:rsid w:val="00DF0CA0"/>
    <w:rsid w:val="00DF0CC4"/>
    <w:rsid w:val="00DF2D66"/>
    <w:rsid w:val="00DF3081"/>
    <w:rsid w:val="00DF5008"/>
    <w:rsid w:val="00DF6588"/>
    <w:rsid w:val="00DF6924"/>
    <w:rsid w:val="00DF69CA"/>
    <w:rsid w:val="00DF6E8A"/>
    <w:rsid w:val="00DF712E"/>
    <w:rsid w:val="00DF74E4"/>
    <w:rsid w:val="00E04647"/>
    <w:rsid w:val="00E069DD"/>
    <w:rsid w:val="00E104D6"/>
    <w:rsid w:val="00E22934"/>
    <w:rsid w:val="00E24AED"/>
    <w:rsid w:val="00E25E47"/>
    <w:rsid w:val="00E3036A"/>
    <w:rsid w:val="00E31FD9"/>
    <w:rsid w:val="00E32D85"/>
    <w:rsid w:val="00E336BD"/>
    <w:rsid w:val="00E33FF6"/>
    <w:rsid w:val="00E34BCA"/>
    <w:rsid w:val="00E37A3A"/>
    <w:rsid w:val="00E37F8A"/>
    <w:rsid w:val="00E42C0F"/>
    <w:rsid w:val="00E44F1B"/>
    <w:rsid w:val="00E46FD8"/>
    <w:rsid w:val="00E502B0"/>
    <w:rsid w:val="00E505CB"/>
    <w:rsid w:val="00E51BF9"/>
    <w:rsid w:val="00E55569"/>
    <w:rsid w:val="00E556DE"/>
    <w:rsid w:val="00E556E9"/>
    <w:rsid w:val="00E558D2"/>
    <w:rsid w:val="00E5671A"/>
    <w:rsid w:val="00E57449"/>
    <w:rsid w:val="00E61A3F"/>
    <w:rsid w:val="00E61C3B"/>
    <w:rsid w:val="00E639EB"/>
    <w:rsid w:val="00E65A76"/>
    <w:rsid w:val="00E66310"/>
    <w:rsid w:val="00E66369"/>
    <w:rsid w:val="00E72F20"/>
    <w:rsid w:val="00E730CC"/>
    <w:rsid w:val="00E736D8"/>
    <w:rsid w:val="00E73A27"/>
    <w:rsid w:val="00E74531"/>
    <w:rsid w:val="00E811A6"/>
    <w:rsid w:val="00E81761"/>
    <w:rsid w:val="00E82219"/>
    <w:rsid w:val="00E86247"/>
    <w:rsid w:val="00E86ADA"/>
    <w:rsid w:val="00E878A7"/>
    <w:rsid w:val="00E90641"/>
    <w:rsid w:val="00E90B0B"/>
    <w:rsid w:val="00E92736"/>
    <w:rsid w:val="00E950F6"/>
    <w:rsid w:val="00E95628"/>
    <w:rsid w:val="00E9710E"/>
    <w:rsid w:val="00EA1E1C"/>
    <w:rsid w:val="00EA27AA"/>
    <w:rsid w:val="00EA3C8C"/>
    <w:rsid w:val="00EA4A86"/>
    <w:rsid w:val="00EA6192"/>
    <w:rsid w:val="00EA6420"/>
    <w:rsid w:val="00EA6795"/>
    <w:rsid w:val="00EA71EE"/>
    <w:rsid w:val="00EA78C4"/>
    <w:rsid w:val="00EA7F6D"/>
    <w:rsid w:val="00EB0428"/>
    <w:rsid w:val="00EB067F"/>
    <w:rsid w:val="00EB076F"/>
    <w:rsid w:val="00EB09C5"/>
    <w:rsid w:val="00EB268D"/>
    <w:rsid w:val="00EB2FFC"/>
    <w:rsid w:val="00EB4C65"/>
    <w:rsid w:val="00EB5175"/>
    <w:rsid w:val="00EB66B9"/>
    <w:rsid w:val="00EB73A7"/>
    <w:rsid w:val="00EC0E8C"/>
    <w:rsid w:val="00EC1FEF"/>
    <w:rsid w:val="00EC2635"/>
    <w:rsid w:val="00EC2E6B"/>
    <w:rsid w:val="00EC3A55"/>
    <w:rsid w:val="00EC452B"/>
    <w:rsid w:val="00EC7CBF"/>
    <w:rsid w:val="00ED0DC5"/>
    <w:rsid w:val="00ED1201"/>
    <w:rsid w:val="00ED13BA"/>
    <w:rsid w:val="00ED13FD"/>
    <w:rsid w:val="00ED1B20"/>
    <w:rsid w:val="00ED34DD"/>
    <w:rsid w:val="00ED4605"/>
    <w:rsid w:val="00ED49FC"/>
    <w:rsid w:val="00ED5C15"/>
    <w:rsid w:val="00ED63D4"/>
    <w:rsid w:val="00ED6DB5"/>
    <w:rsid w:val="00ED7314"/>
    <w:rsid w:val="00ED7F1D"/>
    <w:rsid w:val="00EE0FEB"/>
    <w:rsid w:val="00EE2DDA"/>
    <w:rsid w:val="00EE35A8"/>
    <w:rsid w:val="00EE4F05"/>
    <w:rsid w:val="00EE781F"/>
    <w:rsid w:val="00EE7B12"/>
    <w:rsid w:val="00EE7DCE"/>
    <w:rsid w:val="00EF0F3C"/>
    <w:rsid w:val="00EF181F"/>
    <w:rsid w:val="00EF2E37"/>
    <w:rsid w:val="00EF46B1"/>
    <w:rsid w:val="00EF4731"/>
    <w:rsid w:val="00EF591D"/>
    <w:rsid w:val="00EF6814"/>
    <w:rsid w:val="00EF6F6E"/>
    <w:rsid w:val="00F01AFC"/>
    <w:rsid w:val="00F01FF0"/>
    <w:rsid w:val="00F027FE"/>
    <w:rsid w:val="00F039F0"/>
    <w:rsid w:val="00F03BF5"/>
    <w:rsid w:val="00F03DF8"/>
    <w:rsid w:val="00F107E3"/>
    <w:rsid w:val="00F11FBF"/>
    <w:rsid w:val="00F1427E"/>
    <w:rsid w:val="00F15203"/>
    <w:rsid w:val="00F15E82"/>
    <w:rsid w:val="00F179F8"/>
    <w:rsid w:val="00F17B00"/>
    <w:rsid w:val="00F17FC7"/>
    <w:rsid w:val="00F20FEF"/>
    <w:rsid w:val="00F2478F"/>
    <w:rsid w:val="00F24A3D"/>
    <w:rsid w:val="00F25B3F"/>
    <w:rsid w:val="00F26D31"/>
    <w:rsid w:val="00F270DA"/>
    <w:rsid w:val="00F271BF"/>
    <w:rsid w:val="00F336FF"/>
    <w:rsid w:val="00F3558A"/>
    <w:rsid w:val="00F40B92"/>
    <w:rsid w:val="00F41FEF"/>
    <w:rsid w:val="00F4381F"/>
    <w:rsid w:val="00F45C7C"/>
    <w:rsid w:val="00F460A3"/>
    <w:rsid w:val="00F464EF"/>
    <w:rsid w:val="00F47824"/>
    <w:rsid w:val="00F47DF4"/>
    <w:rsid w:val="00F51F37"/>
    <w:rsid w:val="00F51F4E"/>
    <w:rsid w:val="00F54D52"/>
    <w:rsid w:val="00F5675B"/>
    <w:rsid w:val="00F57E44"/>
    <w:rsid w:val="00F60EF8"/>
    <w:rsid w:val="00F61434"/>
    <w:rsid w:val="00F630D7"/>
    <w:rsid w:val="00F6416E"/>
    <w:rsid w:val="00F6420F"/>
    <w:rsid w:val="00F64644"/>
    <w:rsid w:val="00F65131"/>
    <w:rsid w:val="00F6530F"/>
    <w:rsid w:val="00F65483"/>
    <w:rsid w:val="00F65AFB"/>
    <w:rsid w:val="00F679F1"/>
    <w:rsid w:val="00F7086F"/>
    <w:rsid w:val="00F71E4D"/>
    <w:rsid w:val="00F723A1"/>
    <w:rsid w:val="00F73C0E"/>
    <w:rsid w:val="00F751BE"/>
    <w:rsid w:val="00F81BBC"/>
    <w:rsid w:val="00F82A4F"/>
    <w:rsid w:val="00F85DD8"/>
    <w:rsid w:val="00F86349"/>
    <w:rsid w:val="00F86B97"/>
    <w:rsid w:val="00F87625"/>
    <w:rsid w:val="00F901D1"/>
    <w:rsid w:val="00F906A6"/>
    <w:rsid w:val="00F90D5E"/>
    <w:rsid w:val="00F9476C"/>
    <w:rsid w:val="00F9539B"/>
    <w:rsid w:val="00F95CE0"/>
    <w:rsid w:val="00F96B6B"/>
    <w:rsid w:val="00F97E4C"/>
    <w:rsid w:val="00FA016F"/>
    <w:rsid w:val="00FA0E9E"/>
    <w:rsid w:val="00FA1261"/>
    <w:rsid w:val="00FA131F"/>
    <w:rsid w:val="00FA171B"/>
    <w:rsid w:val="00FA46CC"/>
    <w:rsid w:val="00FA4978"/>
    <w:rsid w:val="00FA4A08"/>
    <w:rsid w:val="00FA5414"/>
    <w:rsid w:val="00FA7721"/>
    <w:rsid w:val="00FA7FE8"/>
    <w:rsid w:val="00FB0979"/>
    <w:rsid w:val="00FB1159"/>
    <w:rsid w:val="00FB4271"/>
    <w:rsid w:val="00FB4DE8"/>
    <w:rsid w:val="00FB663A"/>
    <w:rsid w:val="00FB6F70"/>
    <w:rsid w:val="00FC3460"/>
    <w:rsid w:val="00FC400A"/>
    <w:rsid w:val="00FC5C2B"/>
    <w:rsid w:val="00FC7747"/>
    <w:rsid w:val="00FD038B"/>
    <w:rsid w:val="00FD0555"/>
    <w:rsid w:val="00FD088E"/>
    <w:rsid w:val="00FD0F6D"/>
    <w:rsid w:val="00FD2380"/>
    <w:rsid w:val="00FD3418"/>
    <w:rsid w:val="00FD4590"/>
    <w:rsid w:val="00FD4AA8"/>
    <w:rsid w:val="00FE2F3A"/>
    <w:rsid w:val="00FE549C"/>
    <w:rsid w:val="00FE678E"/>
    <w:rsid w:val="00FE7FDB"/>
    <w:rsid w:val="00FF05D3"/>
    <w:rsid w:val="00FF0611"/>
    <w:rsid w:val="00FF0C53"/>
    <w:rsid w:val="00FF10C2"/>
    <w:rsid w:val="00FF1930"/>
    <w:rsid w:val="00FF1ECA"/>
    <w:rsid w:val="00FF2615"/>
    <w:rsid w:val="00FF2DD5"/>
    <w:rsid w:val="00FF37DD"/>
    <w:rsid w:val="00FF3D86"/>
    <w:rsid w:val="00FF42D5"/>
    <w:rsid w:val="00FF4C55"/>
    <w:rsid w:val="00FF6CD6"/>
    <w:rsid w:val="00FF70D0"/>
    <w:rsid w:val="121EEA74"/>
    <w:rsid w:val="1CF56E86"/>
    <w:rsid w:val="1E72C20B"/>
    <w:rsid w:val="255888A3"/>
    <w:rsid w:val="26D9529A"/>
    <w:rsid w:val="2C2706DB"/>
    <w:rsid w:val="2D13D599"/>
    <w:rsid w:val="46B148BF"/>
    <w:rsid w:val="542A3395"/>
    <w:rsid w:val="5B6344CC"/>
    <w:rsid w:val="5BEDA22F"/>
    <w:rsid w:val="76DB4D9D"/>
    <w:rsid w:val="7BA078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15B7D"/>
  <w15:docId w15:val="{73559D96-983A-4A49-80C0-9FCFACF6C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qFormat/>
    <w:rsid w:val="00165A77"/>
    <w:pPr>
      <w:keepNext/>
      <w:spacing w:before="360" w:after="240" w:line="276" w:lineRule="auto"/>
      <w:jc w:val="both"/>
      <w:outlineLvl w:val="0"/>
    </w:pPr>
    <w:rPr>
      <w:rFonts w:ascii="Times New Roman" w:eastAsia="Times New Roman" w:hAnsi="Times New Roman" w:cs="Arial"/>
      <w:b/>
      <w:bCs/>
      <w:color w:val="1F4E79" w:themeColor="accent1" w:themeShade="80"/>
      <w:kern w:val="32"/>
      <w:sz w:val="28"/>
      <w:szCs w:val="32"/>
      <w:lang w:val="en-US" w:eastAsia="en-GB"/>
    </w:rPr>
  </w:style>
  <w:style w:type="paragraph" w:styleId="Nagwek2">
    <w:name w:val="heading 2"/>
    <w:basedOn w:val="Normalny"/>
    <w:next w:val="Tekstpodstawowy"/>
    <w:link w:val="Nagwek2Znak"/>
    <w:qFormat/>
    <w:rsid w:val="00165A77"/>
    <w:pPr>
      <w:keepNext/>
      <w:spacing w:before="240" w:after="60" w:line="276" w:lineRule="auto"/>
      <w:jc w:val="both"/>
      <w:outlineLvl w:val="1"/>
    </w:pPr>
    <w:rPr>
      <w:rFonts w:ascii="Times New Roman" w:eastAsia="Times New Roman" w:hAnsi="Times New Roman" w:cs="Arial"/>
      <w:b/>
      <w:bCs/>
      <w:iCs/>
      <w:color w:val="1F4E79" w:themeColor="accent1" w:themeShade="80"/>
      <w:sz w:val="24"/>
      <w:szCs w:val="28"/>
      <w:lang w:val="en-US" w:eastAsia="en-GB"/>
    </w:rPr>
  </w:style>
  <w:style w:type="paragraph" w:styleId="Nagwek3">
    <w:name w:val="heading 3"/>
    <w:basedOn w:val="Normalny"/>
    <w:next w:val="Tekstpodstawowy"/>
    <w:link w:val="Nagwek3Znak"/>
    <w:qFormat/>
    <w:rsid w:val="00165A77"/>
    <w:pPr>
      <w:keepNext/>
      <w:spacing w:before="240" w:after="60" w:line="276" w:lineRule="auto"/>
      <w:jc w:val="both"/>
      <w:outlineLvl w:val="2"/>
    </w:pPr>
    <w:rPr>
      <w:rFonts w:ascii="Times New Roman" w:eastAsia="Times New Roman" w:hAnsi="Times New Roman" w:cs="Arial"/>
      <w:b/>
      <w:bCs/>
      <w:color w:val="1F4E79" w:themeColor="accent1" w:themeShade="80"/>
      <w:szCs w:val="26"/>
      <w:lang w:val="en-GB" w:eastAsia="en-GB"/>
    </w:rPr>
  </w:style>
  <w:style w:type="paragraph" w:styleId="Nagwek4">
    <w:name w:val="heading 4"/>
    <w:basedOn w:val="Normalny"/>
    <w:next w:val="Normalny"/>
    <w:link w:val="Nagwek4Znak"/>
    <w:unhideWhenUsed/>
    <w:qFormat/>
    <w:rsid w:val="006D3818"/>
    <w:pPr>
      <w:keepNext/>
      <w:keepLines/>
      <w:spacing w:before="200" w:after="120" w:line="276" w:lineRule="auto"/>
      <w:jc w:val="both"/>
      <w:outlineLvl w:val="3"/>
    </w:pPr>
    <w:rPr>
      <w:rFonts w:ascii="Times New Roman" w:eastAsiaTheme="majorEastAsia" w:hAnsi="Times New Roman" w:cstheme="majorBidi"/>
      <w:b/>
      <w:bCs/>
      <w:iCs/>
      <w:color w:val="00539B"/>
      <w:szCs w:val="24"/>
      <w:lang w:val="en-GB" w:eastAsia="en-GB"/>
    </w:rPr>
  </w:style>
  <w:style w:type="paragraph" w:styleId="Nagwek5">
    <w:name w:val="heading 5"/>
    <w:basedOn w:val="Normalny"/>
    <w:next w:val="Normalny"/>
    <w:link w:val="Nagwek5Znak"/>
    <w:unhideWhenUsed/>
    <w:qFormat/>
    <w:rsid w:val="00745673"/>
    <w:pPr>
      <w:keepNext/>
      <w:keepLines/>
      <w:spacing w:before="200" w:after="120" w:line="276" w:lineRule="auto"/>
      <w:jc w:val="both"/>
      <w:outlineLvl w:val="4"/>
    </w:pPr>
    <w:rPr>
      <w:rFonts w:asciiTheme="majorHAnsi" w:eastAsiaTheme="majorEastAsia" w:hAnsiTheme="majorHAnsi" w:cstheme="majorBidi"/>
      <w:color w:val="1F4D78" w:themeColor="accent1" w:themeShade="7F"/>
      <w:szCs w:val="24"/>
      <w:lang w:val="en-GB" w:eastAsia="en-GB"/>
    </w:rPr>
  </w:style>
  <w:style w:type="paragraph" w:styleId="Nagwek6">
    <w:name w:val="heading 6"/>
    <w:basedOn w:val="Normalny"/>
    <w:next w:val="Normalny"/>
    <w:link w:val="Nagwek6Znak"/>
    <w:unhideWhenUsed/>
    <w:qFormat/>
    <w:rsid w:val="00745673"/>
    <w:pPr>
      <w:keepNext/>
      <w:keepLines/>
      <w:spacing w:before="200" w:after="120" w:line="276" w:lineRule="auto"/>
      <w:jc w:val="both"/>
      <w:outlineLvl w:val="5"/>
    </w:pPr>
    <w:rPr>
      <w:rFonts w:asciiTheme="majorHAnsi" w:eastAsiaTheme="majorEastAsia" w:hAnsiTheme="majorHAnsi" w:cstheme="majorBidi"/>
      <w:i/>
      <w:iCs/>
      <w:color w:val="1F4D78" w:themeColor="accent1" w:themeShade="7F"/>
      <w:szCs w:val="24"/>
      <w:lang w:val="en-GB" w:eastAsia="en-GB"/>
    </w:rPr>
  </w:style>
  <w:style w:type="paragraph" w:styleId="Nagwek7">
    <w:name w:val="heading 7"/>
    <w:basedOn w:val="Normalny"/>
    <w:next w:val="Normalny"/>
    <w:link w:val="Nagwek7Znak"/>
    <w:semiHidden/>
    <w:unhideWhenUsed/>
    <w:qFormat/>
    <w:rsid w:val="00745673"/>
    <w:pPr>
      <w:keepNext/>
      <w:keepLines/>
      <w:spacing w:before="200" w:after="120" w:line="276" w:lineRule="auto"/>
      <w:jc w:val="both"/>
      <w:outlineLvl w:val="6"/>
    </w:pPr>
    <w:rPr>
      <w:rFonts w:asciiTheme="majorHAnsi" w:eastAsiaTheme="majorEastAsia" w:hAnsiTheme="majorHAnsi" w:cstheme="majorBidi"/>
      <w:i/>
      <w:iCs/>
      <w:color w:val="404040" w:themeColor="text1" w:themeTint="BF"/>
      <w:szCs w:val="24"/>
      <w:lang w:val="en-GB" w:eastAsia="en-GB"/>
    </w:rPr>
  </w:style>
  <w:style w:type="paragraph" w:styleId="Nagwek8">
    <w:name w:val="heading 8"/>
    <w:basedOn w:val="Normalny"/>
    <w:next w:val="Normalny"/>
    <w:link w:val="Nagwek8Znak"/>
    <w:semiHidden/>
    <w:unhideWhenUsed/>
    <w:qFormat/>
    <w:rsid w:val="00745673"/>
    <w:pPr>
      <w:keepNext/>
      <w:keepLines/>
      <w:spacing w:before="200" w:after="120" w:line="276" w:lineRule="auto"/>
      <w:jc w:val="both"/>
      <w:outlineLvl w:val="7"/>
    </w:pPr>
    <w:rPr>
      <w:rFonts w:asciiTheme="majorHAnsi" w:eastAsiaTheme="majorEastAsia" w:hAnsiTheme="majorHAnsi" w:cstheme="majorBidi"/>
      <w:color w:val="404040" w:themeColor="text1" w:themeTint="BF"/>
      <w:szCs w:val="20"/>
      <w:lang w:val="en-GB" w:eastAsia="en-GB"/>
    </w:rPr>
  </w:style>
  <w:style w:type="paragraph" w:styleId="Nagwek9">
    <w:name w:val="heading 9"/>
    <w:basedOn w:val="Normalny"/>
    <w:next w:val="Normalny"/>
    <w:link w:val="Nagwek9Znak"/>
    <w:semiHidden/>
    <w:unhideWhenUsed/>
    <w:qFormat/>
    <w:rsid w:val="00745673"/>
    <w:pPr>
      <w:keepNext/>
      <w:keepLines/>
      <w:spacing w:before="200" w:after="120" w:line="276" w:lineRule="auto"/>
      <w:jc w:val="both"/>
      <w:outlineLvl w:val="8"/>
    </w:pPr>
    <w:rPr>
      <w:rFonts w:asciiTheme="majorHAnsi" w:eastAsiaTheme="majorEastAsia" w:hAnsiTheme="majorHAnsi" w:cstheme="majorBidi"/>
      <w:i/>
      <w:iCs/>
      <w:color w:val="404040" w:themeColor="text1" w:themeTint="BF"/>
      <w:szCs w:val="20"/>
      <w:lang w:val="en-GB" w:eastAsia="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745673"/>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45673"/>
  </w:style>
  <w:style w:type="paragraph" w:styleId="Stopka">
    <w:name w:val="footer"/>
    <w:basedOn w:val="Normalny"/>
    <w:link w:val="StopkaZnak"/>
    <w:uiPriority w:val="99"/>
    <w:unhideWhenUsed/>
    <w:rsid w:val="00745673"/>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45673"/>
  </w:style>
  <w:style w:type="table" w:styleId="Tabela-Siatka">
    <w:name w:val="Table Grid"/>
    <w:basedOn w:val="Standardowy"/>
    <w:uiPriority w:val="59"/>
    <w:rsid w:val="00745673"/>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rsid w:val="00165A77"/>
    <w:rPr>
      <w:rFonts w:ascii="Times New Roman" w:eastAsia="Times New Roman" w:hAnsi="Times New Roman" w:cs="Arial"/>
      <w:b/>
      <w:bCs/>
      <w:color w:val="1F4E79" w:themeColor="accent1" w:themeShade="80"/>
      <w:kern w:val="32"/>
      <w:sz w:val="28"/>
      <w:szCs w:val="32"/>
      <w:lang w:val="en-US" w:eastAsia="en-GB"/>
    </w:rPr>
  </w:style>
  <w:style w:type="character" w:customStyle="1" w:styleId="Nagwek2Znak">
    <w:name w:val="Nagłówek 2 Znak"/>
    <w:basedOn w:val="Domylnaczcionkaakapitu"/>
    <w:link w:val="Nagwek2"/>
    <w:rsid w:val="00165A77"/>
    <w:rPr>
      <w:rFonts w:ascii="Times New Roman" w:eastAsia="Times New Roman" w:hAnsi="Times New Roman" w:cs="Arial"/>
      <w:b/>
      <w:bCs/>
      <w:iCs/>
      <w:color w:val="1F4E79" w:themeColor="accent1" w:themeShade="80"/>
      <w:sz w:val="24"/>
      <w:szCs w:val="28"/>
      <w:lang w:val="en-US" w:eastAsia="en-GB"/>
    </w:rPr>
  </w:style>
  <w:style w:type="character" w:customStyle="1" w:styleId="Nagwek3Znak">
    <w:name w:val="Nagłówek 3 Znak"/>
    <w:basedOn w:val="Domylnaczcionkaakapitu"/>
    <w:link w:val="Nagwek3"/>
    <w:uiPriority w:val="9"/>
    <w:rsid w:val="00165A77"/>
    <w:rPr>
      <w:rFonts w:ascii="Times New Roman" w:eastAsia="Times New Roman" w:hAnsi="Times New Roman" w:cs="Arial"/>
      <w:b/>
      <w:bCs/>
      <w:color w:val="1F4E79" w:themeColor="accent1" w:themeShade="80"/>
      <w:szCs w:val="26"/>
      <w:lang w:val="en-GB" w:eastAsia="en-GB"/>
    </w:rPr>
  </w:style>
  <w:style w:type="character" w:customStyle="1" w:styleId="Nagwek4Znak">
    <w:name w:val="Nagłówek 4 Znak"/>
    <w:basedOn w:val="Domylnaczcionkaakapitu"/>
    <w:link w:val="Nagwek4"/>
    <w:uiPriority w:val="9"/>
    <w:rsid w:val="006D3818"/>
    <w:rPr>
      <w:rFonts w:ascii="Times New Roman" w:eastAsiaTheme="majorEastAsia" w:hAnsi="Times New Roman" w:cstheme="majorBidi"/>
      <w:b/>
      <w:bCs/>
      <w:iCs/>
      <w:color w:val="00539B"/>
      <w:szCs w:val="24"/>
      <w:lang w:val="en-GB" w:eastAsia="en-GB"/>
    </w:rPr>
  </w:style>
  <w:style w:type="character" w:customStyle="1" w:styleId="Nagwek5Znak">
    <w:name w:val="Nagłówek 5 Znak"/>
    <w:basedOn w:val="Domylnaczcionkaakapitu"/>
    <w:link w:val="Nagwek5"/>
    <w:uiPriority w:val="9"/>
    <w:rsid w:val="00745673"/>
    <w:rPr>
      <w:rFonts w:asciiTheme="majorHAnsi" w:eastAsiaTheme="majorEastAsia" w:hAnsiTheme="majorHAnsi" w:cstheme="majorBidi"/>
      <w:color w:val="1F4D78" w:themeColor="accent1" w:themeShade="7F"/>
      <w:szCs w:val="24"/>
      <w:lang w:val="en-GB" w:eastAsia="en-GB"/>
    </w:rPr>
  </w:style>
  <w:style w:type="character" w:customStyle="1" w:styleId="Nagwek6Znak">
    <w:name w:val="Nagłówek 6 Znak"/>
    <w:basedOn w:val="Domylnaczcionkaakapitu"/>
    <w:link w:val="Nagwek6"/>
    <w:uiPriority w:val="9"/>
    <w:rsid w:val="00745673"/>
    <w:rPr>
      <w:rFonts w:asciiTheme="majorHAnsi" w:eastAsiaTheme="majorEastAsia" w:hAnsiTheme="majorHAnsi" w:cstheme="majorBidi"/>
      <w:i/>
      <w:iCs/>
      <w:color w:val="1F4D78" w:themeColor="accent1" w:themeShade="7F"/>
      <w:szCs w:val="24"/>
      <w:lang w:val="en-GB" w:eastAsia="en-GB"/>
    </w:rPr>
  </w:style>
  <w:style w:type="character" w:customStyle="1" w:styleId="Nagwek7Znak">
    <w:name w:val="Nagłówek 7 Znak"/>
    <w:basedOn w:val="Domylnaczcionkaakapitu"/>
    <w:link w:val="Nagwek7"/>
    <w:semiHidden/>
    <w:rsid w:val="00745673"/>
    <w:rPr>
      <w:rFonts w:asciiTheme="majorHAnsi" w:eastAsiaTheme="majorEastAsia" w:hAnsiTheme="majorHAnsi" w:cstheme="majorBidi"/>
      <w:i/>
      <w:iCs/>
      <w:color w:val="404040" w:themeColor="text1" w:themeTint="BF"/>
      <w:szCs w:val="24"/>
      <w:lang w:val="en-GB" w:eastAsia="en-GB"/>
    </w:rPr>
  </w:style>
  <w:style w:type="character" w:customStyle="1" w:styleId="Nagwek8Znak">
    <w:name w:val="Nagłówek 8 Znak"/>
    <w:basedOn w:val="Domylnaczcionkaakapitu"/>
    <w:link w:val="Nagwek8"/>
    <w:semiHidden/>
    <w:rsid w:val="00745673"/>
    <w:rPr>
      <w:rFonts w:asciiTheme="majorHAnsi" w:eastAsiaTheme="majorEastAsia" w:hAnsiTheme="majorHAnsi" w:cstheme="majorBidi"/>
      <w:color w:val="404040" w:themeColor="text1" w:themeTint="BF"/>
      <w:szCs w:val="20"/>
      <w:lang w:val="en-GB" w:eastAsia="en-GB"/>
    </w:rPr>
  </w:style>
  <w:style w:type="character" w:customStyle="1" w:styleId="Nagwek9Znak">
    <w:name w:val="Nagłówek 9 Znak"/>
    <w:basedOn w:val="Domylnaczcionkaakapitu"/>
    <w:link w:val="Nagwek9"/>
    <w:semiHidden/>
    <w:rsid w:val="00745673"/>
    <w:rPr>
      <w:rFonts w:asciiTheme="majorHAnsi" w:eastAsiaTheme="majorEastAsia" w:hAnsiTheme="majorHAnsi" w:cstheme="majorBidi"/>
      <w:i/>
      <w:iCs/>
      <w:color w:val="404040" w:themeColor="text1" w:themeTint="BF"/>
      <w:szCs w:val="20"/>
      <w:lang w:val="en-GB" w:eastAsia="en-GB"/>
    </w:rPr>
  </w:style>
  <w:style w:type="paragraph" w:styleId="Tekstpodstawowy">
    <w:name w:val="Body Text"/>
    <w:basedOn w:val="Normalny"/>
    <w:link w:val="TekstpodstawowyZnak"/>
    <w:rsid w:val="00745673"/>
    <w:pPr>
      <w:spacing w:before="120" w:after="120" w:line="276" w:lineRule="auto"/>
      <w:jc w:val="both"/>
    </w:pPr>
    <w:rPr>
      <w:rFonts w:ascii="Arial" w:eastAsia="Times New Roman" w:hAnsi="Arial" w:cs="Times New Roman"/>
      <w:color w:val="000000" w:themeColor="text1"/>
      <w:szCs w:val="24"/>
      <w:lang w:val="en-GB" w:eastAsia="en-GB"/>
    </w:rPr>
  </w:style>
  <w:style w:type="character" w:customStyle="1" w:styleId="TekstpodstawowyZnak">
    <w:name w:val="Tekst podstawowy Znak"/>
    <w:basedOn w:val="Domylnaczcionkaakapitu"/>
    <w:link w:val="Tekstpodstawowy"/>
    <w:rsid w:val="00745673"/>
    <w:rPr>
      <w:rFonts w:ascii="Arial" w:eastAsia="Times New Roman" w:hAnsi="Arial" w:cs="Times New Roman"/>
      <w:color w:val="000000" w:themeColor="text1"/>
      <w:szCs w:val="24"/>
      <w:lang w:val="en-GB" w:eastAsia="en-GB"/>
    </w:rPr>
  </w:style>
  <w:style w:type="character" w:styleId="Hipercze">
    <w:name w:val="Hyperlink"/>
    <w:uiPriority w:val="99"/>
    <w:rsid w:val="00745673"/>
    <w:rPr>
      <w:rFonts w:ascii="Arial" w:hAnsi="Arial"/>
      <w:color w:val="1A3F7C"/>
      <w:sz w:val="22"/>
      <w:u w:val="single"/>
    </w:rPr>
  </w:style>
  <w:style w:type="paragraph" w:styleId="Spistreci2">
    <w:name w:val="toc 2"/>
    <w:basedOn w:val="Normalny"/>
    <w:next w:val="Normalny"/>
    <w:autoRedefine/>
    <w:uiPriority w:val="39"/>
    <w:qFormat/>
    <w:rsid w:val="00DB6239"/>
    <w:pPr>
      <w:spacing w:before="120" w:after="120" w:line="276" w:lineRule="auto"/>
      <w:ind w:left="200"/>
      <w:jc w:val="both"/>
    </w:pPr>
    <w:rPr>
      <w:rFonts w:ascii="Times New Roman" w:eastAsia="Times New Roman" w:hAnsi="Times New Roman" w:cs="Times New Roman"/>
      <w:color w:val="000000" w:themeColor="text1"/>
      <w:szCs w:val="24"/>
      <w:lang w:val="en-GB" w:eastAsia="en-GB"/>
    </w:rPr>
  </w:style>
  <w:style w:type="paragraph" w:styleId="Spistreci1">
    <w:name w:val="toc 1"/>
    <w:basedOn w:val="Normalny"/>
    <w:next w:val="Normalny"/>
    <w:autoRedefine/>
    <w:uiPriority w:val="39"/>
    <w:qFormat/>
    <w:rsid w:val="00A615DB"/>
    <w:pPr>
      <w:tabs>
        <w:tab w:val="left" w:pos="440"/>
        <w:tab w:val="right" w:leader="dot" w:pos="9016"/>
      </w:tabs>
      <w:spacing w:before="120" w:after="120" w:line="276" w:lineRule="auto"/>
      <w:jc w:val="both"/>
    </w:pPr>
    <w:rPr>
      <w:rFonts w:ascii="Times New Roman" w:eastAsia="Times New Roman" w:hAnsi="Times New Roman" w:cs="Times New Roman"/>
      <w:b/>
      <w:color w:val="000000" w:themeColor="text1"/>
      <w:szCs w:val="24"/>
      <w:lang w:val="en-GB" w:eastAsia="en-GB"/>
    </w:rPr>
  </w:style>
  <w:style w:type="paragraph" w:styleId="Tytu">
    <w:name w:val="Title"/>
    <w:basedOn w:val="Normalny"/>
    <w:link w:val="TytuZnak"/>
    <w:uiPriority w:val="10"/>
    <w:qFormat/>
    <w:rsid w:val="00745673"/>
    <w:pPr>
      <w:spacing w:before="120" w:after="500" w:line="288" w:lineRule="auto"/>
      <w:jc w:val="center"/>
      <w:outlineLvl w:val="0"/>
    </w:pPr>
    <w:rPr>
      <w:rFonts w:ascii="Arial" w:eastAsia="Times New Roman" w:hAnsi="Arial" w:cs="Arial"/>
      <w:b/>
      <w:bCs/>
      <w:caps/>
      <w:color w:val="9AAE04"/>
      <w:kern w:val="28"/>
      <w:sz w:val="32"/>
      <w:szCs w:val="32"/>
      <w:lang w:val="en-GB" w:eastAsia="fr-FR"/>
    </w:rPr>
  </w:style>
  <w:style w:type="character" w:customStyle="1" w:styleId="TytuZnak">
    <w:name w:val="Tytuł Znak"/>
    <w:basedOn w:val="Domylnaczcionkaakapitu"/>
    <w:link w:val="Tytu"/>
    <w:uiPriority w:val="10"/>
    <w:rsid w:val="00745673"/>
    <w:rPr>
      <w:rFonts w:ascii="Arial" w:eastAsia="Times New Roman" w:hAnsi="Arial" w:cs="Arial"/>
      <w:b/>
      <w:bCs/>
      <w:caps/>
      <w:color w:val="9AAE04"/>
      <w:kern w:val="28"/>
      <w:sz w:val="32"/>
      <w:szCs w:val="32"/>
      <w:lang w:val="en-GB" w:eastAsia="fr-FR"/>
    </w:rPr>
  </w:style>
  <w:style w:type="paragraph" w:styleId="Nagwekspisutreci">
    <w:name w:val="TOC Heading"/>
    <w:basedOn w:val="Nagwek1"/>
    <w:next w:val="Normalny"/>
    <w:uiPriority w:val="39"/>
    <w:unhideWhenUsed/>
    <w:qFormat/>
    <w:rsid w:val="00745673"/>
    <w:pPr>
      <w:keepLines/>
      <w:spacing w:before="480" w:after="0"/>
      <w:jc w:val="left"/>
      <w:outlineLvl w:val="9"/>
    </w:pPr>
    <w:rPr>
      <w:rFonts w:ascii="Cambria" w:hAnsi="Cambria" w:cs="Times New Roman"/>
      <w:color w:val="365F91"/>
      <w:kern w:val="0"/>
      <w:szCs w:val="28"/>
      <w14:textFill>
        <w14:solidFill>
          <w14:srgbClr w14:val="365F91">
            <w14:lumMod w14:val="50000"/>
          </w14:srgbClr>
        </w14:solidFill>
      </w14:textFill>
    </w:rPr>
  </w:style>
  <w:style w:type="paragraph" w:styleId="Akapitzlist">
    <w:name w:val="List Paragraph"/>
    <w:aliases w:val="Llista Nivell1,Lista de nivel 1,Paragraphe de liste PBLH,Bullet Points,Liste Paragraf,Listenabsatz1,List Bulletized,List Paragraph Char Char,BULLET 1,Elenco Bullet point,Paragrafo elenco 2,Lettre d'introduction,References,Bullets"/>
    <w:basedOn w:val="Normalny"/>
    <w:link w:val="AkapitzlistZnak"/>
    <w:uiPriority w:val="34"/>
    <w:qFormat/>
    <w:rsid w:val="00745673"/>
    <w:pPr>
      <w:spacing w:before="100" w:after="100" w:line="240" w:lineRule="auto"/>
      <w:ind w:left="709"/>
      <w:jc w:val="both"/>
    </w:pPr>
    <w:rPr>
      <w:rFonts w:ascii="Arial" w:eastAsia="Times New Roman" w:hAnsi="Arial" w:cs="Times New Roman"/>
      <w:color w:val="000000" w:themeColor="text1"/>
      <w:szCs w:val="24"/>
      <w:lang w:val="en-GB" w:eastAsia="en-GB"/>
    </w:rPr>
  </w:style>
  <w:style w:type="character" w:customStyle="1" w:styleId="AkapitzlistZnak">
    <w:name w:val="Akapit z listą Znak"/>
    <w:aliases w:val="Llista Nivell1 Znak,Lista de nivel 1 Znak,Paragraphe de liste PBLH Znak,Bullet Points Znak,Liste Paragraf Znak,Listenabsatz1 Znak,List Bulletized Znak,List Paragraph Char Char Znak,BULLET 1 Znak,Elenco Bullet point Znak,Bullets Znak"/>
    <w:link w:val="Akapitzlist"/>
    <w:uiPriority w:val="34"/>
    <w:rsid w:val="00745673"/>
    <w:rPr>
      <w:rFonts w:ascii="Arial" w:eastAsia="Times New Roman" w:hAnsi="Arial" w:cs="Times New Roman"/>
      <w:color w:val="000000" w:themeColor="text1"/>
      <w:szCs w:val="24"/>
      <w:lang w:val="en-GB" w:eastAsia="en-GB"/>
    </w:rPr>
  </w:style>
  <w:style w:type="character" w:styleId="Pogrubienie">
    <w:name w:val="Strong"/>
    <w:basedOn w:val="Domylnaczcionkaakapitu"/>
    <w:uiPriority w:val="22"/>
    <w:qFormat/>
    <w:rsid w:val="00745673"/>
    <w:rPr>
      <w:rFonts w:ascii="Arial" w:hAnsi="Arial"/>
      <w:b/>
      <w:bCs/>
    </w:rPr>
  </w:style>
  <w:style w:type="paragraph" w:styleId="NormalnyWeb">
    <w:name w:val="Normal (Web)"/>
    <w:basedOn w:val="Normalny"/>
    <w:uiPriority w:val="99"/>
    <w:unhideWhenUsed/>
    <w:rsid w:val="0074567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GridTable4-Accent11">
    <w:name w:val="Grid Table 4 - Accent 11"/>
    <w:basedOn w:val="Standardowy"/>
    <w:uiPriority w:val="49"/>
    <w:rsid w:val="005313F0"/>
    <w:pPr>
      <w:spacing w:after="0" w:line="240" w:lineRule="auto"/>
    </w:pPr>
    <w:rPr>
      <w:lang w:val="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2">
    <w:name w:val="Grid Table 4 - Accent 12"/>
    <w:basedOn w:val="Standardowy"/>
    <w:uiPriority w:val="49"/>
    <w:rsid w:val="00C04095"/>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Odwoaniedokomentarza">
    <w:name w:val="annotation reference"/>
    <w:basedOn w:val="Domylnaczcionkaakapitu"/>
    <w:uiPriority w:val="99"/>
    <w:semiHidden/>
    <w:unhideWhenUsed/>
    <w:rsid w:val="0034669F"/>
    <w:rPr>
      <w:sz w:val="16"/>
      <w:szCs w:val="16"/>
    </w:rPr>
  </w:style>
  <w:style w:type="paragraph" w:styleId="Tekstkomentarza">
    <w:name w:val="annotation text"/>
    <w:basedOn w:val="Normalny"/>
    <w:link w:val="TekstkomentarzaZnak"/>
    <w:uiPriority w:val="99"/>
    <w:unhideWhenUsed/>
    <w:rsid w:val="0034669F"/>
    <w:pPr>
      <w:spacing w:line="240" w:lineRule="auto"/>
    </w:pPr>
    <w:rPr>
      <w:sz w:val="20"/>
      <w:szCs w:val="20"/>
    </w:rPr>
  </w:style>
  <w:style w:type="character" w:customStyle="1" w:styleId="TekstkomentarzaZnak">
    <w:name w:val="Tekst komentarza Znak"/>
    <w:basedOn w:val="Domylnaczcionkaakapitu"/>
    <w:link w:val="Tekstkomentarza"/>
    <w:uiPriority w:val="99"/>
    <w:rsid w:val="0034669F"/>
    <w:rPr>
      <w:sz w:val="20"/>
      <w:szCs w:val="20"/>
    </w:rPr>
  </w:style>
  <w:style w:type="paragraph" w:styleId="Tematkomentarza">
    <w:name w:val="annotation subject"/>
    <w:basedOn w:val="Tekstkomentarza"/>
    <w:next w:val="Tekstkomentarza"/>
    <w:link w:val="TematkomentarzaZnak"/>
    <w:uiPriority w:val="99"/>
    <w:semiHidden/>
    <w:unhideWhenUsed/>
    <w:rsid w:val="0034669F"/>
    <w:rPr>
      <w:b/>
      <w:bCs/>
    </w:rPr>
  </w:style>
  <w:style w:type="character" w:customStyle="1" w:styleId="TematkomentarzaZnak">
    <w:name w:val="Temat komentarza Znak"/>
    <w:basedOn w:val="TekstkomentarzaZnak"/>
    <w:link w:val="Tematkomentarza"/>
    <w:uiPriority w:val="99"/>
    <w:semiHidden/>
    <w:rsid w:val="0034669F"/>
    <w:rPr>
      <w:b/>
      <w:bCs/>
      <w:sz w:val="20"/>
      <w:szCs w:val="20"/>
    </w:rPr>
  </w:style>
  <w:style w:type="paragraph" w:styleId="Tekstdymka">
    <w:name w:val="Balloon Text"/>
    <w:basedOn w:val="Normalny"/>
    <w:link w:val="TekstdymkaZnak"/>
    <w:uiPriority w:val="99"/>
    <w:semiHidden/>
    <w:unhideWhenUsed/>
    <w:rsid w:val="0034669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4669F"/>
    <w:rPr>
      <w:rFonts w:ascii="Segoe UI" w:hAnsi="Segoe UI" w:cs="Segoe UI"/>
      <w:sz w:val="18"/>
      <w:szCs w:val="18"/>
    </w:rPr>
  </w:style>
  <w:style w:type="paragraph" w:styleId="Tekstprzypisudolnego">
    <w:name w:val="footnote text"/>
    <w:basedOn w:val="Normalny"/>
    <w:link w:val="TekstprzypisudolnegoZnak"/>
    <w:uiPriority w:val="99"/>
    <w:rsid w:val="00452B5D"/>
    <w:pPr>
      <w:spacing w:before="120" w:after="120" w:line="276" w:lineRule="auto"/>
      <w:jc w:val="both"/>
    </w:pPr>
    <w:rPr>
      <w:rFonts w:ascii="Arial" w:eastAsia="Times New Roman" w:hAnsi="Arial" w:cs="Times New Roman"/>
      <w:color w:val="000000" w:themeColor="text1"/>
      <w:szCs w:val="20"/>
      <w:lang w:val="en-GB" w:eastAsia="en-GB"/>
    </w:rPr>
  </w:style>
  <w:style w:type="character" w:customStyle="1" w:styleId="TekstprzypisudolnegoZnak">
    <w:name w:val="Tekst przypisu dolnego Znak"/>
    <w:basedOn w:val="Domylnaczcionkaakapitu"/>
    <w:link w:val="Tekstprzypisudolnego"/>
    <w:uiPriority w:val="99"/>
    <w:rsid w:val="00452B5D"/>
    <w:rPr>
      <w:rFonts w:ascii="Arial" w:eastAsia="Times New Roman" w:hAnsi="Arial" w:cs="Times New Roman"/>
      <w:color w:val="000000" w:themeColor="text1"/>
      <w:szCs w:val="20"/>
      <w:lang w:val="en-GB" w:eastAsia="en-GB"/>
    </w:rPr>
  </w:style>
  <w:style w:type="character" w:styleId="Odwoanieprzypisudolnego">
    <w:name w:val="footnote reference"/>
    <w:basedOn w:val="Domylnaczcionkaakapitu"/>
    <w:uiPriority w:val="99"/>
    <w:rsid w:val="00452B5D"/>
    <w:rPr>
      <w:vertAlign w:val="superscript"/>
    </w:rPr>
  </w:style>
  <w:style w:type="character" w:customStyle="1" w:styleId="apple-tab-span">
    <w:name w:val="apple-tab-span"/>
    <w:basedOn w:val="Domylnaczcionkaakapitu"/>
    <w:rsid w:val="00837522"/>
  </w:style>
  <w:style w:type="character" w:styleId="Uwydatnienie">
    <w:name w:val="Emphasis"/>
    <w:basedOn w:val="Domylnaczcionkaakapitu"/>
    <w:uiPriority w:val="20"/>
    <w:qFormat/>
    <w:rsid w:val="00E069DD"/>
    <w:rPr>
      <w:i/>
      <w:iCs/>
    </w:rPr>
  </w:style>
  <w:style w:type="paragraph" w:styleId="Tekstpodstawowy3">
    <w:name w:val="Body Text 3"/>
    <w:basedOn w:val="Normalny"/>
    <w:link w:val="Tekstpodstawowy3Znak"/>
    <w:uiPriority w:val="99"/>
    <w:unhideWhenUsed/>
    <w:rsid w:val="009E29E3"/>
    <w:pPr>
      <w:spacing w:after="120"/>
    </w:pPr>
    <w:rPr>
      <w:sz w:val="16"/>
      <w:szCs w:val="16"/>
    </w:rPr>
  </w:style>
  <w:style w:type="character" w:customStyle="1" w:styleId="Tekstpodstawowy3Znak">
    <w:name w:val="Tekst podstawowy 3 Znak"/>
    <w:basedOn w:val="Domylnaczcionkaakapitu"/>
    <w:link w:val="Tekstpodstawowy3"/>
    <w:uiPriority w:val="99"/>
    <w:rsid w:val="009E29E3"/>
    <w:rPr>
      <w:sz w:val="16"/>
      <w:szCs w:val="16"/>
    </w:rPr>
  </w:style>
  <w:style w:type="paragraph" w:styleId="Spistreci3">
    <w:name w:val="toc 3"/>
    <w:basedOn w:val="Normalny"/>
    <w:next w:val="Normalny"/>
    <w:autoRedefine/>
    <w:uiPriority w:val="39"/>
    <w:unhideWhenUsed/>
    <w:rsid w:val="00DB6239"/>
    <w:pPr>
      <w:spacing w:after="100"/>
      <w:ind w:left="440"/>
    </w:pPr>
    <w:rPr>
      <w:rFonts w:ascii="Times New Roman" w:eastAsiaTheme="minorEastAsia" w:hAnsi="Times New Roman" w:cs="Times New Roman"/>
      <w:lang w:eastAsia="ru-RU"/>
    </w:rPr>
  </w:style>
  <w:style w:type="paragraph" w:customStyle="1" w:styleId="ListB3squareonly">
    <w:name w:val="List B3 (square) only"/>
    <w:basedOn w:val="Normalny"/>
    <w:semiHidden/>
    <w:rsid w:val="00DD0430"/>
    <w:pPr>
      <w:numPr>
        <w:ilvl w:val="2"/>
        <w:numId w:val="1"/>
      </w:numPr>
      <w:spacing w:after="120" w:line="300" w:lineRule="atLeast"/>
    </w:pPr>
    <w:rPr>
      <w:rFonts w:ascii="Arial" w:eastAsia="Times New Roman" w:hAnsi="Arial" w:cs="Times New Roman"/>
      <w:sz w:val="20"/>
      <w:szCs w:val="24"/>
      <w:lang w:val="en-AU" w:eastAsia="en-AU"/>
    </w:rPr>
  </w:style>
  <w:style w:type="paragraph" w:customStyle="1" w:styleId="ListB1dotonly">
    <w:name w:val="List B1 (dot) only"/>
    <w:basedOn w:val="ListB3squareonly"/>
    <w:semiHidden/>
    <w:rsid w:val="00DD0430"/>
    <w:pPr>
      <w:numPr>
        <w:ilvl w:val="0"/>
      </w:numPr>
    </w:pPr>
  </w:style>
  <w:style w:type="paragraph" w:customStyle="1" w:styleId="ListB2dashonly">
    <w:name w:val="List B2 (dash) only"/>
    <w:basedOn w:val="ListB1dotonly"/>
    <w:semiHidden/>
    <w:rsid w:val="00DD0430"/>
    <w:pPr>
      <w:numPr>
        <w:ilvl w:val="1"/>
      </w:numPr>
    </w:pPr>
  </w:style>
  <w:style w:type="numbering" w:customStyle="1" w:styleId="ListAllBullets3Level">
    <w:name w:val="List All Bullets (3 Level)"/>
    <w:rsid w:val="00DD0430"/>
    <w:pPr>
      <w:numPr>
        <w:numId w:val="1"/>
      </w:numPr>
    </w:pPr>
  </w:style>
  <w:style w:type="table" w:customStyle="1" w:styleId="GridTable2-Accent11">
    <w:name w:val="Grid Table 2 - Accent 11"/>
    <w:basedOn w:val="Standardowy"/>
    <w:uiPriority w:val="47"/>
    <w:rsid w:val="006F0F2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kstprzypisukocowego">
    <w:name w:val="endnote text"/>
    <w:basedOn w:val="Normalny"/>
    <w:link w:val="TekstprzypisukocowegoZnak"/>
    <w:uiPriority w:val="99"/>
    <w:semiHidden/>
    <w:unhideWhenUsed/>
    <w:rsid w:val="00835DF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35DF6"/>
    <w:rPr>
      <w:sz w:val="20"/>
      <w:szCs w:val="20"/>
    </w:rPr>
  </w:style>
  <w:style w:type="character" w:styleId="Odwoanieprzypisukocowego">
    <w:name w:val="endnote reference"/>
    <w:basedOn w:val="Domylnaczcionkaakapitu"/>
    <w:uiPriority w:val="99"/>
    <w:semiHidden/>
    <w:unhideWhenUsed/>
    <w:rsid w:val="00835DF6"/>
    <w:rPr>
      <w:vertAlign w:val="superscript"/>
    </w:rPr>
  </w:style>
  <w:style w:type="paragraph" w:styleId="Poprawka">
    <w:name w:val="Revision"/>
    <w:hidden/>
    <w:uiPriority w:val="99"/>
    <w:semiHidden/>
    <w:rsid w:val="005E4E17"/>
    <w:pPr>
      <w:spacing w:after="0" w:line="240" w:lineRule="auto"/>
    </w:pPr>
  </w:style>
  <w:style w:type="character" w:customStyle="1" w:styleId="UnresolvedMention1">
    <w:name w:val="Unresolved Mention1"/>
    <w:basedOn w:val="Domylnaczcionkaakapitu"/>
    <w:uiPriority w:val="99"/>
    <w:semiHidden/>
    <w:unhideWhenUsed/>
    <w:rsid w:val="00351FA5"/>
    <w:rPr>
      <w:color w:val="605E5C"/>
      <w:shd w:val="clear" w:color="auto" w:fill="E1DFDD"/>
    </w:rPr>
  </w:style>
  <w:style w:type="paragraph" w:styleId="Spisilustracji">
    <w:name w:val="table of figures"/>
    <w:basedOn w:val="Normalny"/>
    <w:next w:val="Normalny"/>
    <w:uiPriority w:val="99"/>
    <w:unhideWhenUsed/>
    <w:qFormat/>
    <w:rsid w:val="00DB6239"/>
    <w:pPr>
      <w:spacing w:after="0"/>
    </w:pPr>
    <w:rPr>
      <w:rFonts w:ascii="Times New Roman" w:hAnsi="Times New Roman"/>
      <w:color w:val="000000" w:themeColor="text1"/>
      <w:sz w:val="20"/>
      <w:lang w:val="en-GB"/>
    </w:rPr>
  </w:style>
  <w:style w:type="paragraph" w:styleId="Legenda">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ny"/>
    <w:next w:val="Normalny"/>
    <w:uiPriority w:val="35"/>
    <w:unhideWhenUsed/>
    <w:qFormat/>
    <w:rsid w:val="00B64F0B"/>
    <w:pPr>
      <w:spacing w:after="200" w:line="240" w:lineRule="auto"/>
    </w:pPr>
    <w:rPr>
      <w:b/>
      <w:i/>
      <w:iCs/>
      <w:color w:val="00539B"/>
      <w:sz w:val="18"/>
      <w:szCs w:val="18"/>
    </w:rPr>
  </w:style>
  <w:style w:type="table" w:customStyle="1" w:styleId="TableGridLight1">
    <w:name w:val="Table Grid Light1"/>
    <w:basedOn w:val="Standardowy"/>
    <w:uiPriority w:val="40"/>
    <w:rsid w:val="00511659"/>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odtytu">
    <w:name w:val="Subtitle"/>
    <w:basedOn w:val="Normalny"/>
    <w:next w:val="Normalny"/>
    <w:link w:val="PodtytuZnak"/>
    <w:uiPriority w:val="11"/>
    <w:qFormat/>
    <w:rsid w:val="000E7BD2"/>
    <w:pPr>
      <w:keepNext/>
      <w:keepLines/>
      <w:spacing w:after="320" w:line="360" w:lineRule="auto"/>
      <w:ind w:left="720"/>
    </w:pPr>
    <w:rPr>
      <w:rFonts w:ascii="Arial" w:eastAsia="Arial" w:hAnsi="Arial" w:cs="Arial"/>
      <w:color w:val="666666"/>
      <w:sz w:val="30"/>
      <w:szCs w:val="30"/>
      <w:lang w:val="en" w:eastAsia="en-GB"/>
    </w:rPr>
  </w:style>
  <w:style w:type="character" w:customStyle="1" w:styleId="PodtytuZnak">
    <w:name w:val="Podtytuł Znak"/>
    <w:basedOn w:val="Domylnaczcionkaakapitu"/>
    <w:link w:val="Podtytu"/>
    <w:uiPriority w:val="11"/>
    <w:rsid w:val="000E7BD2"/>
    <w:rPr>
      <w:rFonts w:ascii="Arial" w:eastAsia="Arial" w:hAnsi="Arial" w:cs="Arial"/>
      <w:color w:val="666666"/>
      <w:sz w:val="30"/>
      <w:szCs w:val="30"/>
      <w:lang w:val="en" w:eastAsia="en-GB"/>
    </w:rPr>
  </w:style>
  <w:style w:type="paragraph" w:customStyle="1" w:styleId="Estilo1">
    <w:name w:val="Estilo1"/>
    <w:basedOn w:val="Nagwek4"/>
    <w:link w:val="Estilo1Car"/>
    <w:qFormat/>
    <w:rsid w:val="00B21DD9"/>
    <w:pPr>
      <w:numPr>
        <w:numId w:val="2"/>
      </w:numPr>
    </w:pPr>
    <w:rPr>
      <w:rFonts w:asciiTheme="majorHAnsi" w:hAnsiTheme="majorHAnsi"/>
    </w:rPr>
  </w:style>
  <w:style w:type="character" w:customStyle="1" w:styleId="Estilo1Car">
    <w:name w:val="Estilo1 Car"/>
    <w:basedOn w:val="Nagwek4Znak"/>
    <w:link w:val="Estilo1"/>
    <w:rsid w:val="00B21DD9"/>
    <w:rPr>
      <w:rFonts w:asciiTheme="majorHAnsi" w:eastAsiaTheme="majorEastAsia" w:hAnsiTheme="majorHAnsi" w:cstheme="majorBidi"/>
      <w:b/>
      <w:bCs/>
      <w:iCs/>
      <w:color w:val="00539B"/>
      <w:szCs w:val="24"/>
      <w:lang w:val="en-GB" w:eastAsia="en-GB"/>
    </w:rPr>
  </w:style>
  <w:style w:type="paragraph" w:styleId="Spistreci6">
    <w:name w:val="toc 6"/>
    <w:basedOn w:val="Normalny"/>
    <w:next w:val="Normalny"/>
    <w:autoRedefine/>
    <w:uiPriority w:val="39"/>
    <w:semiHidden/>
    <w:unhideWhenUsed/>
    <w:rsid w:val="00685624"/>
    <w:pPr>
      <w:spacing w:after="100"/>
      <w:ind w:left="1100"/>
    </w:pPr>
  </w:style>
  <w:style w:type="character" w:styleId="UyteHipercze">
    <w:name w:val="FollowedHyperlink"/>
    <w:basedOn w:val="Domylnaczcionkaakapitu"/>
    <w:uiPriority w:val="99"/>
    <w:semiHidden/>
    <w:unhideWhenUsed/>
    <w:rsid w:val="00A65806"/>
    <w:rPr>
      <w:color w:val="954F72" w:themeColor="followedHyperlink"/>
      <w:u w:val="single"/>
    </w:rPr>
  </w:style>
  <w:style w:type="paragraph" w:customStyle="1" w:styleId="paragraph">
    <w:name w:val="paragraph"/>
    <w:basedOn w:val="Normalny"/>
    <w:rsid w:val="006C1F87"/>
    <w:pPr>
      <w:spacing w:after="0" w:line="240" w:lineRule="auto"/>
    </w:pPr>
    <w:rPr>
      <w:rFonts w:ascii="Times New Roman" w:eastAsia="Times New Roman" w:hAnsi="Times New Roman" w:cs="Times New Roman"/>
      <w:sz w:val="24"/>
      <w:szCs w:val="24"/>
      <w:lang w:val="es-ES" w:eastAsia="es-ES"/>
    </w:rPr>
  </w:style>
  <w:style w:type="character" w:customStyle="1" w:styleId="spellingerror">
    <w:name w:val="spellingerror"/>
    <w:basedOn w:val="Domylnaczcionkaakapitu"/>
    <w:rsid w:val="006C1F87"/>
  </w:style>
  <w:style w:type="character" w:customStyle="1" w:styleId="normaltextrun1">
    <w:name w:val="normaltextrun1"/>
    <w:basedOn w:val="Domylnaczcionkaakapitu"/>
    <w:rsid w:val="006C1F87"/>
  </w:style>
  <w:style w:type="character" w:customStyle="1" w:styleId="eop">
    <w:name w:val="eop"/>
    <w:basedOn w:val="Domylnaczcionkaakapitu"/>
    <w:rsid w:val="006C1F87"/>
  </w:style>
  <w:style w:type="character" w:customStyle="1" w:styleId="UnresolvedMention">
    <w:name w:val="Unresolved Mention"/>
    <w:basedOn w:val="Domylnaczcionkaakapitu"/>
    <w:uiPriority w:val="99"/>
    <w:semiHidden/>
    <w:unhideWhenUsed/>
    <w:rsid w:val="000A0D22"/>
    <w:rPr>
      <w:color w:val="605E5C"/>
      <w:shd w:val="clear" w:color="auto" w:fill="E1DFDD"/>
    </w:rPr>
  </w:style>
  <w:style w:type="character" w:styleId="HTML-kod">
    <w:name w:val="HTML Code"/>
    <w:basedOn w:val="Domylnaczcionkaakapitu"/>
    <w:uiPriority w:val="99"/>
    <w:semiHidden/>
    <w:unhideWhenUsed/>
    <w:rsid w:val="00700F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97679">
      <w:bodyDiv w:val="1"/>
      <w:marLeft w:val="0"/>
      <w:marRight w:val="0"/>
      <w:marTop w:val="0"/>
      <w:marBottom w:val="0"/>
      <w:divBdr>
        <w:top w:val="none" w:sz="0" w:space="0" w:color="auto"/>
        <w:left w:val="none" w:sz="0" w:space="0" w:color="auto"/>
        <w:bottom w:val="none" w:sz="0" w:space="0" w:color="auto"/>
        <w:right w:val="none" w:sz="0" w:space="0" w:color="auto"/>
      </w:divBdr>
    </w:div>
    <w:div w:id="115414303">
      <w:bodyDiv w:val="1"/>
      <w:marLeft w:val="0"/>
      <w:marRight w:val="0"/>
      <w:marTop w:val="0"/>
      <w:marBottom w:val="0"/>
      <w:divBdr>
        <w:top w:val="none" w:sz="0" w:space="0" w:color="auto"/>
        <w:left w:val="none" w:sz="0" w:space="0" w:color="auto"/>
        <w:bottom w:val="none" w:sz="0" w:space="0" w:color="auto"/>
        <w:right w:val="none" w:sz="0" w:space="0" w:color="auto"/>
      </w:divBdr>
    </w:div>
    <w:div w:id="159546601">
      <w:bodyDiv w:val="1"/>
      <w:marLeft w:val="0"/>
      <w:marRight w:val="0"/>
      <w:marTop w:val="0"/>
      <w:marBottom w:val="0"/>
      <w:divBdr>
        <w:top w:val="none" w:sz="0" w:space="0" w:color="auto"/>
        <w:left w:val="none" w:sz="0" w:space="0" w:color="auto"/>
        <w:bottom w:val="none" w:sz="0" w:space="0" w:color="auto"/>
        <w:right w:val="none" w:sz="0" w:space="0" w:color="auto"/>
      </w:divBdr>
    </w:div>
    <w:div w:id="258371138">
      <w:bodyDiv w:val="1"/>
      <w:marLeft w:val="0"/>
      <w:marRight w:val="0"/>
      <w:marTop w:val="0"/>
      <w:marBottom w:val="0"/>
      <w:divBdr>
        <w:top w:val="none" w:sz="0" w:space="0" w:color="auto"/>
        <w:left w:val="none" w:sz="0" w:space="0" w:color="auto"/>
        <w:bottom w:val="none" w:sz="0" w:space="0" w:color="auto"/>
        <w:right w:val="none" w:sz="0" w:space="0" w:color="auto"/>
      </w:divBdr>
    </w:div>
    <w:div w:id="488250494">
      <w:bodyDiv w:val="1"/>
      <w:marLeft w:val="0"/>
      <w:marRight w:val="0"/>
      <w:marTop w:val="0"/>
      <w:marBottom w:val="0"/>
      <w:divBdr>
        <w:top w:val="none" w:sz="0" w:space="0" w:color="auto"/>
        <w:left w:val="none" w:sz="0" w:space="0" w:color="auto"/>
        <w:bottom w:val="none" w:sz="0" w:space="0" w:color="auto"/>
        <w:right w:val="none" w:sz="0" w:space="0" w:color="auto"/>
      </w:divBdr>
    </w:div>
    <w:div w:id="510417740">
      <w:bodyDiv w:val="1"/>
      <w:marLeft w:val="0"/>
      <w:marRight w:val="0"/>
      <w:marTop w:val="0"/>
      <w:marBottom w:val="0"/>
      <w:divBdr>
        <w:top w:val="none" w:sz="0" w:space="0" w:color="auto"/>
        <w:left w:val="none" w:sz="0" w:space="0" w:color="auto"/>
        <w:bottom w:val="none" w:sz="0" w:space="0" w:color="auto"/>
        <w:right w:val="none" w:sz="0" w:space="0" w:color="auto"/>
      </w:divBdr>
    </w:div>
    <w:div w:id="531920940">
      <w:bodyDiv w:val="1"/>
      <w:marLeft w:val="0"/>
      <w:marRight w:val="0"/>
      <w:marTop w:val="0"/>
      <w:marBottom w:val="0"/>
      <w:divBdr>
        <w:top w:val="none" w:sz="0" w:space="0" w:color="auto"/>
        <w:left w:val="none" w:sz="0" w:space="0" w:color="auto"/>
        <w:bottom w:val="none" w:sz="0" w:space="0" w:color="auto"/>
        <w:right w:val="none" w:sz="0" w:space="0" w:color="auto"/>
      </w:divBdr>
      <w:divsChild>
        <w:div w:id="1777484902">
          <w:marLeft w:val="0"/>
          <w:marRight w:val="0"/>
          <w:marTop w:val="0"/>
          <w:marBottom w:val="0"/>
          <w:divBdr>
            <w:top w:val="none" w:sz="0" w:space="0" w:color="auto"/>
            <w:left w:val="none" w:sz="0" w:space="0" w:color="auto"/>
            <w:bottom w:val="none" w:sz="0" w:space="0" w:color="auto"/>
            <w:right w:val="none" w:sz="0" w:space="0" w:color="auto"/>
          </w:divBdr>
          <w:divsChild>
            <w:div w:id="322055037">
              <w:marLeft w:val="0"/>
              <w:marRight w:val="0"/>
              <w:marTop w:val="0"/>
              <w:marBottom w:val="0"/>
              <w:divBdr>
                <w:top w:val="single" w:sz="12" w:space="1" w:color="5292F7"/>
                <w:left w:val="single" w:sz="12" w:space="2" w:color="5292F7"/>
                <w:bottom w:val="single" w:sz="12" w:space="1" w:color="5292F7"/>
                <w:right w:val="single" w:sz="12" w:space="2" w:color="5292F7"/>
              </w:divBdr>
              <w:divsChild>
                <w:div w:id="2011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8712">
      <w:bodyDiv w:val="1"/>
      <w:marLeft w:val="0"/>
      <w:marRight w:val="0"/>
      <w:marTop w:val="0"/>
      <w:marBottom w:val="0"/>
      <w:divBdr>
        <w:top w:val="none" w:sz="0" w:space="0" w:color="auto"/>
        <w:left w:val="none" w:sz="0" w:space="0" w:color="auto"/>
        <w:bottom w:val="none" w:sz="0" w:space="0" w:color="auto"/>
        <w:right w:val="none" w:sz="0" w:space="0" w:color="auto"/>
      </w:divBdr>
      <w:divsChild>
        <w:div w:id="627705103">
          <w:marLeft w:val="274"/>
          <w:marRight w:val="0"/>
          <w:marTop w:val="0"/>
          <w:marBottom w:val="0"/>
          <w:divBdr>
            <w:top w:val="none" w:sz="0" w:space="0" w:color="auto"/>
            <w:left w:val="none" w:sz="0" w:space="0" w:color="auto"/>
            <w:bottom w:val="none" w:sz="0" w:space="0" w:color="auto"/>
            <w:right w:val="none" w:sz="0" w:space="0" w:color="auto"/>
          </w:divBdr>
        </w:div>
        <w:div w:id="833374647">
          <w:marLeft w:val="274"/>
          <w:marRight w:val="0"/>
          <w:marTop w:val="0"/>
          <w:marBottom w:val="0"/>
          <w:divBdr>
            <w:top w:val="none" w:sz="0" w:space="0" w:color="auto"/>
            <w:left w:val="none" w:sz="0" w:space="0" w:color="auto"/>
            <w:bottom w:val="none" w:sz="0" w:space="0" w:color="auto"/>
            <w:right w:val="none" w:sz="0" w:space="0" w:color="auto"/>
          </w:divBdr>
        </w:div>
        <w:div w:id="2132554049">
          <w:marLeft w:val="274"/>
          <w:marRight w:val="0"/>
          <w:marTop w:val="0"/>
          <w:marBottom w:val="0"/>
          <w:divBdr>
            <w:top w:val="none" w:sz="0" w:space="0" w:color="auto"/>
            <w:left w:val="none" w:sz="0" w:space="0" w:color="auto"/>
            <w:bottom w:val="none" w:sz="0" w:space="0" w:color="auto"/>
            <w:right w:val="none" w:sz="0" w:space="0" w:color="auto"/>
          </w:divBdr>
        </w:div>
      </w:divsChild>
    </w:div>
    <w:div w:id="571548712">
      <w:bodyDiv w:val="1"/>
      <w:marLeft w:val="0"/>
      <w:marRight w:val="0"/>
      <w:marTop w:val="0"/>
      <w:marBottom w:val="0"/>
      <w:divBdr>
        <w:top w:val="none" w:sz="0" w:space="0" w:color="auto"/>
        <w:left w:val="none" w:sz="0" w:space="0" w:color="auto"/>
        <w:bottom w:val="none" w:sz="0" w:space="0" w:color="auto"/>
        <w:right w:val="none" w:sz="0" w:space="0" w:color="auto"/>
      </w:divBdr>
    </w:div>
    <w:div w:id="723796602">
      <w:bodyDiv w:val="1"/>
      <w:marLeft w:val="0"/>
      <w:marRight w:val="0"/>
      <w:marTop w:val="0"/>
      <w:marBottom w:val="0"/>
      <w:divBdr>
        <w:top w:val="none" w:sz="0" w:space="0" w:color="auto"/>
        <w:left w:val="none" w:sz="0" w:space="0" w:color="auto"/>
        <w:bottom w:val="none" w:sz="0" w:space="0" w:color="auto"/>
        <w:right w:val="none" w:sz="0" w:space="0" w:color="auto"/>
      </w:divBdr>
    </w:div>
    <w:div w:id="818574506">
      <w:bodyDiv w:val="1"/>
      <w:marLeft w:val="0"/>
      <w:marRight w:val="0"/>
      <w:marTop w:val="0"/>
      <w:marBottom w:val="0"/>
      <w:divBdr>
        <w:top w:val="none" w:sz="0" w:space="0" w:color="auto"/>
        <w:left w:val="none" w:sz="0" w:space="0" w:color="auto"/>
        <w:bottom w:val="none" w:sz="0" w:space="0" w:color="auto"/>
        <w:right w:val="none" w:sz="0" w:space="0" w:color="auto"/>
      </w:divBdr>
    </w:div>
    <w:div w:id="906495279">
      <w:bodyDiv w:val="1"/>
      <w:marLeft w:val="0"/>
      <w:marRight w:val="0"/>
      <w:marTop w:val="0"/>
      <w:marBottom w:val="0"/>
      <w:divBdr>
        <w:top w:val="none" w:sz="0" w:space="0" w:color="auto"/>
        <w:left w:val="none" w:sz="0" w:space="0" w:color="auto"/>
        <w:bottom w:val="none" w:sz="0" w:space="0" w:color="auto"/>
        <w:right w:val="none" w:sz="0" w:space="0" w:color="auto"/>
      </w:divBdr>
      <w:divsChild>
        <w:div w:id="2116710075">
          <w:marLeft w:val="0"/>
          <w:marRight w:val="0"/>
          <w:marTop w:val="0"/>
          <w:marBottom w:val="0"/>
          <w:divBdr>
            <w:top w:val="none" w:sz="0" w:space="0" w:color="auto"/>
            <w:left w:val="none" w:sz="0" w:space="0" w:color="auto"/>
            <w:bottom w:val="none" w:sz="0" w:space="0" w:color="auto"/>
            <w:right w:val="none" w:sz="0" w:space="0" w:color="auto"/>
          </w:divBdr>
          <w:divsChild>
            <w:div w:id="15573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236">
      <w:bodyDiv w:val="1"/>
      <w:marLeft w:val="0"/>
      <w:marRight w:val="0"/>
      <w:marTop w:val="0"/>
      <w:marBottom w:val="0"/>
      <w:divBdr>
        <w:top w:val="none" w:sz="0" w:space="0" w:color="auto"/>
        <w:left w:val="none" w:sz="0" w:space="0" w:color="auto"/>
        <w:bottom w:val="none" w:sz="0" w:space="0" w:color="auto"/>
        <w:right w:val="none" w:sz="0" w:space="0" w:color="auto"/>
      </w:divBdr>
      <w:divsChild>
        <w:div w:id="80152105">
          <w:marLeft w:val="0"/>
          <w:marRight w:val="0"/>
          <w:marTop w:val="0"/>
          <w:marBottom w:val="0"/>
          <w:divBdr>
            <w:top w:val="none" w:sz="0" w:space="0" w:color="auto"/>
            <w:left w:val="none" w:sz="0" w:space="0" w:color="auto"/>
            <w:bottom w:val="none" w:sz="0" w:space="0" w:color="auto"/>
            <w:right w:val="none" w:sz="0" w:space="0" w:color="auto"/>
          </w:divBdr>
          <w:divsChild>
            <w:div w:id="614941507">
              <w:marLeft w:val="0"/>
              <w:marRight w:val="0"/>
              <w:marTop w:val="0"/>
              <w:marBottom w:val="0"/>
              <w:divBdr>
                <w:top w:val="none" w:sz="0" w:space="0" w:color="auto"/>
                <w:left w:val="none" w:sz="0" w:space="0" w:color="auto"/>
                <w:bottom w:val="none" w:sz="0" w:space="0" w:color="auto"/>
                <w:right w:val="none" w:sz="0" w:space="0" w:color="auto"/>
              </w:divBdr>
              <w:divsChild>
                <w:div w:id="396629518">
                  <w:marLeft w:val="0"/>
                  <w:marRight w:val="0"/>
                  <w:marTop w:val="0"/>
                  <w:marBottom w:val="0"/>
                  <w:divBdr>
                    <w:top w:val="none" w:sz="0" w:space="0" w:color="auto"/>
                    <w:left w:val="none" w:sz="0" w:space="0" w:color="auto"/>
                    <w:bottom w:val="none" w:sz="0" w:space="0" w:color="auto"/>
                    <w:right w:val="none" w:sz="0" w:space="0" w:color="auto"/>
                  </w:divBdr>
                  <w:divsChild>
                    <w:div w:id="2068333937">
                      <w:marLeft w:val="0"/>
                      <w:marRight w:val="0"/>
                      <w:marTop w:val="0"/>
                      <w:marBottom w:val="0"/>
                      <w:divBdr>
                        <w:top w:val="none" w:sz="0" w:space="0" w:color="auto"/>
                        <w:left w:val="none" w:sz="0" w:space="0" w:color="auto"/>
                        <w:bottom w:val="none" w:sz="0" w:space="0" w:color="auto"/>
                        <w:right w:val="none" w:sz="0" w:space="0" w:color="auto"/>
                      </w:divBdr>
                      <w:divsChild>
                        <w:div w:id="843282200">
                          <w:marLeft w:val="0"/>
                          <w:marRight w:val="0"/>
                          <w:marTop w:val="0"/>
                          <w:marBottom w:val="0"/>
                          <w:divBdr>
                            <w:top w:val="none" w:sz="0" w:space="0" w:color="auto"/>
                            <w:left w:val="none" w:sz="0" w:space="0" w:color="auto"/>
                            <w:bottom w:val="none" w:sz="0" w:space="0" w:color="auto"/>
                            <w:right w:val="none" w:sz="0" w:space="0" w:color="auto"/>
                          </w:divBdr>
                          <w:divsChild>
                            <w:div w:id="510684406">
                              <w:marLeft w:val="0"/>
                              <w:marRight w:val="0"/>
                              <w:marTop w:val="0"/>
                              <w:marBottom w:val="0"/>
                              <w:divBdr>
                                <w:top w:val="none" w:sz="0" w:space="0" w:color="auto"/>
                                <w:left w:val="none" w:sz="0" w:space="0" w:color="auto"/>
                                <w:bottom w:val="none" w:sz="0" w:space="0" w:color="auto"/>
                                <w:right w:val="none" w:sz="0" w:space="0" w:color="auto"/>
                              </w:divBdr>
                              <w:divsChild>
                                <w:div w:id="603459406">
                                  <w:marLeft w:val="0"/>
                                  <w:marRight w:val="0"/>
                                  <w:marTop w:val="0"/>
                                  <w:marBottom w:val="0"/>
                                  <w:divBdr>
                                    <w:top w:val="none" w:sz="0" w:space="0" w:color="auto"/>
                                    <w:left w:val="none" w:sz="0" w:space="0" w:color="auto"/>
                                    <w:bottom w:val="none" w:sz="0" w:space="0" w:color="auto"/>
                                    <w:right w:val="none" w:sz="0" w:space="0" w:color="auto"/>
                                  </w:divBdr>
                                  <w:divsChild>
                                    <w:div w:id="685132689">
                                      <w:marLeft w:val="0"/>
                                      <w:marRight w:val="0"/>
                                      <w:marTop w:val="0"/>
                                      <w:marBottom w:val="0"/>
                                      <w:divBdr>
                                        <w:top w:val="none" w:sz="0" w:space="0" w:color="auto"/>
                                        <w:left w:val="none" w:sz="0" w:space="0" w:color="auto"/>
                                        <w:bottom w:val="none" w:sz="0" w:space="0" w:color="auto"/>
                                        <w:right w:val="none" w:sz="0" w:space="0" w:color="auto"/>
                                      </w:divBdr>
                                      <w:divsChild>
                                        <w:div w:id="2432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084726">
                  <w:marLeft w:val="0"/>
                  <w:marRight w:val="0"/>
                  <w:marTop w:val="0"/>
                  <w:marBottom w:val="0"/>
                  <w:divBdr>
                    <w:top w:val="none" w:sz="0" w:space="0" w:color="auto"/>
                    <w:left w:val="none" w:sz="0" w:space="0" w:color="auto"/>
                    <w:bottom w:val="none" w:sz="0" w:space="0" w:color="auto"/>
                    <w:right w:val="none" w:sz="0" w:space="0" w:color="auto"/>
                  </w:divBdr>
                  <w:divsChild>
                    <w:div w:id="375158971">
                      <w:marLeft w:val="0"/>
                      <w:marRight w:val="0"/>
                      <w:marTop w:val="0"/>
                      <w:marBottom w:val="0"/>
                      <w:divBdr>
                        <w:top w:val="none" w:sz="0" w:space="0" w:color="auto"/>
                        <w:left w:val="none" w:sz="0" w:space="0" w:color="auto"/>
                        <w:bottom w:val="none" w:sz="0" w:space="0" w:color="auto"/>
                        <w:right w:val="none" w:sz="0" w:space="0" w:color="auto"/>
                      </w:divBdr>
                      <w:divsChild>
                        <w:div w:id="1403017119">
                          <w:marLeft w:val="30"/>
                          <w:marRight w:val="30"/>
                          <w:marTop w:val="0"/>
                          <w:marBottom w:val="30"/>
                          <w:divBdr>
                            <w:top w:val="none" w:sz="0" w:space="0" w:color="auto"/>
                            <w:left w:val="none" w:sz="0" w:space="0" w:color="auto"/>
                            <w:bottom w:val="none" w:sz="0" w:space="0" w:color="auto"/>
                            <w:right w:val="none" w:sz="0" w:space="0" w:color="auto"/>
                          </w:divBdr>
                          <w:divsChild>
                            <w:div w:id="26296196">
                              <w:marLeft w:val="0"/>
                              <w:marRight w:val="0"/>
                              <w:marTop w:val="0"/>
                              <w:marBottom w:val="30"/>
                              <w:divBdr>
                                <w:top w:val="single" w:sz="6" w:space="2" w:color="AAAAAA"/>
                                <w:left w:val="single" w:sz="6" w:space="2" w:color="CCCCCC"/>
                                <w:bottom w:val="single" w:sz="6" w:space="2" w:color="CCCCCC"/>
                                <w:right w:val="single" w:sz="6" w:space="2" w:color="CCCCCC"/>
                              </w:divBdr>
                              <w:divsChild>
                                <w:div w:id="662858906">
                                  <w:marLeft w:val="-15"/>
                                  <w:marRight w:val="-15"/>
                                  <w:marTop w:val="0"/>
                                  <w:marBottom w:val="0"/>
                                  <w:divBdr>
                                    <w:top w:val="none" w:sz="0" w:space="2" w:color="E4E4E4"/>
                                    <w:left w:val="none" w:sz="0" w:space="4" w:color="E4E4E4"/>
                                    <w:bottom w:val="none" w:sz="0" w:space="2" w:color="E4E4E4"/>
                                    <w:right w:val="none" w:sz="0" w:space="0" w:color="E4E4E4"/>
                                  </w:divBdr>
                                  <w:divsChild>
                                    <w:div w:id="293871582">
                                      <w:marLeft w:val="0"/>
                                      <w:marRight w:val="0"/>
                                      <w:marTop w:val="0"/>
                                      <w:marBottom w:val="0"/>
                                      <w:divBdr>
                                        <w:top w:val="none" w:sz="0" w:space="0" w:color="auto"/>
                                        <w:left w:val="none" w:sz="0" w:space="0" w:color="auto"/>
                                        <w:bottom w:val="none" w:sz="0" w:space="0" w:color="auto"/>
                                        <w:right w:val="none" w:sz="0" w:space="0" w:color="auto"/>
                                      </w:divBdr>
                                      <w:divsChild>
                                        <w:div w:id="1132552077">
                                          <w:marLeft w:val="0"/>
                                          <w:marRight w:val="30"/>
                                          <w:marTop w:val="0"/>
                                          <w:marBottom w:val="0"/>
                                          <w:divBdr>
                                            <w:top w:val="none" w:sz="0" w:space="0" w:color="auto"/>
                                            <w:left w:val="none" w:sz="0" w:space="0" w:color="auto"/>
                                            <w:bottom w:val="none" w:sz="0" w:space="0" w:color="auto"/>
                                            <w:right w:val="none" w:sz="0" w:space="0" w:color="auto"/>
                                          </w:divBdr>
                                        </w:div>
                                        <w:div w:id="1845195591">
                                          <w:marLeft w:val="-30"/>
                                          <w:marRight w:val="-15"/>
                                          <w:marTop w:val="0"/>
                                          <w:marBottom w:val="0"/>
                                          <w:divBdr>
                                            <w:top w:val="none" w:sz="0" w:space="0" w:color="auto"/>
                                            <w:left w:val="none" w:sz="0" w:space="0" w:color="auto"/>
                                            <w:bottom w:val="none" w:sz="0" w:space="0" w:color="auto"/>
                                            <w:right w:val="none" w:sz="0" w:space="0" w:color="auto"/>
                                          </w:divBdr>
                                          <w:divsChild>
                                            <w:div w:id="1320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98224">
                              <w:marLeft w:val="0"/>
                              <w:marRight w:val="0"/>
                              <w:marTop w:val="0"/>
                              <w:marBottom w:val="30"/>
                              <w:divBdr>
                                <w:top w:val="single" w:sz="6" w:space="2" w:color="AAAAAA"/>
                                <w:left w:val="single" w:sz="6" w:space="2" w:color="CCCCCC"/>
                                <w:bottom w:val="single" w:sz="6" w:space="2" w:color="CCCCCC"/>
                                <w:right w:val="single" w:sz="6" w:space="2" w:color="CCCCCC"/>
                              </w:divBdr>
                              <w:divsChild>
                                <w:div w:id="1847015336">
                                  <w:marLeft w:val="-15"/>
                                  <w:marRight w:val="-15"/>
                                  <w:marTop w:val="0"/>
                                  <w:marBottom w:val="0"/>
                                  <w:divBdr>
                                    <w:top w:val="none" w:sz="0" w:space="2" w:color="E4E4E4"/>
                                    <w:left w:val="none" w:sz="0" w:space="4" w:color="E4E4E4"/>
                                    <w:bottom w:val="none" w:sz="0" w:space="2" w:color="E4E4E4"/>
                                    <w:right w:val="none" w:sz="0" w:space="0" w:color="E4E4E4"/>
                                  </w:divBdr>
                                  <w:divsChild>
                                    <w:div w:id="2095584677">
                                      <w:marLeft w:val="0"/>
                                      <w:marRight w:val="0"/>
                                      <w:marTop w:val="0"/>
                                      <w:marBottom w:val="0"/>
                                      <w:divBdr>
                                        <w:top w:val="none" w:sz="0" w:space="0" w:color="auto"/>
                                        <w:left w:val="none" w:sz="0" w:space="0" w:color="auto"/>
                                        <w:bottom w:val="none" w:sz="0" w:space="0" w:color="auto"/>
                                        <w:right w:val="none" w:sz="0" w:space="0" w:color="auto"/>
                                      </w:divBdr>
                                      <w:divsChild>
                                        <w:div w:id="924458252">
                                          <w:marLeft w:val="0"/>
                                          <w:marRight w:val="30"/>
                                          <w:marTop w:val="0"/>
                                          <w:marBottom w:val="0"/>
                                          <w:divBdr>
                                            <w:top w:val="none" w:sz="0" w:space="0" w:color="auto"/>
                                            <w:left w:val="none" w:sz="0" w:space="0" w:color="auto"/>
                                            <w:bottom w:val="none" w:sz="0" w:space="0" w:color="auto"/>
                                            <w:right w:val="none" w:sz="0" w:space="0" w:color="auto"/>
                                          </w:divBdr>
                                        </w:div>
                                        <w:div w:id="1781532042">
                                          <w:marLeft w:val="-30"/>
                                          <w:marRight w:val="-15"/>
                                          <w:marTop w:val="0"/>
                                          <w:marBottom w:val="0"/>
                                          <w:divBdr>
                                            <w:top w:val="none" w:sz="0" w:space="0" w:color="auto"/>
                                            <w:left w:val="none" w:sz="0" w:space="0" w:color="auto"/>
                                            <w:bottom w:val="none" w:sz="0" w:space="0" w:color="auto"/>
                                            <w:right w:val="none" w:sz="0" w:space="0" w:color="auto"/>
                                          </w:divBdr>
                                          <w:divsChild>
                                            <w:div w:id="18506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3807">
                              <w:marLeft w:val="0"/>
                              <w:marRight w:val="0"/>
                              <w:marTop w:val="0"/>
                              <w:marBottom w:val="30"/>
                              <w:divBdr>
                                <w:top w:val="single" w:sz="6" w:space="2" w:color="AAAAAA"/>
                                <w:left w:val="single" w:sz="6" w:space="2" w:color="CCCCCC"/>
                                <w:bottom w:val="single" w:sz="6" w:space="2" w:color="CCCCCC"/>
                                <w:right w:val="single" w:sz="6" w:space="2" w:color="CCCCCC"/>
                              </w:divBdr>
                              <w:divsChild>
                                <w:div w:id="172233918">
                                  <w:marLeft w:val="-15"/>
                                  <w:marRight w:val="-15"/>
                                  <w:marTop w:val="0"/>
                                  <w:marBottom w:val="0"/>
                                  <w:divBdr>
                                    <w:top w:val="none" w:sz="0" w:space="2" w:color="E4E4E4"/>
                                    <w:left w:val="none" w:sz="0" w:space="4" w:color="E4E4E4"/>
                                    <w:bottom w:val="none" w:sz="0" w:space="2" w:color="E4E4E4"/>
                                    <w:right w:val="none" w:sz="0" w:space="0" w:color="E4E4E4"/>
                                  </w:divBdr>
                                  <w:divsChild>
                                    <w:div w:id="292296999">
                                      <w:marLeft w:val="0"/>
                                      <w:marRight w:val="0"/>
                                      <w:marTop w:val="0"/>
                                      <w:marBottom w:val="0"/>
                                      <w:divBdr>
                                        <w:top w:val="none" w:sz="0" w:space="0" w:color="auto"/>
                                        <w:left w:val="none" w:sz="0" w:space="0" w:color="auto"/>
                                        <w:bottom w:val="none" w:sz="0" w:space="0" w:color="auto"/>
                                        <w:right w:val="none" w:sz="0" w:space="0" w:color="auto"/>
                                      </w:divBdr>
                                      <w:divsChild>
                                        <w:div w:id="1017003847">
                                          <w:marLeft w:val="0"/>
                                          <w:marRight w:val="30"/>
                                          <w:marTop w:val="0"/>
                                          <w:marBottom w:val="0"/>
                                          <w:divBdr>
                                            <w:top w:val="none" w:sz="0" w:space="0" w:color="auto"/>
                                            <w:left w:val="none" w:sz="0" w:space="0" w:color="auto"/>
                                            <w:bottom w:val="none" w:sz="0" w:space="0" w:color="auto"/>
                                            <w:right w:val="none" w:sz="0" w:space="0" w:color="auto"/>
                                          </w:divBdr>
                                        </w:div>
                                        <w:div w:id="1093207134">
                                          <w:marLeft w:val="-30"/>
                                          <w:marRight w:val="-15"/>
                                          <w:marTop w:val="0"/>
                                          <w:marBottom w:val="0"/>
                                          <w:divBdr>
                                            <w:top w:val="none" w:sz="0" w:space="0" w:color="auto"/>
                                            <w:left w:val="none" w:sz="0" w:space="0" w:color="auto"/>
                                            <w:bottom w:val="none" w:sz="0" w:space="0" w:color="auto"/>
                                            <w:right w:val="none" w:sz="0" w:space="0" w:color="auto"/>
                                          </w:divBdr>
                                          <w:divsChild>
                                            <w:div w:id="3566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21902">
                              <w:marLeft w:val="0"/>
                              <w:marRight w:val="0"/>
                              <w:marTop w:val="0"/>
                              <w:marBottom w:val="30"/>
                              <w:divBdr>
                                <w:top w:val="single" w:sz="6" w:space="2" w:color="AAAAAA"/>
                                <w:left w:val="single" w:sz="6" w:space="2" w:color="CCCCCC"/>
                                <w:bottom w:val="single" w:sz="6" w:space="2" w:color="CCCCCC"/>
                                <w:right w:val="single" w:sz="6" w:space="2" w:color="CCCCCC"/>
                              </w:divBdr>
                              <w:divsChild>
                                <w:div w:id="2045250877">
                                  <w:marLeft w:val="-15"/>
                                  <w:marRight w:val="-15"/>
                                  <w:marTop w:val="0"/>
                                  <w:marBottom w:val="0"/>
                                  <w:divBdr>
                                    <w:top w:val="none" w:sz="0" w:space="2" w:color="E4E4E4"/>
                                    <w:left w:val="none" w:sz="0" w:space="4" w:color="E4E4E4"/>
                                    <w:bottom w:val="none" w:sz="0" w:space="2" w:color="E4E4E4"/>
                                    <w:right w:val="none" w:sz="0" w:space="0" w:color="E4E4E4"/>
                                  </w:divBdr>
                                  <w:divsChild>
                                    <w:div w:id="1930234740">
                                      <w:marLeft w:val="0"/>
                                      <w:marRight w:val="0"/>
                                      <w:marTop w:val="0"/>
                                      <w:marBottom w:val="0"/>
                                      <w:divBdr>
                                        <w:top w:val="none" w:sz="0" w:space="0" w:color="auto"/>
                                        <w:left w:val="none" w:sz="0" w:space="0" w:color="auto"/>
                                        <w:bottom w:val="none" w:sz="0" w:space="0" w:color="auto"/>
                                        <w:right w:val="none" w:sz="0" w:space="0" w:color="auto"/>
                                      </w:divBdr>
                                      <w:divsChild>
                                        <w:div w:id="614364141">
                                          <w:marLeft w:val="-30"/>
                                          <w:marRight w:val="-15"/>
                                          <w:marTop w:val="0"/>
                                          <w:marBottom w:val="0"/>
                                          <w:divBdr>
                                            <w:top w:val="none" w:sz="0" w:space="0" w:color="auto"/>
                                            <w:left w:val="none" w:sz="0" w:space="0" w:color="auto"/>
                                            <w:bottom w:val="none" w:sz="0" w:space="0" w:color="auto"/>
                                            <w:right w:val="none" w:sz="0" w:space="0" w:color="auto"/>
                                          </w:divBdr>
                                          <w:divsChild>
                                            <w:div w:id="1912619320">
                                              <w:marLeft w:val="0"/>
                                              <w:marRight w:val="0"/>
                                              <w:marTop w:val="0"/>
                                              <w:marBottom w:val="0"/>
                                              <w:divBdr>
                                                <w:top w:val="none" w:sz="0" w:space="0" w:color="auto"/>
                                                <w:left w:val="none" w:sz="0" w:space="0" w:color="auto"/>
                                                <w:bottom w:val="none" w:sz="0" w:space="0" w:color="auto"/>
                                                <w:right w:val="none" w:sz="0" w:space="0" w:color="auto"/>
                                              </w:divBdr>
                                            </w:div>
                                          </w:divsChild>
                                        </w:div>
                                        <w:div w:id="6448190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marLeft w:val="0"/>
                              <w:marRight w:val="0"/>
                              <w:marTop w:val="0"/>
                              <w:marBottom w:val="30"/>
                              <w:divBdr>
                                <w:top w:val="single" w:sz="6" w:space="2" w:color="AAAAAA"/>
                                <w:left w:val="single" w:sz="6" w:space="2" w:color="CCCCCC"/>
                                <w:bottom w:val="single" w:sz="6" w:space="2" w:color="CCCCCC"/>
                                <w:right w:val="single" w:sz="6" w:space="2" w:color="CCCCCC"/>
                              </w:divBdr>
                              <w:divsChild>
                                <w:div w:id="1806973315">
                                  <w:marLeft w:val="-15"/>
                                  <w:marRight w:val="-15"/>
                                  <w:marTop w:val="0"/>
                                  <w:marBottom w:val="0"/>
                                  <w:divBdr>
                                    <w:top w:val="none" w:sz="0" w:space="2" w:color="E4E4E4"/>
                                    <w:left w:val="none" w:sz="0" w:space="4" w:color="E4E4E4"/>
                                    <w:bottom w:val="none" w:sz="0" w:space="2" w:color="E4E4E4"/>
                                    <w:right w:val="none" w:sz="0" w:space="0" w:color="E4E4E4"/>
                                  </w:divBdr>
                                  <w:divsChild>
                                    <w:div w:id="766922060">
                                      <w:marLeft w:val="0"/>
                                      <w:marRight w:val="0"/>
                                      <w:marTop w:val="0"/>
                                      <w:marBottom w:val="0"/>
                                      <w:divBdr>
                                        <w:top w:val="none" w:sz="0" w:space="0" w:color="auto"/>
                                        <w:left w:val="none" w:sz="0" w:space="0" w:color="auto"/>
                                        <w:bottom w:val="none" w:sz="0" w:space="0" w:color="auto"/>
                                        <w:right w:val="none" w:sz="0" w:space="0" w:color="auto"/>
                                      </w:divBdr>
                                      <w:divsChild>
                                        <w:div w:id="295067586">
                                          <w:marLeft w:val="0"/>
                                          <w:marRight w:val="30"/>
                                          <w:marTop w:val="0"/>
                                          <w:marBottom w:val="0"/>
                                          <w:divBdr>
                                            <w:top w:val="none" w:sz="0" w:space="0" w:color="auto"/>
                                            <w:left w:val="none" w:sz="0" w:space="0" w:color="auto"/>
                                            <w:bottom w:val="none" w:sz="0" w:space="0" w:color="auto"/>
                                            <w:right w:val="none" w:sz="0" w:space="0" w:color="auto"/>
                                          </w:divBdr>
                                        </w:div>
                                        <w:div w:id="453794343">
                                          <w:marLeft w:val="-30"/>
                                          <w:marRight w:val="-15"/>
                                          <w:marTop w:val="0"/>
                                          <w:marBottom w:val="0"/>
                                          <w:divBdr>
                                            <w:top w:val="none" w:sz="0" w:space="0" w:color="auto"/>
                                            <w:left w:val="none" w:sz="0" w:space="0" w:color="auto"/>
                                            <w:bottom w:val="none" w:sz="0" w:space="0" w:color="auto"/>
                                            <w:right w:val="none" w:sz="0" w:space="0" w:color="auto"/>
                                          </w:divBdr>
                                          <w:divsChild>
                                            <w:div w:id="7937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39597">
                              <w:marLeft w:val="0"/>
                              <w:marRight w:val="0"/>
                              <w:marTop w:val="0"/>
                              <w:marBottom w:val="30"/>
                              <w:divBdr>
                                <w:top w:val="single" w:sz="2" w:space="2" w:color="FFFFFF"/>
                                <w:left w:val="single" w:sz="6" w:space="2" w:color="AAAAAA"/>
                                <w:bottom w:val="single" w:sz="6" w:space="2" w:color="AAAAAA"/>
                                <w:right w:val="single" w:sz="6" w:space="2" w:color="AAAAAA"/>
                              </w:divBdr>
                              <w:divsChild>
                                <w:div w:id="581329276">
                                  <w:marLeft w:val="-15"/>
                                  <w:marRight w:val="-15"/>
                                  <w:marTop w:val="0"/>
                                  <w:marBottom w:val="0"/>
                                  <w:divBdr>
                                    <w:top w:val="none" w:sz="0" w:space="2" w:color="D8D8D8"/>
                                    <w:left w:val="none" w:sz="0" w:space="4" w:color="D8D8D8"/>
                                    <w:bottom w:val="none" w:sz="0" w:space="2" w:color="D8D8D8"/>
                                    <w:right w:val="none" w:sz="0" w:space="0" w:color="D8D8D8"/>
                                  </w:divBdr>
                                  <w:divsChild>
                                    <w:div w:id="1064528411">
                                      <w:marLeft w:val="0"/>
                                      <w:marRight w:val="0"/>
                                      <w:marTop w:val="0"/>
                                      <w:marBottom w:val="0"/>
                                      <w:divBdr>
                                        <w:top w:val="none" w:sz="0" w:space="0" w:color="auto"/>
                                        <w:left w:val="none" w:sz="0" w:space="0" w:color="auto"/>
                                        <w:bottom w:val="none" w:sz="0" w:space="0" w:color="auto"/>
                                        <w:right w:val="none" w:sz="0" w:space="0" w:color="auto"/>
                                      </w:divBdr>
                                      <w:divsChild>
                                        <w:div w:id="586692670">
                                          <w:marLeft w:val="-30"/>
                                          <w:marRight w:val="-15"/>
                                          <w:marTop w:val="0"/>
                                          <w:marBottom w:val="0"/>
                                          <w:divBdr>
                                            <w:top w:val="none" w:sz="0" w:space="0" w:color="auto"/>
                                            <w:left w:val="none" w:sz="0" w:space="0" w:color="auto"/>
                                            <w:bottom w:val="none" w:sz="0" w:space="0" w:color="auto"/>
                                            <w:right w:val="none" w:sz="0" w:space="0" w:color="auto"/>
                                          </w:divBdr>
                                          <w:divsChild>
                                            <w:div w:id="92170218">
                                              <w:marLeft w:val="0"/>
                                              <w:marRight w:val="0"/>
                                              <w:marTop w:val="0"/>
                                              <w:marBottom w:val="0"/>
                                              <w:divBdr>
                                                <w:top w:val="none" w:sz="0" w:space="0" w:color="auto"/>
                                                <w:left w:val="none" w:sz="0" w:space="0" w:color="auto"/>
                                                <w:bottom w:val="none" w:sz="0" w:space="0" w:color="auto"/>
                                                <w:right w:val="none" w:sz="0" w:space="0" w:color="auto"/>
                                              </w:divBdr>
                                            </w:div>
                                          </w:divsChild>
                                        </w:div>
                                        <w:div w:id="12820329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929006">
                  <w:marLeft w:val="0"/>
                  <w:marRight w:val="0"/>
                  <w:marTop w:val="0"/>
                  <w:marBottom w:val="0"/>
                  <w:divBdr>
                    <w:top w:val="none" w:sz="0" w:space="0" w:color="auto"/>
                    <w:left w:val="none" w:sz="0" w:space="0" w:color="auto"/>
                    <w:bottom w:val="none" w:sz="0" w:space="0" w:color="auto"/>
                    <w:right w:val="none" w:sz="0" w:space="0" w:color="auto"/>
                  </w:divBdr>
                  <w:divsChild>
                    <w:div w:id="1961645675">
                      <w:marLeft w:val="0"/>
                      <w:marRight w:val="15"/>
                      <w:marTop w:val="0"/>
                      <w:marBottom w:val="0"/>
                      <w:divBdr>
                        <w:top w:val="none" w:sz="0" w:space="0" w:color="auto"/>
                        <w:left w:val="none" w:sz="0" w:space="0" w:color="auto"/>
                        <w:bottom w:val="none" w:sz="0" w:space="0" w:color="auto"/>
                        <w:right w:val="none" w:sz="0" w:space="0" w:color="auto"/>
                      </w:divBdr>
                      <w:divsChild>
                        <w:div w:id="1332752797">
                          <w:marLeft w:val="0"/>
                          <w:marRight w:val="0"/>
                          <w:marTop w:val="0"/>
                          <w:marBottom w:val="0"/>
                          <w:divBdr>
                            <w:top w:val="none" w:sz="0" w:space="0" w:color="auto"/>
                            <w:left w:val="none" w:sz="0" w:space="0" w:color="auto"/>
                            <w:bottom w:val="none" w:sz="0" w:space="0" w:color="auto"/>
                            <w:right w:val="none" w:sz="0" w:space="0" w:color="auto"/>
                          </w:divBdr>
                          <w:divsChild>
                            <w:div w:id="366376206">
                              <w:marLeft w:val="0"/>
                              <w:marRight w:val="0"/>
                              <w:marTop w:val="0"/>
                              <w:marBottom w:val="0"/>
                              <w:divBdr>
                                <w:top w:val="none" w:sz="0" w:space="0" w:color="auto"/>
                                <w:left w:val="none" w:sz="0" w:space="0" w:color="auto"/>
                                <w:bottom w:val="none" w:sz="0" w:space="0" w:color="auto"/>
                                <w:right w:val="none" w:sz="0" w:space="0" w:color="auto"/>
                              </w:divBdr>
                              <w:divsChild>
                                <w:div w:id="8163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75649">
                  <w:marLeft w:val="30"/>
                  <w:marRight w:val="0"/>
                  <w:marTop w:val="0"/>
                  <w:marBottom w:val="0"/>
                  <w:divBdr>
                    <w:top w:val="none" w:sz="0" w:space="0" w:color="auto"/>
                    <w:left w:val="none" w:sz="0" w:space="0" w:color="auto"/>
                    <w:bottom w:val="none" w:sz="0" w:space="0" w:color="auto"/>
                    <w:right w:val="none" w:sz="0" w:space="0" w:color="auto"/>
                  </w:divBdr>
                  <w:divsChild>
                    <w:div w:id="88622849">
                      <w:marLeft w:val="45"/>
                      <w:marRight w:val="45"/>
                      <w:marTop w:val="0"/>
                      <w:marBottom w:val="0"/>
                      <w:divBdr>
                        <w:top w:val="none" w:sz="0" w:space="0" w:color="auto"/>
                        <w:left w:val="none" w:sz="0" w:space="0" w:color="auto"/>
                        <w:bottom w:val="none" w:sz="0" w:space="0" w:color="auto"/>
                        <w:right w:val="none" w:sz="0" w:space="0" w:color="auto"/>
                      </w:divBdr>
                      <w:divsChild>
                        <w:div w:id="1577979478">
                          <w:marLeft w:val="0"/>
                          <w:marRight w:val="0"/>
                          <w:marTop w:val="0"/>
                          <w:marBottom w:val="0"/>
                          <w:divBdr>
                            <w:top w:val="single" w:sz="6" w:space="0" w:color="auto"/>
                            <w:left w:val="single" w:sz="2" w:space="0" w:color="auto"/>
                            <w:bottom w:val="single" w:sz="6" w:space="0" w:color="auto"/>
                            <w:right w:val="single" w:sz="2" w:space="0" w:color="auto"/>
                          </w:divBdr>
                          <w:divsChild>
                            <w:div w:id="373700534">
                              <w:marLeft w:val="-15"/>
                              <w:marRight w:val="-15"/>
                              <w:marTop w:val="0"/>
                              <w:marBottom w:val="0"/>
                              <w:divBdr>
                                <w:top w:val="single" w:sz="2" w:space="0" w:color="auto"/>
                                <w:left w:val="single" w:sz="6" w:space="0" w:color="auto"/>
                                <w:bottom w:val="single" w:sz="2" w:space="0" w:color="auto"/>
                                <w:right w:val="single" w:sz="6" w:space="0" w:color="auto"/>
                              </w:divBdr>
                              <w:divsChild>
                                <w:div w:id="118548309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16805129">
                      <w:marLeft w:val="45"/>
                      <w:marRight w:val="45"/>
                      <w:marTop w:val="0"/>
                      <w:marBottom w:val="0"/>
                      <w:divBdr>
                        <w:top w:val="none" w:sz="0" w:space="0" w:color="auto"/>
                        <w:left w:val="none" w:sz="0" w:space="0" w:color="auto"/>
                        <w:bottom w:val="none" w:sz="0" w:space="0" w:color="auto"/>
                        <w:right w:val="none" w:sz="0" w:space="0" w:color="auto"/>
                      </w:divBdr>
                      <w:divsChild>
                        <w:div w:id="26878415">
                          <w:marLeft w:val="0"/>
                          <w:marRight w:val="0"/>
                          <w:marTop w:val="0"/>
                          <w:marBottom w:val="0"/>
                          <w:divBdr>
                            <w:top w:val="single" w:sz="6" w:space="0" w:color="auto"/>
                            <w:left w:val="single" w:sz="2" w:space="0" w:color="auto"/>
                            <w:bottom w:val="single" w:sz="6" w:space="0" w:color="auto"/>
                            <w:right w:val="single" w:sz="2" w:space="0" w:color="auto"/>
                          </w:divBdr>
                          <w:divsChild>
                            <w:div w:id="845023533">
                              <w:marLeft w:val="-15"/>
                              <w:marRight w:val="-15"/>
                              <w:marTop w:val="0"/>
                              <w:marBottom w:val="0"/>
                              <w:divBdr>
                                <w:top w:val="single" w:sz="2" w:space="0" w:color="auto"/>
                                <w:left w:val="single" w:sz="6" w:space="0" w:color="auto"/>
                                <w:bottom w:val="single" w:sz="2" w:space="0" w:color="auto"/>
                                <w:right w:val="single" w:sz="6" w:space="0" w:color="auto"/>
                              </w:divBdr>
                              <w:divsChild>
                                <w:div w:id="70321268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560658">
          <w:marLeft w:val="0"/>
          <w:marRight w:val="0"/>
          <w:marTop w:val="0"/>
          <w:marBottom w:val="0"/>
          <w:divBdr>
            <w:top w:val="none" w:sz="0" w:space="0" w:color="auto"/>
            <w:left w:val="none" w:sz="0" w:space="0" w:color="auto"/>
            <w:bottom w:val="none" w:sz="0" w:space="0" w:color="auto"/>
            <w:right w:val="none" w:sz="0" w:space="0" w:color="auto"/>
          </w:divBdr>
          <w:divsChild>
            <w:div w:id="397290922">
              <w:marLeft w:val="0"/>
              <w:marRight w:val="0"/>
              <w:marTop w:val="0"/>
              <w:marBottom w:val="0"/>
              <w:divBdr>
                <w:top w:val="single" w:sz="12" w:space="1" w:color="5292F7"/>
                <w:left w:val="single" w:sz="12" w:space="2" w:color="5292F7"/>
                <w:bottom w:val="single" w:sz="12" w:space="1" w:color="5292F7"/>
                <w:right w:val="single" w:sz="12" w:space="2" w:color="5292F7"/>
              </w:divBdr>
              <w:divsChild>
                <w:div w:id="15996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40433">
      <w:bodyDiv w:val="1"/>
      <w:marLeft w:val="0"/>
      <w:marRight w:val="0"/>
      <w:marTop w:val="0"/>
      <w:marBottom w:val="0"/>
      <w:divBdr>
        <w:top w:val="none" w:sz="0" w:space="0" w:color="auto"/>
        <w:left w:val="none" w:sz="0" w:space="0" w:color="auto"/>
        <w:bottom w:val="none" w:sz="0" w:space="0" w:color="auto"/>
        <w:right w:val="none" w:sz="0" w:space="0" w:color="auto"/>
      </w:divBdr>
    </w:div>
    <w:div w:id="1419138693">
      <w:bodyDiv w:val="1"/>
      <w:marLeft w:val="0"/>
      <w:marRight w:val="0"/>
      <w:marTop w:val="0"/>
      <w:marBottom w:val="0"/>
      <w:divBdr>
        <w:top w:val="none" w:sz="0" w:space="0" w:color="auto"/>
        <w:left w:val="none" w:sz="0" w:space="0" w:color="auto"/>
        <w:bottom w:val="none" w:sz="0" w:space="0" w:color="auto"/>
        <w:right w:val="none" w:sz="0" w:space="0" w:color="auto"/>
      </w:divBdr>
    </w:div>
    <w:div w:id="1472400650">
      <w:bodyDiv w:val="1"/>
      <w:marLeft w:val="0"/>
      <w:marRight w:val="0"/>
      <w:marTop w:val="0"/>
      <w:marBottom w:val="0"/>
      <w:divBdr>
        <w:top w:val="none" w:sz="0" w:space="0" w:color="auto"/>
        <w:left w:val="none" w:sz="0" w:space="0" w:color="auto"/>
        <w:bottom w:val="none" w:sz="0" w:space="0" w:color="auto"/>
        <w:right w:val="none" w:sz="0" w:space="0" w:color="auto"/>
      </w:divBdr>
    </w:div>
    <w:div w:id="1656450095">
      <w:bodyDiv w:val="1"/>
      <w:marLeft w:val="0"/>
      <w:marRight w:val="0"/>
      <w:marTop w:val="0"/>
      <w:marBottom w:val="0"/>
      <w:divBdr>
        <w:top w:val="none" w:sz="0" w:space="0" w:color="auto"/>
        <w:left w:val="none" w:sz="0" w:space="0" w:color="auto"/>
        <w:bottom w:val="none" w:sz="0" w:space="0" w:color="auto"/>
        <w:right w:val="none" w:sz="0" w:space="0" w:color="auto"/>
      </w:divBdr>
    </w:div>
    <w:div w:id="1727097674">
      <w:bodyDiv w:val="1"/>
      <w:marLeft w:val="0"/>
      <w:marRight w:val="0"/>
      <w:marTop w:val="0"/>
      <w:marBottom w:val="0"/>
      <w:divBdr>
        <w:top w:val="none" w:sz="0" w:space="0" w:color="auto"/>
        <w:left w:val="none" w:sz="0" w:space="0" w:color="auto"/>
        <w:bottom w:val="none" w:sz="0" w:space="0" w:color="auto"/>
        <w:right w:val="none" w:sz="0" w:space="0" w:color="auto"/>
      </w:divBdr>
      <w:divsChild>
        <w:div w:id="1770200529">
          <w:marLeft w:val="0"/>
          <w:marRight w:val="0"/>
          <w:marTop w:val="0"/>
          <w:marBottom w:val="0"/>
          <w:divBdr>
            <w:top w:val="none" w:sz="0" w:space="0" w:color="auto"/>
            <w:left w:val="none" w:sz="0" w:space="0" w:color="auto"/>
            <w:bottom w:val="none" w:sz="0" w:space="0" w:color="auto"/>
            <w:right w:val="none" w:sz="0" w:space="0" w:color="auto"/>
          </w:divBdr>
          <w:divsChild>
            <w:div w:id="1879390708">
              <w:marLeft w:val="0"/>
              <w:marRight w:val="0"/>
              <w:marTop w:val="0"/>
              <w:marBottom w:val="0"/>
              <w:divBdr>
                <w:top w:val="none" w:sz="0" w:space="0" w:color="auto"/>
                <w:left w:val="none" w:sz="0" w:space="0" w:color="auto"/>
                <w:bottom w:val="none" w:sz="0" w:space="0" w:color="auto"/>
                <w:right w:val="none" w:sz="0" w:space="0" w:color="auto"/>
              </w:divBdr>
              <w:divsChild>
                <w:div w:id="1712077170">
                  <w:marLeft w:val="0"/>
                  <w:marRight w:val="0"/>
                  <w:marTop w:val="0"/>
                  <w:marBottom w:val="0"/>
                  <w:divBdr>
                    <w:top w:val="none" w:sz="0" w:space="0" w:color="auto"/>
                    <w:left w:val="none" w:sz="0" w:space="0" w:color="auto"/>
                    <w:bottom w:val="none" w:sz="0" w:space="0" w:color="auto"/>
                    <w:right w:val="none" w:sz="0" w:space="0" w:color="auto"/>
                  </w:divBdr>
                  <w:divsChild>
                    <w:div w:id="1584335495">
                      <w:marLeft w:val="0"/>
                      <w:marRight w:val="0"/>
                      <w:marTop w:val="0"/>
                      <w:marBottom w:val="0"/>
                      <w:divBdr>
                        <w:top w:val="none" w:sz="0" w:space="0" w:color="auto"/>
                        <w:left w:val="none" w:sz="0" w:space="0" w:color="auto"/>
                        <w:bottom w:val="none" w:sz="0" w:space="0" w:color="auto"/>
                        <w:right w:val="none" w:sz="0" w:space="0" w:color="auto"/>
                      </w:divBdr>
                      <w:divsChild>
                        <w:div w:id="982808380">
                          <w:marLeft w:val="0"/>
                          <w:marRight w:val="0"/>
                          <w:marTop w:val="0"/>
                          <w:marBottom w:val="0"/>
                          <w:divBdr>
                            <w:top w:val="none" w:sz="0" w:space="0" w:color="auto"/>
                            <w:left w:val="none" w:sz="0" w:space="0" w:color="auto"/>
                            <w:bottom w:val="none" w:sz="0" w:space="0" w:color="auto"/>
                            <w:right w:val="none" w:sz="0" w:space="0" w:color="auto"/>
                          </w:divBdr>
                          <w:divsChild>
                            <w:div w:id="570848789">
                              <w:marLeft w:val="0"/>
                              <w:marRight w:val="0"/>
                              <w:marTop w:val="0"/>
                              <w:marBottom w:val="0"/>
                              <w:divBdr>
                                <w:top w:val="none" w:sz="0" w:space="0" w:color="auto"/>
                                <w:left w:val="none" w:sz="0" w:space="0" w:color="auto"/>
                                <w:bottom w:val="none" w:sz="0" w:space="0" w:color="auto"/>
                                <w:right w:val="none" w:sz="0" w:space="0" w:color="auto"/>
                              </w:divBdr>
                              <w:divsChild>
                                <w:div w:id="1941637882">
                                  <w:marLeft w:val="0"/>
                                  <w:marRight w:val="0"/>
                                  <w:marTop w:val="0"/>
                                  <w:marBottom w:val="0"/>
                                  <w:divBdr>
                                    <w:top w:val="none" w:sz="0" w:space="0" w:color="auto"/>
                                    <w:left w:val="none" w:sz="0" w:space="0" w:color="auto"/>
                                    <w:bottom w:val="none" w:sz="0" w:space="0" w:color="auto"/>
                                    <w:right w:val="none" w:sz="0" w:space="0" w:color="auto"/>
                                  </w:divBdr>
                                  <w:divsChild>
                                    <w:div w:id="726025684">
                                      <w:marLeft w:val="0"/>
                                      <w:marRight w:val="0"/>
                                      <w:marTop w:val="0"/>
                                      <w:marBottom w:val="0"/>
                                      <w:divBdr>
                                        <w:top w:val="none" w:sz="0" w:space="0" w:color="auto"/>
                                        <w:left w:val="none" w:sz="0" w:space="0" w:color="auto"/>
                                        <w:bottom w:val="none" w:sz="0" w:space="0" w:color="auto"/>
                                        <w:right w:val="none" w:sz="0" w:space="0" w:color="auto"/>
                                      </w:divBdr>
                                      <w:divsChild>
                                        <w:div w:id="1226645657">
                                          <w:marLeft w:val="0"/>
                                          <w:marRight w:val="0"/>
                                          <w:marTop w:val="0"/>
                                          <w:marBottom w:val="0"/>
                                          <w:divBdr>
                                            <w:top w:val="none" w:sz="0" w:space="0" w:color="auto"/>
                                            <w:left w:val="none" w:sz="0" w:space="0" w:color="auto"/>
                                            <w:bottom w:val="none" w:sz="0" w:space="0" w:color="auto"/>
                                            <w:right w:val="none" w:sz="0" w:space="0" w:color="auto"/>
                                          </w:divBdr>
                                          <w:divsChild>
                                            <w:div w:id="1749812473">
                                              <w:marLeft w:val="0"/>
                                              <w:marRight w:val="0"/>
                                              <w:marTop w:val="0"/>
                                              <w:marBottom w:val="0"/>
                                              <w:divBdr>
                                                <w:top w:val="none" w:sz="0" w:space="0" w:color="auto"/>
                                                <w:left w:val="none" w:sz="0" w:space="0" w:color="auto"/>
                                                <w:bottom w:val="none" w:sz="0" w:space="0" w:color="auto"/>
                                                <w:right w:val="none" w:sz="0" w:space="0" w:color="auto"/>
                                              </w:divBdr>
                                              <w:divsChild>
                                                <w:div w:id="1941795153">
                                                  <w:marLeft w:val="0"/>
                                                  <w:marRight w:val="0"/>
                                                  <w:marTop w:val="0"/>
                                                  <w:marBottom w:val="390"/>
                                                  <w:divBdr>
                                                    <w:top w:val="none" w:sz="0" w:space="0" w:color="auto"/>
                                                    <w:left w:val="none" w:sz="0" w:space="0" w:color="auto"/>
                                                    <w:bottom w:val="none" w:sz="0" w:space="0" w:color="auto"/>
                                                    <w:right w:val="none" w:sz="0" w:space="0" w:color="auto"/>
                                                  </w:divBdr>
                                                  <w:divsChild>
                                                    <w:div w:id="1922373106">
                                                      <w:marLeft w:val="0"/>
                                                      <w:marRight w:val="0"/>
                                                      <w:marTop w:val="0"/>
                                                      <w:marBottom w:val="0"/>
                                                      <w:divBdr>
                                                        <w:top w:val="none" w:sz="0" w:space="0" w:color="auto"/>
                                                        <w:left w:val="none" w:sz="0" w:space="0" w:color="auto"/>
                                                        <w:bottom w:val="none" w:sz="0" w:space="0" w:color="auto"/>
                                                        <w:right w:val="none" w:sz="0" w:space="0" w:color="auto"/>
                                                      </w:divBdr>
                                                      <w:divsChild>
                                                        <w:div w:id="1047338119">
                                                          <w:marLeft w:val="0"/>
                                                          <w:marRight w:val="0"/>
                                                          <w:marTop w:val="0"/>
                                                          <w:marBottom w:val="0"/>
                                                          <w:divBdr>
                                                            <w:top w:val="single" w:sz="6" w:space="0" w:color="ABABAB"/>
                                                            <w:left w:val="single" w:sz="6" w:space="0" w:color="ABABAB"/>
                                                            <w:bottom w:val="single" w:sz="6" w:space="0" w:color="ABABAB"/>
                                                            <w:right w:val="single" w:sz="6" w:space="0" w:color="ABABAB"/>
                                                          </w:divBdr>
                                                          <w:divsChild>
                                                            <w:div w:id="1854832330">
                                                              <w:marLeft w:val="0"/>
                                                              <w:marRight w:val="0"/>
                                                              <w:marTop w:val="0"/>
                                                              <w:marBottom w:val="0"/>
                                                              <w:divBdr>
                                                                <w:top w:val="none" w:sz="0" w:space="0" w:color="auto"/>
                                                                <w:left w:val="none" w:sz="0" w:space="0" w:color="auto"/>
                                                                <w:bottom w:val="none" w:sz="0" w:space="0" w:color="auto"/>
                                                                <w:right w:val="none" w:sz="0" w:space="0" w:color="auto"/>
                                                              </w:divBdr>
                                                              <w:divsChild>
                                                                <w:div w:id="980575599">
                                                                  <w:marLeft w:val="0"/>
                                                                  <w:marRight w:val="0"/>
                                                                  <w:marTop w:val="0"/>
                                                                  <w:marBottom w:val="0"/>
                                                                  <w:divBdr>
                                                                    <w:top w:val="none" w:sz="0" w:space="0" w:color="auto"/>
                                                                    <w:left w:val="none" w:sz="0" w:space="0" w:color="auto"/>
                                                                    <w:bottom w:val="none" w:sz="0" w:space="0" w:color="auto"/>
                                                                    <w:right w:val="none" w:sz="0" w:space="0" w:color="auto"/>
                                                                  </w:divBdr>
                                                                  <w:divsChild>
                                                                    <w:div w:id="1213344899">
                                                                      <w:marLeft w:val="0"/>
                                                                      <w:marRight w:val="0"/>
                                                                      <w:marTop w:val="0"/>
                                                                      <w:marBottom w:val="0"/>
                                                                      <w:divBdr>
                                                                        <w:top w:val="none" w:sz="0" w:space="0" w:color="auto"/>
                                                                        <w:left w:val="none" w:sz="0" w:space="0" w:color="auto"/>
                                                                        <w:bottom w:val="none" w:sz="0" w:space="0" w:color="auto"/>
                                                                        <w:right w:val="none" w:sz="0" w:space="0" w:color="auto"/>
                                                                      </w:divBdr>
                                                                      <w:divsChild>
                                                                        <w:div w:id="744455419">
                                                                          <w:marLeft w:val="0"/>
                                                                          <w:marRight w:val="0"/>
                                                                          <w:marTop w:val="0"/>
                                                                          <w:marBottom w:val="0"/>
                                                                          <w:divBdr>
                                                                            <w:top w:val="none" w:sz="0" w:space="0" w:color="auto"/>
                                                                            <w:left w:val="none" w:sz="0" w:space="0" w:color="auto"/>
                                                                            <w:bottom w:val="none" w:sz="0" w:space="0" w:color="auto"/>
                                                                            <w:right w:val="none" w:sz="0" w:space="0" w:color="auto"/>
                                                                          </w:divBdr>
                                                                          <w:divsChild>
                                                                            <w:div w:id="2000233329">
                                                                              <w:marLeft w:val="0"/>
                                                                              <w:marRight w:val="0"/>
                                                                              <w:marTop w:val="0"/>
                                                                              <w:marBottom w:val="0"/>
                                                                              <w:divBdr>
                                                                                <w:top w:val="none" w:sz="0" w:space="0" w:color="auto"/>
                                                                                <w:left w:val="none" w:sz="0" w:space="0" w:color="auto"/>
                                                                                <w:bottom w:val="none" w:sz="0" w:space="0" w:color="auto"/>
                                                                                <w:right w:val="none" w:sz="0" w:space="0" w:color="auto"/>
                                                                              </w:divBdr>
                                                                              <w:divsChild>
                                                                                <w:div w:id="1347902317">
                                                                                  <w:marLeft w:val="0"/>
                                                                                  <w:marRight w:val="0"/>
                                                                                  <w:marTop w:val="0"/>
                                                                                  <w:marBottom w:val="0"/>
                                                                                  <w:divBdr>
                                                                                    <w:top w:val="none" w:sz="0" w:space="0" w:color="auto"/>
                                                                                    <w:left w:val="none" w:sz="0" w:space="0" w:color="auto"/>
                                                                                    <w:bottom w:val="none" w:sz="0" w:space="0" w:color="auto"/>
                                                                                    <w:right w:val="none" w:sz="0" w:space="0" w:color="auto"/>
                                                                                  </w:divBdr>
                                                                                  <w:divsChild>
                                                                                    <w:div w:id="299505975">
                                                                                      <w:marLeft w:val="0"/>
                                                                                      <w:marRight w:val="0"/>
                                                                                      <w:marTop w:val="0"/>
                                                                                      <w:marBottom w:val="0"/>
                                                                                      <w:divBdr>
                                                                                        <w:top w:val="none" w:sz="0" w:space="0" w:color="auto"/>
                                                                                        <w:left w:val="none" w:sz="0" w:space="0" w:color="auto"/>
                                                                                        <w:bottom w:val="none" w:sz="0" w:space="0" w:color="auto"/>
                                                                                        <w:right w:val="none" w:sz="0" w:space="0" w:color="auto"/>
                                                                                      </w:divBdr>
                                                                                      <w:divsChild>
                                                                                        <w:div w:id="1185512017">
                                                                                          <w:marLeft w:val="-75"/>
                                                                                          <w:marRight w:val="0"/>
                                                                                          <w:marTop w:val="30"/>
                                                                                          <w:marBottom w:val="30"/>
                                                                                          <w:divBdr>
                                                                                            <w:top w:val="none" w:sz="0" w:space="0" w:color="auto"/>
                                                                                            <w:left w:val="none" w:sz="0" w:space="0" w:color="auto"/>
                                                                                            <w:bottom w:val="none" w:sz="0" w:space="0" w:color="auto"/>
                                                                                            <w:right w:val="none" w:sz="0" w:space="0" w:color="auto"/>
                                                                                          </w:divBdr>
                                                                                          <w:divsChild>
                                                                                            <w:div w:id="53700700">
                                                                                              <w:marLeft w:val="0"/>
                                                                                              <w:marRight w:val="0"/>
                                                                                              <w:marTop w:val="0"/>
                                                                                              <w:marBottom w:val="0"/>
                                                                                              <w:divBdr>
                                                                                                <w:top w:val="none" w:sz="0" w:space="0" w:color="auto"/>
                                                                                                <w:left w:val="none" w:sz="0" w:space="0" w:color="auto"/>
                                                                                                <w:bottom w:val="none" w:sz="0" w:space="0" w:color="auto"/>
                                                                                                <w:right w:val="none" w:sz="0" w:space="0" w:color="auto"/>
                                                                                              </w:divBdr>
                                                                                              <w:divsChild>
                                                                                                <w:div w:id="183204037">
                                                                                                  <w:marLeft w:val="0"/>
                                                                                                  <w:marRight w:val="0"/>
                                                                                                  <w:marTop w:val="0"/>
                                                                                                  <w:marBottom w:val="0"/>
                                                                                                  <w:divBdr>
                                                                                                    <w:top w:val="none" w:sz="0" w:space="0" w:color="auto"/>
                                                                                                    <w:left w:val="none" w:sz="0" w:space="0" w:color="auto"/>
                                                                                                    <w:bottom w:val="none" w:sz="0" w:space="0" w:color="auto"/>
                                                                                                    <w:right w:val="none" w:sz="0" w:space="0" w:color="auto"/>
                                                                                                  </w:divBdr>
                                                                                                </w:div>
                                                                                                <w:div w:id="1480926424">
                                                                                                  <w:marLeft w:val="0"/>
                                                                                                  <w:marRight w:val="0"/>
                                                                                                  <w:marTop w:val="0"/>
                                                                                                  <w:marBottom w:val="0"/>
                                                                                                  <w:divBdr>
                                                                                                    <w:top w:val="none" w:sz="0" w:space="0" w:color="auto"/>
                                                                                                    <w:left w:val="none" w:sz="0" w:space="0" w:color="auto"/>
                                                                                                    <w:bottom w:val="none" w:sz="0" w:space="0" w:color="auto"/>
                                                                                                    <w:right w:val="none" w:sz="0" w:space="0" w:color="auto"/>
                                                                                                  </w:divBdr>
                                                                                                </w:div>
                                                                                              </w:divsChild>
                                                                                            </w:div>
                                                                                            <w:div w:id="164564168">
                                                                                              <w:marLeft w:val="0"/>
                                                                                              <w:marRight w:val="0"/>
                                                                                              <w:marTop w:val="0"/>
                                                                                              <w:marBottom w:val="0"/>
                                                                                              <w:divBdr>
                                                                                                <w:top w:val="none" w:sz="0" w:space="0" w:color="auto"/>
                                                                                                <w:left w:val="none" w:sz="0" w:space="0" w:color="auto"/>
                                                                                                <w:bottom w:val="none" w:sz="0" w:space="0" w:color="auto"/>
                                                                                                <w:right w:val="none" w:sz="0" w:space="0" w:color="auto"/>
                                                                                              </w:divBdr>
                                                                                              <w:divsChild>
                                                                                                <w:div w:id="1326977996">
                                                                                                  <w:marLeft w:val="0"/>
                                                                                                  <w:marRight w:val="0"/>
                                                                                                  <w:marTop w:val="0"/>
                                                                                                  <w:marBottom w:val="0"/>
                                                                                                  <w:divBdr>
                                                                                                    <w:top w:val="none" w:sz="0" w:space="0" w:color="auto"/>
                                                                                                    <w:left w:val="none" w:sz="0" w:space="0" w:color="auto"/>
                                                                                                    <w:bottom w:val="none" w:sz="0" w:space="0" w:color="auto"/>
                                                                                                    <w:right w:val="none" w:sz="0" w:space="0" w:color="auto"/>
                                                                                                  </w:divBdr>
                                                                                                </w:div>
                                                                                              </w:divsChild>
                                                                                            </w:div>
                                                                                            <w:div w:id="259341119">
                                                                                              <w:marLeft w:val="0"/>
                                                                                              <w:marRight w:val="0"/>
                                                                                              <w:marTop w:val="0"/>
                                                                                              <w:marBottom w:val="0"/>
                                                                                              <w:divBdr>
                                                                                                <w:top w:val="none" w:sz="0" w:space="0" w:color="auto"/>
                                                                                                <w:left w:val="none" w:sz="0" w:space="0" w:color="auto"/>
                                                                                                <w:bottom w:val="none" w:sz="0" w:space="0" w:color="auto"/>
                                                                                                <w:right w:val="none" w:sz="0" w:space="0" w:color="auto"/>
                                                                                              </w:divBdr>
                                                                                              <w:divsChild>
                                                                                                <w:div w:id="1775588321">
                                                                                                  <w:marLeft w:val="0"/>
                                                                                                  <w:marRight w:val="0"/>
                                                                                                  <w:marTop w:val="0"/>
                                                                                                  <w:marBottom w:val="0"/>
                                                                                                  <w:divBdr>
                                                                                                    <w:top w:val="none" w:sz="0" w:space="0" w:color="auto"/>
                                                                                                    <w:left w:val="none" w:sz="0" w:space="0" w:color="auto"/>
                                                                                                    <w:bottom w:val="none" w:sz="0" w:space="0" w:color="auto"/>
                                                                                                    <w:right w:val="none" w:sz="0" w:space="0" w:color="auto"/>
                                                                                                  </w:divBdr>
                                                                                                </w:div>
                                                                                              </w:divsChild>
                                                                                            </w:div>
                                                                                            <w:div w:id="563874135">
                                                                                              <w:marLeft w:val="0"/>
                                                                                              <w:marRight w:val="0"/>
                                                                                              <w:marTop w:val="0"/>
                                                                                              <w:marBottom w:val="0"/>
                                                                                              <w:divBdr>
                                                                                                <w:top w:val="none" w:sz="0" w:space="0" w:color="auto"/>
                                                                                                <w:left w:val="none" w:sz="0" w:space="0" w:color="auto"/>
                                                                                                <w:bottom w:val="none" w:sz="0" w:space="0" w:color="auto"/>
                                                                                                <w:right w:val="none" w:sz="0" w:space="0" w:color="auto"/>
                                                                                              </w:divBdr>
                                                                                              <w:divsChild>
                                                                                                <w:div w:id="1584222601">
                                                                                                  <w:marLeft w:val="0"/>
                                                                                                  <w:marRight w:val="0"/>
                                                                                                  <w:marTop w:val="0"/>
                                                                                                  <w:marBottom w:val="0"/>
                                                                                                  <w:divBdr>
                                                                                                    <w:top w:val="none" w:sz="0" w:space="0" w:color="auto"/>
                                                                                                    <w:left w:val="none" w:sz="0" w:space="0" w:color="auto"/>
                                                                                                    <w:bottom w:val="none" w:sz="0" w:space="0" w:color="auto"/>
                                                                                                    <w:right w:val="none" w:sz="0" w:space="0" w:color="auto"/>
                                                                                                  </w:divBdr>
                                                                                                </w:div>
                                                                                              </w:divsChild>
                                                                                            </w:div>
                                                                                            <w:div w:id="1138962464">
                                                                                              <w:marLeft w:val="0"/>
                                                                                              <w:marRight w:val="0"/>
                                                                                              <w:marTop w:val="0"/>
                                                                                              <w:marBottom w:val="0"/>
                                                                                              <w:divBdr>
                                                                                                <w:top w:val="none" w:sz="0" w:space="0" w:color="auto"/>
                                                                                                <w:left w:val="none" w:sz="0" w:space="0" w:color="auto"/>
                                                                                                <w:bottom w:val="none" w:sz="0" w:space="0" w:color="auto"/>
                                                                                                <w:right w:val="none" w:sz="0" w:space="0" w:color="auto"/>
                                                                                              </w:divBdr>
                                                                                              <w:divsChild>
                                                                                                <w:div w:id="342513975">
                                                                                                  <w:marLeft w:val="0"/>
                                                                                                  <w:marRight w:val="0"/>
                                                                                                  <w:marTop w:val="0"/>
                                                                                                  <w:marBottom w:val="0"/>
                                                                                                  <w:divBdr>
                                                                                                    <w:top w:val="none" w:sz="0" w:space="0" w:color="auto"/>
                                                                                                    <w:left w:val="none" w:sz="0" w:space="0" w:color="auto"/>
                                                                                                    <w:bottom w:val="none" w:sz="0" w:space="0" w:color="auto"/>
                                                                                                    <w:right w:val="none" w:sz="0" w:space="0" w:color="auto"/>
                                                                                                  </w:divBdr>
                                                                                                </w:div>
                                                                                              </w:divsChild>
                                                                                            </w:div>
                                                                                            <w:div w:id="1156264119">
                                                                                              <w:marLeft w:val="0"/>
                                                                                              <w:marRight w:val="0"/>
                                                                                              <w:marTop w:val="0"/>
                                                                                              <w:marBottom w:val="0"/>
                                                                                              <w:divBdr>
                                                                                                <w:top w:val="none" w:sz="0" w:space="0" w:color="auto"/>
                                                                                                <w:left w:val="none" w:sz="0" w:space="0" w:color="auto"/>
                                                                                                <w:bottom w:val="none" w:sz="0" w:space="0" w:color="auto"/>
                                                                                                <w:right w:val="none" w:sz="0" w:space="0" w:color="auto"/>
                                                                                              </w:divBdr>
                                                                                              <w:divsChild>
                                                                                                <w:div w:id="560870852">
                                                                                                  <w:marLeft w:val="0"/>
                                                                                                  <w:marRight w:val="0"/>
                                                                                                  <w:marTop w:val="0"/>
                                                                                                  <w:marBottom w:val="0"/>
                                                                                                  <w:divBdr>
                                                                                                    <w:top w:val="none" w:sz="0" w:space="0" w:color="auto"/>
                                                                                                    <w:left w:val="none" w:sz="0" w:space="0" w:color="auto"/>
                                                                                                    <w:bottom w:val="none" w:sz="0" w:space="0" w:color="auto"/>
                                                                                                    <w:right w:val="none" w:sz="0" w:space="0" w:color="auto"/>
                                                                                                  </w:divBdr>
                                                                                                </w:div>
                                                                                                <w:div w:id="1735003561">
                                                                                                  <w:marLeft w:val="0"/>
                                                                                                  <w:marRight w:val="0"/>
                                                                                                  <w:marTop w:val="0"/>
                                                                                                  <w:marBottom w:val="0"/>
                                                                                                  <w:divBdr>
                                                                                                    <w:top w:val="none" w:sz="0" w:space="0" w:color="auto"/>
                                                                                                    <w:left w:val="none" w:sz="0" w:space="0" w:color="auto"/>
                                                                                                    <w:bottom w:val="none" w:sz="0" w:space="0" w:color="auto"/>
                                                                                                    <w:right w:val="none" w:sz="0" w:space="0" w:color="auto"/>
                                                                                                  </w:divBdr>
                                                                                                </w:div>
                                                                                              </w:divsChild>
                                                                                            </w:div>
                                                                                            <w:div w:id="1924685138">
                                                                                              <w:marLeft w:val="0"/>
                                                                                              <w:marRight w:val="0"/>
                                                                                              <w:marTop w:val="0"/>
                                                                                              <w:marBottom w:val="0"/>
                                                                                              <w:divBdr>
                                                                                                <w:top w:val="none" w:sz="0" w:space="0" w:color="auto"/>
                                                                                                <w:left w:val="none" w:sz="0" w:space="0" w:color="auto"/>
                                                                                                <w:bottom w:val="none" w:sz="0" w:space="0" w:color="auto"/>
                                                                                                <w:right w:val="none" w:sz="0" w:space="0" w:color="auto"/>
                                                                                              </w:divBdr>
                                                                                              <w:divsChild>
                                                                                                <w:div w:id="1666009336">
                                                                                                  <w:marLeft w:val="0"/>
                                                                                                  <w:marRight w:val="0"/>
                                                                                                  <w:marTop w:val="0"/>
                                                                                                  <w:marBottom w:val="0"/>
                                                                                                  <w:divBdr>
                                                                                                    <w:top w:val="none" w:sz="0" w:space="0" w:color="auto"/>
                                                                                                    <w:left w:val="none" w:sz="0" w:space="0" w:color="auto"/>
                                                                                                    <w:bottom w:val="none" w:sz="0" w:space="0" w:color="auto"/>
                                                                                                    <w:right w:val="none" w:sz="0" w:space="0" w:color="auto"/>
                                                                                                  </w:divBdr>
                                                                                                </w:div>
                                                                                              </w:divsChild>
                                                                                            </w:div>
                                                                                            <w:div w:id="2029985574">
                                                                                              <w:marLeft w:val="0"/>
                                                                                              <w:marRight w:val="0"/>
                                                                                              <w:marTop w:val="0"/>
                                                                                              <w:marBottom w:val="0"/>
                                                                                              <w:divBdr>
                                                                                                <w:top w:val="none" w:sz="0" w:space="0" w:color="auto"/>
                                                                                                <w:left w:val="none" w:sz="0" w:space="0" w:color="auto"/>
                                                                                                <w:bottom w:val="none" w:sz="0" w:space="0" w:color="auto"/>
                                                                                                <w:right w:val="none" w:sz="0" w:space="0" w:color="auto"/>
                                                                                              </w:divBdr>
                                                                                              <w:divsChild>
                                                                                                <w:div w:id="6847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34411">
                                                                                      <w:marLeft w:val="0"/>
                                                                                      <w:marRight w:val="0"/>
                                                                                      <w:marTop w:val="0"/>
                                                                                      <w:marBottom w:val="0"/>
                                                                                      <w:divBdr>
                                                                                        <w:top w:val="none" w:sz="0" w:space="0" w:color="auto"/>
                                                                                        <w:left w:val="none" w:sz="0" w:space="0" w:color="auto"/>
                                                                                        <w:bottom w:val="none" w:sz="0" w:space="0" w:color="auto"/>
                                                                                        <w:right w:val="none" w:sz="0" w:space="0" w:color="auto"/>
                                                                                      </w:divBdr>
                                                                                    </w:div>
                                                                                    <w:div w:id="561985894">
                                                                                      <w:marLeft w:val="0"/>
                                                                                      <w:marRight w:val="0"/>
                                                                                      <w:marTop w:val="0"/>
                                                                                      <w:marBottom w:val="0"/>
                                                                                      <w:divBdr>
                                                                                        <w:top w:val="none" w:sz="0" w:space="0" w:color="auto"/>
                                                                                        <w:left w:val="none" w:sz="0" w:space="0" w:color="auto"/>
                                                                                        <w:bottom w:val="none" w:sz="0" w:space="0" w:color="auto"/>
                                                                                        <w:right w:val="none" w:sz="0" w:space="0" w:color="auto"/>
                                                                                      </w:divBdr>
                                                                                      <w:divsChild>
                                                                                        <w:div w:id="1601792722">
                                                                                          <w:marLeft w:val="-75"/>
                                                                                          <w:marRight w:val="0"/>
                                                                                          <w:marTop w:val="30"/>
                                                                                          <w:marBottom w:val="30"/>
                                                                                          <w:divBdr>
                                                                                            <w:top w:val="none" w:sz="0" w:space="0" w:color="auto"/>
                                                                                            <w:left w:val="none" w:sz="0" w:space="0" w:color="auto"/>
                                                                                            <w:bottom w:val="none" w:sz="0" w:space="0" w:color="auto"/>
                                                                                            <w:right w:val="none" w:sz="0" w:space="0" w:color="auto"/>
                                                                                          </w:divBdr>
                                                                                          <w:divsChild>
                                                                                            <w:div w:id="446776764">
                                                                                              <w:marLeft w:val="0"/>
                                                                                              <w:marRight w:val="0"/>
                                                                                              <w:marTop w:val="0"/>
                                                                                              <w:marBottom w:val="0"/>
                                                                                              <w:divBdr>
                                                                                                <w:top w:val="none" w:sz="0" w:space="0" w:color="auto"/>
                                                                                                <w:left w:val="none" w:sz="0" w:space="0" w:color="auto"/>
                                                                                                <w:bottom w:val="none" w:sz="0" w:space="0" w:color="auto"/>
                                                                                                <w:right w:val="none" w:sz="0" w:space="0" w:color="auto"/>
                                                                                              </w:divBdr>
                                                                                              <w:divsChild>
                                                                                                <w:div w:id="1388920844">
                                                                                                  <w:marLeft w:val="0"/>
                                                                                                  <w:marRight w:val="0"/>
                                                                                                  <w:marTop w:val="0"/>
                                                                                                  <w:marBottom w:val="0"/>
                                                                                                  <w:divBdr>
                                                                                                    <w:top w:val="none" w:sz="0" w:space="0" w:color="auto"/>
                                                                                                    <w:left w:val="none" w:sz="0" w:space="0" w:color="auto"/>
                                                                                                    <w:bottom w:val="none" w:sz="0" w:space="0" w:color="auto"/>
                                                                                                    <w:right w:val="none" w:sz="0" w:space="0" w:color="auto"/>
                                                                                                  </w:divBdr>
                                                                                                </w:div>
                                                                                              </w:divsChild>
                                                                                            </w:div>
                                                                                            <w:div w:id="1000473463">
                                                                                              <w:marLeft w:val="0"/>
                                                                                              <w:marRight w:val="0"/>
                                                                                              <w:marTop w:val="0"/>
                                                                                              <w:marBottom w:val="0"/>
                                                                                              <w:divBdr>
                                                                                                <w:top w:val="none" w:sz="0" w:space="0" w:color="auto"/>
                                                                                                <w:left w:val="none" w:sz="0" w:space="0" w:color="auto"/>
                                                                                                <w:bottom w:val="none" w:sz="0" w:space="0" w:color="auto"/>
                                                                                                <w:right w:val="none" w:sz="0" w:space="0" w:color="auto"/>
                                                                                              </w:divBdr>
                                                                                              <w:divsChild>
                                                                                                <w:div w:id="1657417459">
                                                                                                  <w:marLeft w:val="0"/>
                                                                                                  <w:marRight w:val="0"/>
                                                                                                  <w:marTop w:val="0"/>
                                                                                                  <w:marBottom w:val="0"/>
                                                                                                  <w:divBdr>
                                                                                                    <w:top w:val="none" w:sz="0" w:space="0" w:color="auto"/>
                                                                                                    <w:left w:val="none" w:sz="0" w:space="0" w:color="auto"/>
                                                                                                    <w:bottom w:val="none" w:sz="0" w:space="0" w:color="auto"/>
                                                                                                    <w:right w:val="none" w:sz="0" w:space="0" w:color="auto"/>
                                                                                                  </w:divBdr>
                                                                                                </w:div>
                                                                                              </w:divsChild>
                                                                                            </w:div>
                                                                                            <w:div w:id="1016344561">
                                                                                              <w:marLeft w:val="0"/>
                                                                                              <w:marRight w:val="0"/>
                                                                                              <w:marTop w:val="0"/>
                                                                                              <w:marBottom w:val="0"/>
                                                                                              <w:divBdr>
                                                                                                <w:top w:val="none" w:sz="0" w:space="0" w:color="auto"/>
                                                                                                <w:left w:val="none" w:sz="0" w:space="0" w:color="auto"/>
                                                                                                <w:bottom w:val="none" w:sz="0" w:space="0" w:color="auto"/>
                                                                                                <w:right w:val="none" w:sz="0" w:space="0" w:color="auto"/>
                                                                                              </w:divBdr>
                                                                                              <w:divsChild>
                                                                                                <w:div w:id="1060709076">
                                                                                                  <w:marLeft w:val="0"/>
                                                                                                  <w:marRight w:val="0"/>
                                                                                                  <w:marTop w:val="0"/>
                                                                                                  <w:marBottom w:val="0"/>
                                                                                                  <w:divBdr>
                                                                                                    <w:top w:val="none" w:sz="0" w:space="0" w:color="auto"/>
                                                                                                    <w:left w:val="none" w:sz="0" w:space="0" w:color="auto"/>
                                                                                                    <w:bottom w:val="none" w:sz="0" w:space="0" w:color="auto"/>
                                                                                                    <w:right w:val="none" w:sz="0" w:space="0" w:color="auto"/>
                                                                                                  </w:divBdr>
                                                                                                </w:div>
                                                                                              </w:divsChild>
                                                                                            </w:div>
                                                                                            <w:div w:id="1067263560">
                                                                                              <w:marLeft w:val="0"/>
                                                                                              <w:marRight w:val="0"/>
                                                                                              <w:marTop w:val="0"/>
                                                                                              <w:marBottom w:val="0"/>
                                                                                              <w:divBdr>
                                                                                                <w:top w:val="none" w:sz="0" w:space="0" w:color="auto"/>
                                                                                                <w:left w:val="none" w:sz="0" w:space="0" w:color="auto"/>
                                                                                                <w:bottom w:val="none" w:sz="0" w:space="0" w:color="auto"/>
                                                                                                <w:right w:val="none" w:sz="0" w:space="0" w:color="auto"/>
                                                                                              </w:divBdr>
                                                                                              <w:divsChild>
                                                                                                <w:div w:id="1076901206">
                                                                                                  <w:marLeft w:val="0"/>
                                                                                                  <w:marRight w:val="0"/>
                                                                                                  <w:marTop w:val="0"/>
                                                                                                  <w:marBottom w:val="0"/>
                                                                                                  <w:divBdr>
                                                                                                    <w:top w:val="none" w:sz="0" w:space="0" w:color="auto"/>
                                                                                                    <w:left w:val="none" w:sz="0" w:space="0" w:color="auto"/>
                                                                                                    <w:bottom w:val="none" w:sz="0" w:space="0" w:color="auto"/>
                                                                                                    <w:right w:val="none" w:sz="0" w:space="0" w:color="auto"/>
                                                                                                  </w:divBdr>
                                                                                                </w:div>
                                                                                              </w:divsChild>
                                                                                            </w:div>
                                                                                            <w:div w:id="1092582467">
                                                                                              <w:marLeft w:val="0"/>
                                                                                              <w:marRight w:val="0"/>
                                                                                              <w:marTop w:val="0"/>
                                                                                              <w:marBottom w:val="0"/>
                                                                                              <w:divBdr>
                                                                                                <w:top w:val="none" w:sz="0" w:space="0" w:color="auto"/>
                                                                                                <w:left w:val="none" w:sz="0" w:space="0" w:color="auto"/>
                                                                                                <w:bottom w:val="none" w:sz="0" w:space="0" w:color="auto"/>
                                                                                                <w:right w:val="none" w:sz="0" w:space="0" w:color="auto"/>
                                                                                              </w:divBdr>
                                                                                              <w:divsChild>
                                                                                                <w:div w:id="9918181">
                                                                                                  <w:marLeft w:val="0"/>
                                                                                                  <w:marRight w:val="0"/>
                                                                                                  <w:marTop w:val="0"/>
                                                                                                  <w:marBottom w:val="0"/>
                                                                                                  <w:divBdr>
                                                                                                    <w:top w:val="none" w:sz="0" w:space="0" w:color="auto"/>
                                                                                                    <w:left w:val="none" w:sz="0" w:space="0" w:color="auto"/>
                                                                                                    <w:bottom w:val="none" w:sz="0" w:space="0" w:color="auto"/>
                                                                                                    <w:right w:val="none" w:sz="0" w:space="0" w:color="auto"/>
                                                                                                  </w:divBdr>
                                                                                                </w:div>
                                                                                              </w:divsChild>
                                                                                            </w:div>
                                                                                            <w:div w:id="1365786100">
                                                                                              <w:marLeft w:val="0"/>
                                                                                              <w:marRight w:val="0"/>
                                                                                              <w:marTop w:val="0"/>
                                                                                              <w:marBottom w:val="0"/>
                                                                                              <w:divBdr>
                                                                                                <w:top w:val="none" w:sz="0" w:space="0" w:color="auto"/>
                                                                                                <w:left w:val="none" w:sz="0" w:space="0" w:color="auto"/>
                                                                                                <w:bottom w:val="none" w:sz="0" w:space="0" w:color="auto"/>
                                                                                                <w:right w:val="none" w:sz="0" w:space="0" w:color="auto"/>
                                                                                              </w:divBdr>
                                                                                              <w:divsChild>
                                                                                                <w:div w:id="996029159">
                                                                                                  <w:marLeft w:val="0"/>
                                                                                                  <w:marRight w:val="0"/>
                                                                                                  <w:marTop w:val="0"/>
                                                                                                  <w:marBottom w:val="0"/>
                                                                                                  <w:divBdr>
                                                                                                    <w:top w:val="none" w:sz="0" w:space="0" w:color="auto"/>
                                                                                                    <w:left w:val="none" w:sz="0" w:space="0" w:color="auto"/>
                                                                                                    <w:bottom w:val="none" w:sz="0" w:space="0" w:color="auto"/>
                                                                                                    <w:right w:val="none" w:sz="0" w:space="0" w:color="auto"/>
                                                                                                  </w:divBdr>
                                                                                                </w:div>
                                                                                              </w:divsChild>
                                                                                            </w:div>
                                                                                            <w:div w:id="1693189341">
                                                                                              <w:marLeft w:val="0"/>
                                                                                              <w:marRight w:val="0"/>
                                                                                              <w:marTop w:val="0"/>
                                                                                              <w:marBottom w:val="0"/>
                                                                                              <w:divBdr>
                                                                                                <w:top w:val="none" w:sz="0" w:space="0" w:color="auto"/>
                                                                                                <w:left w:val="none" w:sz="0" w:space="0" w:color="auto"/>
                                                                                                <w:bottom w:val="none" w:sz="0" w:space="0" w:color="auto"/>
                                                                                                <w:right w:val="none" w:sz="0" w:space="0" w:color="auto"/>
                                                                                              </w:divBdr>
                                                                                              <w:divsChild>
                                                                                                <w:div w:id="1841889823">
                                                                                                  <w:marLeft w:val="0"/>
                                                                                                  <w:marRight w:val="0"/>
                                                                                                  <w:marTop w:val="0"/>
                                                                                                  <w:marBottom w:val="0"/>
                                                                                                  <w:divBdr>
                                                                                                    <w:top w:val="none" w:sz="0" w:space="0" w:color="auto"/>
                                                                                                    <w:left w:val="none" w:sz="0" w:space="0" w:color="auto"/>
                                                                                                    <w:bottom w:val="none" w:sz="0" w:space="0" w:color="auto"/>
                                                                                                    <w:right w:val="none" w:sz="0" w:space="0" w:color="auto"/>
                                                                                                  </w:divBdr>
                                                                                                </w:div>
                                                                                              </w:divsChild>
                                                                                            </w:div>
                                                                                            <w:div w:id="2006667463">
                                                                                              <w:marLeft w:val="0"/>
                                                                                              <w:marRight w:val="0"/>
                                                                                              <w:marTop w:val="0"/>
                                                                                              <w:marBottom w:val="0"/>
                                                                                              <w:divBdr>
                                                                                                <w:top w:val="none" w:sz="0" w:space="0" w:color="auto"/>
                                                                                                <w:left w:val="none" w:sz="0" w:space="0" w:color="auto"/>
                                                                                                <w:bottom w:val="none" w:sz="0" w:space="0" w:color="auto"/>
                                                                                                <w:right w:val="none" w:sz="0" w:space="0" w:color="auto"/>
                                                                                              </w:divBdr>
                                                                                              <w:divsChild>
                                                                                                <w:div w:id="17917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5982">
                                                                                      <w:marLeft w:val="0"/>
                                                                                      <w:marRight w:val="0"/>
                                                                                      <w:marTop w:val="0"/>
                                                                                      <w:marBottom w:val="0"/>
                                                                                      <w:divBdr>
                                                                                        <w:top w:val="none" w:sz="0" w:space="0" w:color="auto"/>
                                                                                        <w:left w:val="none" w:sz="0" w:space="0" w:color="auto"/>
                                                                                        <w:bottom w:val="none" w:sz="0" w:space="0" w:color="auto"/>
                                                                                        <w:right w:val="none" w:sz="0" w:space="0" w:color="auto"/>
                                                                                      </w:divBdr>
                                                                                    </w:div>
                                                                                    <w:div w:id="716974986">
                                                                                      <w:marLeft w:val="0"/>
                                                                                      <w:marRight w:val="0"/>
                                                                                      <w:marTop w:val="0"/>
                                                                                      <w:marBottom w:val="0"/>
                                                                                      <w:divBdr>
                                                                                        <w:top w:val="none" w:sz="0" w:space="0" w:color="auto"/>
                                                                                        <w:left w:val="none" w:sz="0" w:space="0" w:color="auto"/>
                                                                                        <w:bottom w:val="none" w:sz="0" w:space="0" w:color="auto"/>
                                                                                        <w:right w:val="none" w:sz="0" w:space="0" w:color="auto"/>
                                                                                      </w:divBdr>
                                                                                    </w:div>
                                                                                    <w:div w:id="984776554">
                                                                                      <w:marLeft w:val="0"/>
                                                                                      <w:marRight w:val="0"/>
                                                                                      <w:marTop w:val="0"/>
                                                                                      <w:marBottom w:val="0"/>
                                                                                      <w:divBdr>
                                                                                        <w:top w:val="none" w:sz="0" w:space="0" w:color="auto"/>
                                                                                        <w:left w:val="none" w:sz="0" w:space="0" w:color="auto"/>
                                                                                        <w:bottom w:val="none" w:sz="0" w:space="0" w:color="auto"/>
                                                                                        <w:right w:val="none" w:sz="0" w:space="0" w:color="auto"/>
                                                                                      </w:divBdr>
                                                                                      <w:divsChild>
                                                                                        <w:div w:id="707025227">
                                                                                          <w:marLeft w:val="-75"/>
                                                                                          <w:marRight w:val="0"/>
                                                                                          <w:marTop w:val="30"/>
                                                                                          <w:marBottom w:val="30"/>
                                                                                          <w:divBdr>
                                                                                            <w:top w:val="none" w:sz="0" w:space="0" w:color="auto"/>
                                                                                            <w:left w:val="none" w:sz="0" w:space="0" w:color="auto"/>
                                                                                            <w:bottom w:val="none" w:sz="0" w:space="0" w:color="auto"/>
                                                                                            <w:right w:val="none" w:sz="0" w:space="0" w:color="auto"/>
                                                                                          </w:divBdr>
                                                                                          <w:divsChild>
                                                                                            <w:div w:id="371809560">
                                                                                              <w:marLeft w:val="0"/>
                                                                                              <w:marRight w:val="0"/>
                                                                                              <w:marTop w:val="0"/>
                                                                                              <w:marBottom w:val="0"/>
                                                                                              <w:divBdr>
                                                                                                <w:top w:val="none" w:sz="0" w:space="0" w:color="auto"/>
                                                                                                <w:left w:val="none" w:sz="0" w:space="0" w:color="auto"/>
                                                                                                <w:bottom w:val="none" w:sz="0" w:space="0" w:color="auto"/>
                                                                                                <w:right w:val="none" w:sz="0" w:space="0" w:color="auto"/>
                                                                                              </w:divBdr>
                                                                                              <w:divsChild>
                                                                                                <w:div w:id="806702947">
                                                                                                  <w:marLeft w:val="0"/>
                                                                                                  <w:marRight w:val="0"/>
                                                                                                  <w:marTop w:val="0"/>
                                                                                                  <w:marBottom w:val="0"/>
                                                                                                  <w:divBdr>
                                                                                                    <w:top w:val="none" w:sz="0" w:space="0" w:color="auto"/>
                                                                                                    <w:left w:val="none" w:sz="0" w:space="0" w:color="auto"/>
                                                                                                    <w:bottom w:val="none" w:sz="0" w:space="0" w:color="auto"/>
                                                                                                    <w:right w:val="none" w:sz="0" w:space="0" w:color="auto"/>
                                                                                                  </w:divBdr>
                                                                                                </w:div>
                                                                                              </w:divsChild>
                                                                                            </w:div>
                                                                                            <w:div w:id="474370667">
                                                                                              <w:marLeft w:val="0"/>
                                                                                              <w:marRight w:val="0"/>
                                                                                              <w:marTop w:val="0"/>
                                                                                              <w:marBottom w:val="0"/>
                                                                                              <w:divBdr>
                                                                                                <w:top w:val="none" w:sz="0" w:space="0" w:color="auto"/>
                                                                                                <w:left w:val="none" w:sz="0" w:space="0" w:color="auto"/>
                                                                                                <w:bottom w:val="none" w:sz="0" w:space="0" w:color="auto"/>
                                                                                                <w:right w:val="none" w:sz="0" w:space="0" w:color="auto"/>
                                                                                              </w:divBdr>
                                                                                              <w:divsChild>
                                                                                                <w:div w:id="2136217876">
                                                                                                  <w:marLeft w:val="0"/>
                                                                                                  <w:marRight w:val="0"/>
                                                                                                  <w:marTop w:val="0"/>
                                                                                                  <w:marBottom w:val="0"/>
                                                                                                  <w:divBdr>
                                                                                                    <w:top w:val="none" w:sz="0" w:space="0" w:color="auto"/>
                                                                                                    <w:left w:val="none" w:sz="0" w:space="0" w:color="auto"/>
                                                                                                    <w:bottom w:val="none" w:sz="0" w:space="0" w:color="auto"/>
                                                                                                    <w:right w:val="none" w:sz="0" w:space="0" w:color="auto"/>
                                                                                                  </w:divBdr>
                                                                                                </w:div>
                                                                                              </w:divsChild>
                                                                                            </w:div>
                                                                                            <w:div w:id="501702337">
                                                                                              <w:marLeft w:val="0"/>
                                                                                              <w:marRight w:val="0"/>
                                                                                              <w:marTop w:val="0"/>
                                                                                              <w:marBottom w:val="0"/>
                                                                                              <w:divBdr>
                                                                                                <w:top w:val="none" w:sz="0" w:space="0" w:color="auto"/>
                                                                                                <w:left w:val="none" w:sz="0" w:space="0" w:color="auto"/>
                                                                                                <w:bottom w:val="none" w:sz="0" w:space="0" w:color="auto"/>
                                                                                                <w:right w:val="none" w:sz="0" w:space="0" w:color="auto"/>
                                                                                              </w:divBdr>
                                                                                              <w:divsChild>
                                                                                                <w:div w:id="1408646396">
                                                                                                  <w:marLeft w:val="0"/>
                                                                                                  <w:marRight w:val="0"/>
                                                                                                  <w:marTop w:val="0"/>
                                                                                                  <w:marBottom w:val="0"/>
                                                                                                  <w:divBdr>
                                                                                                    <w:top w:val="none" w:sz="0" w:space="0" w:color="auto"/>
                                                                                                    <w:left w:val="none" w:sz="0" w:space="0" w:color="auto"/>
                                                                                                    <w:bottom w:val="none" w:sz="0" w:space="0" w:color="auto"/>
                                                                                                    <w:right w:val="none" w:sz="0" w:space="0" w:color="auto"/>
                                                                                                  </w:divBdr>
                                                                                                </w:div>
                                                                                              </w:divsChild>
                                                                                            </w:div>
                                                                                            <w:div w:id="535240931">
                                                                                              <w:marLeft w:val="0"/>
                                                                                              <w:marRight w:val="0"/>
                                                                                              <w:marTop w:val="0"/>
                                                                                              <w:marBottom w:val="0"/>
                                                                                              <w:divBdr>
                                                                                                <w:top w:val="none" w:sz="0" w:space="0" w:color="auto"/>
                                                                                                <w:left w:val="none" w:sz="0" w:space="0" w:color="auto"/>
                                                                                                <w:bottom w:val="none" w:sz="0" w:space="0" w:color="auto"/>
                                                                                                <w:right w:val="none" w:sz="0" w:space="0" w:color="auto"/>
                                                                                              </w:divBdr>
                                                                                              <w:divsChild>
                                                                                                <w:div w:id="1113285933">
                                                                                                  <w:marLeft w:val="0"/>
                                                                                                  <w:marRight w:val="0"/>
                                                                                                  <w:marTop w:val="0"/>
                                                                                                  <w:marBottom w:val="0"/>
                                                                                                  <w:divBdr>
                                                                                                    <w:top w:val="none" w:sz="0" w:space="0" w:color="auto"/>
                                                                                                    <w:left w:val="none" w:sz="0" w:space="0" w:color="auto"/>
                                                                                                    <w:bottom w:val="none" w:sz="0" w:space="0" w:color="auto"/>
                                                                                                    <w:right w:val="none" w:sz="0" w:space="0" w:color="auto"/>
                                                                                                  </w:divBdr>
                                                                                                </w:div>
                                                                                              </w:divsChild>
                                                                                            </w:div>
                                                                                            <w:div w:id="818763342">
                                                                                              <w:marLeft w:val="0"/>
                                                                                              <w:marRight w:val="0"/>
                                                                                              <w:marTop w:val="0"/>
                                                                                              <w:marBottom w:val="0"/>
                                                                                              <w:divBdr>
                                                                                                <w:top w:val="none" w:sz="0" w:space="0" w:color="auto"/>
                                                                                                <w:left w:val="none" w:sz="0" w:space="0" w:color="auto"/>
                                                                                                <w:bottom w:val="none" w:sz="0" w:space="0" w:color="auto"/>
                                                                                                <w:right w:val="none" w:sz="0" w:space="0" w:color="auto"/>
                                                                                              </w:divBdr>
                                                                                              <w:divsChild>
                                                                                                <w:div w:id="95105959">
                                                                                                  <w:marLeft w:val="0"/>
                                                                                                  <w:marRight w:val="0"/>
                                                                                                  <w:marTop w:val="0"/>
                                                                                                  <w:marBottom w:val="0"/>
                                                                                                  <w:divBdr>
                                                                                                    <w:top w:val="none" w:sz="0" w:space="0" w:color="auto"/>
                                                                                                    <w:left w:val="none" w:sz="0" w:space="0" w:color="auto"/>
                                                                                                    <w:bottom w:val="none" w:sz="0" w:space="0" w:color="auto"/>
                                                                                                    <w:right w:val="none" w:sz="0" w:space="0" w:color="auto"/>
                                                                                                  </w:divBdr>
                                                                                                </w:div>
                                                                                              </w:divsChild>
                                                                                            </w:div>
                                                                                            <w:div w:id="1863013884">
                                                                                              <w:marLeft w:val="0"/>
                                                                                              <w:marRight w:val="0"/>
                                                                                              <w:marTop w:val="0"/>
                                                                                              <w:marBottom w:val="0"/>
                                                                                              <w:divBdr>
                                                                                                <w:top w:val="none" w:sz="0" w:space="0" w:color="auto"/>
                                                                                                <w:left w:val="none" w:sz="0" w:space="0" w:color="auto"/>
                                                                                                <w:bottom w:val="none" w:sz="0" w:space="0" w:color="auto"/>
                                                                                                <w:right w:val="none" w:sz="0" w:space="0" w:color="auto"/>
                                                                                              </w:divBdr>
                                                                                              <w:divsChild>
                                                                                                <w:div w:id="1742289823">
                                                                                                  <w:marLeft w:val="0"/>
                                                                                                  <w:marRight w:val="0"/>
                                                                                                  <w:marTop w:val="0"/>
                                                                                                  <w:marBottom w:val="0"/>
                                                                                                  <w:divBdr>
                                                                                                    <w:top w:val="none" w:sz="0" w:space="0" w:color="auto"/>
                                                                                                    <w:left w:val="none" w:sz="0" w:space="0" w:color="auto"/>
                                                                                                    <w:bottom w:val="none" w:sz="0" w:space="0" w:color="auto"/>
                                                                                                    <w:right w:val="none" w:sz="0" w:space="0" w:color="auto"/>
                                                                                                  </w:divBdr>
                                                                                                </w:div>
                                                                                                <w:div w:id="2083792264">
                                                                                                  <w:marLeft w:val="0"/>
                                                                                                  <w:marRight w:val="0"/>
                                                                                                  <w:marTop w:val="0"/>
                                                                                                  <w:marBottom w:val="0"/>
                                                                                                  <w:divBdr>
                                                                                                    <w:top w:val="none" w:sz="0" w:space="0" w:color="auto"/>
                                                                                                    <w:left w:val="none" w:sz="0" w:space="0" w:color="auto"/>
                                                                                                    <w:bottom w:val="none" w:sz="0" w:space="0" w:color="auto"/>
                                                                                                    <w:right w:val="none" w:sz="0" w:space="0" w:color="auto"/>
                                                                                                  </w:divBdr>
                                                                                                </w:div>
                                                                                              </w:divsChild>
                                                                                            </w:div>
                                                                                            <w:div w:id="2045401394">
                                                                                              <w:marLeft w:val="0"/>
                                                                                              <w:marRight w:val="0"/>
                                                                                              <w:marTop w:val="0"/>
                                                                                              <w:marBottom w:val="0"/>
                                                                                              <w:divBdr>
                                                                                                <w:top w:val="none" w:sz="0" w:space="0" w:color="auto"/>
                                                                                                <w:left w:val="none" w:sz="0" w:space="0" w:color="auto"/>
                                                                                                <w:bottom w:val="none" w:sz="0" w:space="0" w:color="auto"/>
                                                                                                <w:right w:val="none" w:sz="0" w:space="0" w:color="auto"/>
                                                                                              </w:divBdr>
                                                                                              <w:divsChild>
                                                                                                <w:div w:id="819929103">
                                                                                                  <w:marLeft w:val="0"/>
                                                                                                  <w:marRight w:val="0"/>
                                                                                                  <w:marTop w:val="0"/>
                                                                                                  <w:marBottom w:val="0"/>
                                                                                                  <w:divBdr>
                                                                                                    <w:top w:val="none" w:sz="0" w:space="0" w:color="auto"/>
                                                                                                    <w:left w:val="none" w:sz="0" w:space="0" w:color="auto"/>
                                                                                                    <w:bottom w:val="none" w:sz="0" w:space="0" w:color="auto"/>
                                                                                                    <w:right w:val="none" w:sz="0" w:space="0" w:color="auto"/>
                                                                                                  </w:divBdr>
                                                                                                </w:div>
                                                                                              </w:divsChild>
                                                                                            </w:div>
                                                                                            <w:div w:id="2048141371">
                                                                                              <w:marLeft w:val="0"/>
                                                                                              <w:marRight w:val="0"/>
                                                                                              <w:marTop w:val="0"/>
                                                                                              <w:marBottom w:val="0"/>
                                                                                              <w:divBdr>
                                                                                                <w:top w:val="none" w:sz="0" w:space="0" w:color="auto"/>
                                                                                                <w:left w:val="none" w:sz="0" w:space="0" w:color="auto"/>
                                                                                                <w:bottom w:val="none" w:sz="0" w:space="0" w:color="auto"/>
                                                                                                <w:right w:val="none" w:sz="0" w:space="0" w:color="auto"/>
                                                                                              </w:divBdr>
                                                                                              <w:divsChild>
                                                                                                <w:div w:id="21012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890">
                                                                                      <w:marLeft w:val="0"/>
                                                                                      <w:marRight w:val="0"/>
                                                                                      <w:marTop w:val="0"/>
                                                                                      <w:marBottom w:val="0"/>
                                                                                      <w:divBdr>
                                                                                        <w:top w:val="none" w:sz="0" w:space="0" w:color="auto"/>
                                                                                        <w:left w:val="none" w:sz="0" w:space="0" w:color="auto"/>
                                                                                        <w:bottom w:val="none" w:sz="0" w:space="0" w:color="auto"/>
                                                                                        <w:right w:val="none" w:sz="0" w:space="0" w:color="auto"/>
                                                                                      </w:divBdr>
                                                                                    </w:div>
                                                                                    <w:div w:id="1591504271">
                                                                                      <w:marLeft w:val="0"/>
                                                                                      <w:marRight w:val="0"/>
                                                                                      <w:marTop w:val="0"/>
                                                                                      <w:marBottom w:val="0"/>
                                                                                      <w:divBdr>
                                                                                        <w:top w:val="none" w:sz="0" w:space="0" w:color="auto"/>
                                                                                        <w:left w:val="none" w:sz="0" w:space="0" w:color="auto"/>
                                                                                        <w:bottom w:val="none" w:sz="0" w:space="0" w:color="auto"/>
                                                                                        <w:right w:val="none" w:sz="0" w:space="0" w:color="auto"/>
                                                                                      </w:divBdr>
                                                                                    </w:div>
                                                                                    <w:div w:id="20587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564351">
      <w:bodyDiv w:val="1"/>
      <w:marLeft w:val="0"/>
      <w:marRight w:val="0"/>
      <w:marTop w:val="0"/>
      <w:marBottom w:val="0"/>
      <w:divBdr>
        <w:top w:val="none" w:sz="0" w:space="0" w:color="auto"/>
        <w:left w:val="none" w:sz="0" w:space="0" w:color="auto"/>
        <w:bottom w:val="none" w:sz="0" w:space="0" w:color="auto"/>
        <w:right w:val="none" w:sz="0" w:space="0" w:color="auto"/>
      </w:divBdr>
    </w:div>
    <w:div w:id="1863593186">
      <w:bodyDiv w:val="1"/>
      <w:marLeft w:val="0"/>
      <w:marRight w:val="0"/>
      <w:marTop w:val="0"/>
      <w:marBottom w:val="0"/>
      <w:divBdr>
        <w:top w:val="none" w:sz="0" w:space="0" w:color="auto"/>
        <w:left w:val="none" w:sz="0" w:space="0" w:color="auto"/>
        <w:bottom w:val="none" w:sz="0" w:space="0" w:color="auto"/>
        <w:right w:val="none" w:sz="0" w:space="0" w:color="auto"/>
      </w:divBdr>
    </w:div>
    <w:div w:id="1943300214">
      <w:bodyDiv w:val="1"/>
      <w:marLeft w:val="0"/>
      <w:marRight w:val="0"/>
      <w:marTop w:val="0"/>
      <w:marBottom w:val="0"/>
      <w:divBdr>
        <w:top w:val="none" w:sz="0" w:space="0" w:color="auto"/>
        <w:left w:val="none" w:sz="0" w:space="0" w:color="auto"/>
        <w:bottom w:val="none" w:sz="0" w:space="0" w:color="auto"/>
        <w:right w:val="none" w:sz="0" w:space="0" w:color="auto"/>
      </w:divBdr>
    </w:div>
    <w:div w:id="195802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hyperlink" Target="https://github.com/open-contracting-extensions/ocds_budget_breakdown_extension/commit/176d2b6edcce0f8d109e8953fdd84905728705c8" TargetMode="External"/><Relationship Id="rId7" Type="http://schemas.openxmlformats.org/officeDocument/2006/relationships/hyperlink" Target="https://github.com/open-contracting-extensions/ocds_metrics_extension" TargetMode="External"/><Relationship Id="rId2" Type="http://schemas.openxmlformats.org/officeDocument/2006/relationships/hyperlink" Target="https://github.com/jpmckinney" TargetMode="External"/><Relationship Id="rId1" Type="http://schemas.openxmlformats.org/officeDocument/2006/relationships/hyperlink" Target="https://standard.open-contracting.org/latest/en/schema/reference/" TargetMode="External"/><Relationship Id="rId6" Type="http://schemas.openxmlformats.org/officeDocument/2006/relationships/hyperlink" Target="https://github.com/open-contracting-extensions/ocds_requirements_extension" TargetMode="External"/><Relationship Id="rId5" Type="http://schemas.openxmlformats.org/officeDocument/2006/relationships/hyperlink" Target="https://standard.open-contracting.org/latest/en/schema/reference/" TargetMode="External"/><Relationship Id="rId4" Type="http://schemas.openxmlformats.org/officeDocument/2006/relationships/hyperlink" Target="https://github.com/open-contracting-extensions/ocds_budget_breakdown_extension"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standard.open-contracting.org/latest/en/schema/reference/?highlight=relatedProcess" TargetMode="External"/><Relationship Id="rId21" Type="http://schemas.openxmlformats.org/officeDocument/2006/relationships/hyperlink" Target="https://github.com/open-contracting-extensions/ocds_budget_breakdown_extension/blob/master/release-schema.json" TargetMode="External"/><Relationship Id="rId42" Type="http://schemas.openxmlformats.org/officeDocument/2006/relationships/hyperlink" Target="https://standard.open-contracting.org/latest/en/schema/reference/?highlight=relatedProcess" TargetMode="External"/><Relationship Id="rId47" Type="http://schemas.openxmlformats.org/officeDocument/2006/relationships/hyperlink" Target="https://standard.open-contracting.org/latest/en/schema/reference/?highlight=relatedProcess" TargetMode="External"/><Relationship Id="rId63" Type="http://schemas.openxmlformats.org/officeDocument/2006/relationships/hyperlink" Target="https://github.com/open-contracting-extensions/ocds_metrics_extension" TargetMode="External"/><Relationship Id="rId68" Type="http://schemas.openxmlformats.org/officeDocument/2006/relationships/hyperlink" Target="https://standard.open-contracting.org/latest/en/schema/reference/?highlight=relatedProcess" TargetMode="External"/><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hyperlink" Target="https://standard.open-contracting.org/latest/en/schema/reference/" TargetMode="External"/><Relationship Id="rId37" Type="http://schemas.openxmlformats.org/officeDocument/2006/relationships/hyperlink" Target="https://standard.open-contracting.org/latest/en/schema/reference/?highlight=relatedProcess" TargetMode="External"/><Relationship Id="rId53" Type="http://schemas.openxmlformats.org/officeDocument/2006/relationships/hyperlink" Target="https://standard.open-contracting.org/latest/en/schema/reference/?highlight=relatedProcess" TargetMode="External"/><Relationship Id="rId58" Type="http://schemas.openxmlformats.org/officeDocument/2006/relationships/hyperlink" Target="https://github.com/open-contracting-extensions/ocds_qualification_extension" TargetMode="External"/><Relationship Id="rId74" Type="http://schemas.openxmlformats.org/officeDocument/2006/relationships/image" Target="media/image12.png"/><Relationship Id="rId79" Type="http://schemas.openxmlformats.org/officeDocument/2006/relationships/image" Target="media/image16.png"/><Relationship Id="rId5" Type="http://schemas.openxmlformats.org/officeDocument/2006/relationships/settings" Target="settings.xml"/><Relationship Id="rId61" Type="http://schemas.openxmlformats.org/officeDocument/2006/relationships/hyperlink" Target="https://standard.open-contracting.org/latest/en/schema/reference/?highlight=relatedProcess" TargetMode="External"/><Relationship Id="rId82" Type="http://schemas.openxmlformats.org/officeDocument/2006/relationships/fontTable" Target="fontTable.xml"/><Relationship Id="rId19" Type="http://schemas.openxmlformats.org/officeDocument/2006/relationships/hyperlink" Target="https://github.com/open-contracting-extensions/ocds_budget_breakdown_extension/blob/master/release-schema.json" TargetMode="External"/><Relationship Id="rId14" Type="http://schemas.microsoft.com/office/2011/relationships/commentsExtended" Target="commentsExtended.xml"/><Relationship Id="rId22" Type="http://schemas.openxmlformats.org/officeDocument/2006/relationships/hyperlink" Target="https://github.com/open-contracting-extensions/ocds_budget_breakdown_extension/blob/master/release-schema.json" TargetMode="External"/><Relationship Id="rId27" Type="http://schemas.openxmlformats.org/officeDocument/2006/relationships/hyperlink" Target="https://github.com/open-contracting-extensions/ocds_budget_breakdown_extension/blob/master/release-schema.json" TargetMode="External"/><Relationship Id="rId30" Type="http://schemas.openxmlformats.org/officeDocument/2006/relationships/hyperlink" Target="https://standard.open-contracting.org/latest/en/schema/reference/" TargetMode="External"/><Relationship Id="rId35" Type="http://schemas.openxmlformats.org/officeDocument/2006/relationships/hyperlink" Target="https://standard.open-contracting.org/latest/en/schema/reference/" TargetMode="External"/><Relationship Id="rId43" Type="http://schemas.openxmlformats.org/officeDocument/2006/relationships/hyperlink" Target="https://standard.open-contracting.org/latest/en/schema/reference/?highlight=relatedProcess" TargetMode="External"/><Relationship Id="rId48" Type="http://schemas.openxmlformats.org/officeDocument/2006/relationships/hyperlink" Target="https://standard.open-contracting.org/latest/en/schema/reference/?highlight=relatedProcess" TargetMode="External"/><Relationship Id="rId56" Type="http://schemas.openxmlformats.org/officeDocument/2006/relationships/hyperlink" Target="https://github.com/open-contracting-extensions/ocds_qualification_extension" TargetMode="External"/><Relationship Id="rId64" Type="http://schemas.openxmlformats.org/officeDocument/2006/relationships/hyperlink" Target="https://github.com/open-contracting-extensions/ocds_requirements_extension"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https://standard.open-contracting.org/latest/en/schema/reference/?highlight=relatedProcess" TargetMode="External"/><Relationship Id="rId72" Type="http://schemas.openxmlformats.org/officeDocument/2006/relationships/image" Target="media/image10.png"/><Relationship Id="rId80"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github.com/open-contracting-extensions/ocds_budget_breakdown_extension/blob/master/release-schema.json" TargetMode="External"/><Relationship Id="rId33" Type="http://schemas.openxmlformats.org/officeDocument/2006/relationships/hyperlink" Target="https://standard.open-contracting.org/latest/en/schema/reference/" TargetMode="External"/><Relationship Id="rId38" Type="http://schemas.openxmlformats.org/officeDocument/2006/relationships/hyperlink" Target="https://standard.open-contracting.org/latest/en/schema/reference/?highlight=relatedProcess" TargetMode="External"/><Relationship Id="rId46" Type="http://schemas.openxmlformats.org/officeDocument/2006/relationships/hyperlink" Target="https://standard.open-contracting.org/latest/en/schema/reference/?highlight=relatedProcess" TargetMode="External"/><Relationship Id="rId59" Type="http://schemas.openxmlformats.org/officeDocument/2006/relationships/hyperlink" Target="https://github.com/open-contracting-extensions/ocds_requirements_extension" TargetMode="External"/><Relationship Id="rId67" Type="http://schemas.openxmlformats.org/officeDocument/2006/relationships/hyperlink" Target="https://standard.open-contracting.org/latest/en/schema/reference/?highlight=relatedProcess" TargetMode="External"/><Relationship Id="rId20" Type="http://schemas.openxmlformats.org/officeDocument/2006/relationships/hyperlink" Target="https://standard.open-contracting.org/latest/en/schema/identifiers/" TargetMode="External"/><Relationship Id="rId41" Type="http://schemas.openxmlformats.org/officeDocument/2006/relationships/hyperlink" Target="https://standard.open-contracting.org/latest/en/schema/reference/?highlight=relatedProcess" TargetMode="External"/><Relationship Id="rId54" Type="http://schemas.openxmlformats.org/officeDocument/2006/relationships/hyperlink" Target="https://standard.open-contracting.org/latest/en/schema/reference/?highlight=relatedProcess" TargetMode="External"/><Relationship Id="rId62" Type="http://schemas.openxmlformats.org/officeDocument/2006/relationships/hyperlink" Target="https://standard.open-contracting.org/latest/en/schema/reference/?highlight=relatedProcess" TargetMode="External"/><Relationship Id="rId70" Type="http://schemas.openxmlformats.org/officeDocument/2006/relationships/image" Target="media/image8.png"/><Relationship Id="rId75" Type="http://schemas.openxmlformats.org/officeDocument/2006/relationships/hyperlink" Target="https://github.com/open-contracting-extensions/ocds_otherRequirements_extension"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open-contracting/standard/issues/616" TargetMode="External"/><Relationship Id="rId28" Type="http://schemas.openxmlformats.org/officeDocument/2006/relationships/hyperlink" Target="https://standard.open-contracting.org/latest/en/schema/reference/" TargetMode="External"/><Relationship Id="rId36" Type="http://schemas.openxmlformats.org/officeDocument/2006/relationships/hyperlink" Target="https://standard.open-contracting.org/latest/en/schema/reference/?highlight=relatedProcess" TargetMode="External"/><Relationship Id="rId49" Type="http://schemas.openxmlformats.org/officeDocument/2006/relationships/hyperlink" Target="https://standard.open-contracting.org/latest/en/schema/reference/?highlight=relatedProcess" TargetMode="External"/><Relationship Id="rId57" Type="http://schemas.openxmlformats.org/officeDocument/2006/relationships/hyperlink" Target="https://github.com/open-contracting-extensions/ocds_qualification_extension" TargetMode="External"/><Relationship Id="rId10" Type="http://schemas.openxmlformats.org/officeDocument/2006/relationships/header" Target="header1.xml"/><Relationship Id="rId31" Type="http://schemas.openxmlformats.org/officeDocument/2006/relationships/hyperlink" Target="https://standard.open-contracting.org/latest/en/schema/reference/" TargetMode="External"/><Relationship Id="rId44" Type="http://schemas.openxmlformats.org/officeDocument/2006/relationships/hyperlink" Target="https://standard.open-contracting.org/latest/en/schema/reference/?highlight=relatedProcess" TargetMode="External"/><Relationship Id="rId52" Type="http://schemas.openxmlformats.org/officeDocument/2006/relationships/hyperlink" Target="https://standard.open-contracting.org/latest/en/schema/reference/?highlight=relatedProcess" TargetMode="External"/><Relationship Id="rId60" Type="http://schemas.openxmlformats.org/officeDocument/2006/relationships/hyperlink" Target="https://github.com/open-contracting-extensions/ocds_otherRequirements_extension" TargetMode="External"/><Relationship Id="rId65" Type="http://schemas.openxmlformats.org/officeDocument/2006/relationships/hyperlink" Target="https://standard.open-contracting.org/latest/en/schema/reference/?highlight=relatedProcess" TargetMode="External"/><Relationship Id="rId73" Type="http://schemas.openxmlformats.org/officeDocument/2006/relationships/image" Target="media/image11.png"/><Relationship Id="rId78" Type="http://schemas.openxmlformats.org/officeDocument/2006/relationships/image" Target="media/image15.png"/><Relationship Id="rId81" Type="http://schemas.openxmlformats.org/officeDocument/2006/relationships/hyperlink" Target="https://ustudio.atlassian.net/wiki/spaces/VISION/pages/733511845/Preparation+of+a+Contract+to+be+concluded"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hyperlink" Target="https://standard.open-contracting.org/latest/en/schema/reference/" TargetMode="External"/><Relationship Id="rId34" Type="http://schemas.openxmlformats.org/officeDocument/2006/relationships/hyperlink" Target="https://standard.open-contracting.org/latest/en/schema/reference/" TargetMode="External"/><Relationship Id="rId50" Type="http://schemas.openxmlformats.org/officeDocument/2006/relationships/hyperlink" Target="https://standard.open-contracting.org/latest/en/schema/reference/?highlight=relatedProcess" TargetMode="External"/><Relationship Id="rId55" Type="http://schemas.openxmlformats.org/officeDocument/2006/relationships/hyperlink" Target="https://standard.open-contracting.org/latest/en/schema/reference/?highlight=relatedProcess" TargetMode="External"/><Relationship Id="rId76" Type="http://schemas.openxmlformats.org/officeDocument/2006/relationships/hyperlink" Target="https://ustudio.atlassian.net/wiki/spaces/VISION/pages/574357514/Coefficients+for+conversion" TargetMode="External"/><Relationship Id="rId7" Type="http://schemas.openxmlformats.org/officeDocument/2006/relationships/footnotes" Target="footnotes.xml"/><Relationship Id="rId71"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standard.open-contracting.org/latest/en/schema/reference/?highlight=relatedProcess" TargetMode="External"/><Relationship Id="rId24" Type="http://schemas.openxmlformats.org/officeDocument/2006/relationships/hyperlink" Target="https://github.com/open-contracting/standard/issues/616" TargetMode="External"/><Relationship Id="rId40" Type="http://schemas.openxmlformats.org/officeDocument/2006/relationships/hyperlink" Target="https://standard.open-contracting.org/latest/en/schema/reference/" TargetMode="External"/><Relationship Id="rId45" Type="http://schemas.openxmlformats.org/officeDocument/2006/relationships/hyperlink" Target="https://github.com/open-contracting-extensions/ocds_lots_extension" TargetMode="External"/><Relationship Id="rId66" Type="http://schemas.openxmlformats.org/officeDocument/2006/relationships/hyperlink" Target="https://github.com/open-contracting-extensions/ocds_bid_extens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1d45786f-a737-4735-8af6-df12fb6939a2"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9BD44-2CEB-40E4-8746-A8A51F416625}">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314A18F-8053-4FCE-BA65-08B8532B2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58</Pages>
  <Words>16107</Words>
  <Characters>91815</Characters>
  <Application>Microsoft Office Word</Application>
  <DocSecurity>0</DocSecurity>
  <Lines>765</Lines>
  <Paragraphs>215</Paragraphs>
  <ScaleCrop>false</ScaleCrop>
  <HeadingPairs>
    <vt:vector size="4" baseType="variant">
      <vt:variant>
        <vt:lpstr>Tytuł</vt:lpstr>
      </vt:variant>
      <vt:variant>
        <vt:i4>1</vt:i4>
      </vt:variant>
      <vt:variant>
        <vt:lpstr>Nagłówki</vt:lpstr>
      </vt:variant>
      <vt:variant>
        <vt:i4>20</vt:i4>
      </vt:variant>
    </vt:vector>
  </HeadingPairs>
  <TitlesOfParts>
    <vt:vector size="21" baseType="lpstr">
      <vt:lpstr/>
      <vt:lpstr>Introduction</vt:lpstr>
      <vt:lpstr>    Aim of the document </vt:lpstr>
      <vt:lpstr>    Alignment with regulation</vt:lpstr>
      <vt:lpstr>Technical design</vt:lpstr>
      <vt:lpstr>    </vt:lpstr>
      <vt:lpstr>    Basic concept of a FA with the participation of a CPB</vt:lpstr>
      <vt:lpstr>        Main data blocks  </vt:lpstr>
      <vt:lpstr>        Main actors</vt:lpstr>
      <vt:lpstr>        Data flow </vt:lpstr>
      <vt:lpstr>    BPMN</vt:lpstr>
      <vt:lpstr>    OCDS design</vt:lpstr>
      <vt:lpstr>        Map of relations</vt:lpstr>
      <vt:lpstr>        OCDS parallel records used to reflect OCDS design for FAs</vt:lpstr>
      <vt:lpstr>    OCDS blocks/ involved in the conclusion of a FA</vt:lpstr>
      <vt:lpstr>    Building components</vt:lpstr>
      <vt:lpstr>        Initiation of a FA</vt:lpstr>
      <vt:lpstr>        Aggregated planning</vt:lpstr>
      <vt:lpstr>        Design of a FA</vt:lpstr>
      <vt:lpstr>        Conclusion of a FA</vt:lpstr>
      <vt:lpstr>        Pre-award catalogue request</vt:lpstr>
    </vt:vector>
  </TitlesOfParts>
  <Company/>
  <LinksUpToDate>false</LinksUpToDate>
  <CharactersWithSpaces>107707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[EBRD]</cp:keywords>
  <dc:description/>
  <cp:lastModifiedBy>Ekspert Reinvention</cp:lastModifiedBy>
  <cp:revision>3</cp:revision>
  <cp:lastPrinted>2018-12-06T14:11:00Z</cp:lastPrinted>
  <dcterms:created xsi:type="dcterms:W3CDTF">2020-10-26T11:30:00Z</dcterms:created>
  <dcterms:modified xsi:type="dcterms:W3CDTF">2021-03-02T08:04:00Z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40c60062-4798-443a-9063-d6a7ca8dc332</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ies>
</file>